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theme/themeOverride7.xml" ContentType="application/vnd.openxmlformats-officedocument.themeOverride+xml"/>
  <Override PartName="/word/charts/chart8.xml" ContentType="application/vnd.openxmlformats-officedocument.drawingml.chart+xml"/>
  <Override PartName="/word/theme/themeOverride8.xml" ContentType="application/vnd.openxmlformats-officedocument.themeOverride+xml"/>
  <Override PartName="/word/charts/chart9.xml" ContentType="application/vnd.openxmlformats-officedocument.drawingml.chart+xml"/>
  <Override PartName="/word/theme/themeOverride9.xml" ContentType="application/vnd.openxmlformats-officedocument.themeOverride+xml"/>
  <Override PartName="/word/charts/chart10.xml" ContentType="application/vnd.openxmlformats-officedocument.drawingml.chart+xml"/>
  <Override PartName="/word/theme/themeOverride10.xml" ContentType="application/vnd.openxmlformats-officedocument.themeOverride+xml"/>
  <Override PartName="/word/charts/chart11.xml" ContentType="application/vnd.openxmlformats-officedocument.drawingml.chart+xml"/>
  <Override PartName="/word/theme/themeOverride11.xml" ContentType="application/vnd.openxmlformats-officedocument.themeOverride+xml"/>
  <Override PartName="/word/charts/chart12.xml" ContentType="application/vnd.openxmlformats-officedocument.drawingml.chart+xml"/>
  <Override PartName="/word/theme/themeOverride12.xml" ContentType="application/vnd.openxmlformats-officedocument.themeOverride+xml"/>
  <Override PartName="/word/charts/chart13.xml" ContentType="application/vnd.openxmlformats-officedocument.drawingml.chart+xml"/>
  <Override PartName="/word/charts/chart14.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78B59" w14:textId="77777777" w:rsidR="001820FD" w:rsidRDefault="001820FD" w:rsidP="001820FD">
      <w:pPr>
        <w:widowControl w:val="0"/>
        <w:autoSpaceDE w:val="0"/>
        <w:adjustRightInd w:val="0"/>
        <w:spacing w:after="0" w:line="33" w:lineRule="exact"/>
        <w:rPr>
          <w:rFonts w:ascii="Times New Roman" w:hAnsi="Times New Roman"/>
          <w:sz w:val="24"/>
          <w:szCs w:val="24"/>
        </w:rPr>
      </w:pPr>
      <w:bookmarkStart w:id="0" w:name="_Toc353892992"/>
      <w:bookmarkStart w:id="1" w:name="_Toc353965495"/>
      <w:bookmarkStart w:id="2" w:name="_Toc353966373"/>
      <w:bookmarkStart w:id="3" w:name="_Toc436313841"/>
      <w:r>
        <w:rPr>
          <w:noProof/>
        </w:rPr>
        <w:drawing>
          <wp:anchor distT="0" distB="0" distL="114300" distR="114300" simplePos="0" relativeHeight="251659264" behindDoc="1" locked="0" layoutInCell="0" allowOverlap="1" wp14:anchorId="69C6AECE" wp14:editId="062D11AC">
            <wp:simplePos x="0" y="0"/>
            <wp:positionH relativeFrom="page">
              <wp:posOffset>1022985</wp:posOffset>
            </wp:positionH>
            <wp:positionV relativeFrom="page">
              <wp:posOffset>900430</wp:posOffset>
            </wp:positionV>
            <wp:extent cx="812165" cy="826770"/>
            <wp:effectExtent l="0" t="0" r="0" b="0"/>
            <wp:wrapNone/>
            <wp:docPr id="233"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2165" cy="826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E9C367" w14:textId="77777777" w:rsidR="001820FD" w:rsidRDefault="001820FD" w:rsidP="001820FD">
      <w:pPr>
        <w:widowControl w:val="0"/>
        <w:autoSpaceDE w:val="0"/>
        <w:adjustRightInd w:val="0"/>
        <w:spacing w:after="0" w:line="200" w:lineRule="exact"/>
        <w:rPr>
          <w:rFonts w:ascii="Arial" w:hAnsi="Arial" w:cs="Arial"/>
        </w:rPr>
      </w:pPr>
    </w:p>
    <w:p w14:paraId="62FA19D0" w14:textId="77777777" w:rsidR="001820FD" w:rsidRDefault="001820FD" w:rsidP="001820FD">
      <w:pPr>
        <w:widowControl w:val="0"/>
        <w:autoSpaceDE w:val="0"/>
        <w:adjustRightInd w:val="0"/>
        <w:spacing w:after="0" w:line="200" w:lineRule="exact"/>
        <w:rPr>
          <w:rFonts w:ascii="Arial" w:hAnsi="Arial" w:cs="Arial"/>
        </w:rPr>
      </w:pPr>
    </w:p>
    <w:p w14:paraId="2FBD20C6" w14:textId="77777777" w:rsidR="001820FD" w:rsidRDefault="001820FD" w:rsidP="001820FD">
      <w:pPr>
        <w:widowControl w:val="0"/>
        <w:autoSpaceDE w:val="0"/>
        <w:adjustRightInd w:val="0"/>
        <w:spacing w:after="0" w:line="200" w:lineRule="exact"/>
        <w:rPr>
          <w:rFonts w:ascii="Arial" w:hAnsi="Arial" w:cs="Arial"/>
        </w:rPr>
      </w:pPr>
    </w:p>
    <w:p w14:paraId="059F081A" w14:textId="77777777" w:rsidR="001820FD" w:rsidRDefault="001820FD" w:rsidP="001820FD">
      <w:pPr>
        <w:widowControl w:val="0"/>
        <w:autoSpaceDE w:val="0"/>
        <w:adjustRightInd w:val="0"/>
        <w:spacing w:after="0" w:line="200" w:lineRule="exact"/>
        <w:rPr>
          <w:rFonts w:ascii="Arial" w:hAnsi="Arial" w:cs="Arial"/>
        </w:rPr>
      </w:pPr>
    </w:p>
    <w:p w14:paraId="41067B74" w14:textId="77777777" w:rsidR="001820FD" w:rsidRDefault="001820FD" w:rsidP="001820FD">
      <w:pPr>
        <w:widowControl w:val="0"/>
        <w:autoSpaceDE w:val="0"/>
        <w:adjustRightInd w:val="0"/>
        <w:spacing w:after="0" w:line="200" w:lineRule="exact"/>
        <w:rPr>
          <w:rFonts w:ascii="Arial" w:hAnsi="Arial" w:cs="Arial"/>
        </w:rPr>
      </w:pPr>
    </w:p>
    <w:p w14:paraId="30BAD8D9" w14:textId="77777777" w:rsidR="001820FD" w:rsidRDefault="001820FD" w:rsidP="001820FD">
      <w:pPr>
        <w:widowControl w:val="0"/>
        <w:autoSpaceDE w:val="0"/>
        <w:adjustRightInd w:val="0"/>
        <w:spacing w:after="0" w:line="200" w:lineRule="exact"/>
        <w:rPr>
          <w:rFonts w:ascii="Arial" w:hAnsi="Arial" w:cs="Arial"/>
        </w:rPr>
      </w:pPr>
    </w:p>
    <w:p w14:paraId="0B1DD028" w14:textId="77777777" w:rsidR="001820FD" w:rsidRDefault="001820FD" w:rsidP="001820FD">
      <w:pPr>
        <w:widowControl w:val="0"/>
        <w:autoSpaceDE w:val="0"/>
        <w:adjustRightInd w:val="0"/>
        <w:spacing w:after="0" w:line="200" w:lineRule="exact"/>
        <w:rPr>
          <w:rFonts w:ascii="Arial" w:hAnsi="Arial" w:cs="Arial"/>
        </w:rPr>
      </w:pPr>
    </w:p>
    <w:p w14:paraId="11C74169" w14:textId="77777777" w:rsidR="001820FD" w:rsidRDefault="001820FD" w:rsidP="001820FD">
      <w:pPr>
        <w:widowControl w:val="0"/>
        <w:autoSpaceDE w:val="0"/>
        <w:adjustRightInd w:val="0"/>
        <w:spacing w:after="0" w:line="200" w:lineRule="exact"/>
        <w:rPr>
          <w:rFonts w:ascii="Arial" w:hAnsi="Arial" w:cs="Arial"/>
        </w:rPr>
      </w:pPr>
    </w:p>
    <w:p w14:paraId="2425196F" w14:textId="77777777" w:rsidR="001820FD" w:rsidRDefault="001820FD" w:rsidP="001820FD">
      <w:pPr>
        <w:widowControl w:val="0"/>
        <w:autoSpaceDE w:val="0"/>
        <w:adjustRightInd w:val="0"/>
        <w:spacing w:after="0" w:line="200" w:lineRule="exact"/>
        <w:rPr>
          <w:rFonts w:ascii="Arial" w:hAnsi="Arial" w:cs="Arial"/>
        </w:rPr>
      </w:pPr>
    </w:p>
    <w:p w14:paraId="3E4D8B52" w14:textId="77777777" w:rsidR="001820FD" w:rsidRDefault="001820FD" w:rsidP="001820FD">
      <w:pPr>
        <w:widowControl w:val="0"/>
        <w:autoSpaceDE w:val="0"/>
        <w:adjustRightInd w:val="0"/>
        <w:spacing w:after="0" w:line="200" w:lineRule="exact"/>
        <w:rPr>
          <w:rFonts w:ascii="Arial" w:hAnsi="Arial" w:cs="Arial"/>
        </w:rPr>
      </w:pPr>
    </w:p>
    <w:p w14:paraId="3FE69404"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0BC94562"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4377719B" w14:textId="77777777" w:rsidR="001820FD" w:rsidRDefault="001820FD" w:rsidP="001820FD">
      <w:pPr>
        <w:widowControl w:val="0"/>
        <w:autoSpaceDE w:val="0"/>
        <w:adjustRightInd w:val="0"/>
        <w:spacing w:after="0" w:line="223" w:lineRule="exact"/>
        <w:rPr>
          <w:rFonts w:ascii="Times New Roman" w:hAnsi="Times New Roman"/>
          <w:sz w:val="24"/>
          <w:szCs w:val="24"/>
        </w:rPr>
      </w:pPr>
    </w:p>
    <w:p w14:paraId="584E1934" w14:textId="77777777" w:rsidR="001820FD" w:rsidRDefault="001820FD" w:rsidP="001F44CF">
      <w:pPr>
        <w:widowControl w:val="0"/>
        <w:autoSpaceDE w:val="0"/>
        <w:adjustRightInd w:val="0"/>
        <w:spacing w:after="0" w:line="240" w:lineRule="auto"/>
        <w:jc w:val="center"/>
        <w:rPr>
          <w:rFonts w:ascii="Times New Roman" w:hAnsi="Times New Roman"/>
          <w:sz w:val="24"/>
          <w:szCs w:val="24"/>
        </w:rPr>
      </w:pPr>
      <w:r>
        <w:rPr>
          <w:rFonts w:ascii="Arial" w:hAnsi="Arial" w:cs="Arial"/>
          <w:sz w:val="48"/>
          <w:szCs w:val="48"/>
        </w:rPr>
        <w:t>Master Thesis</w:t>
      </w:r>
    </w:p>
    <w:p w14:paraId="4729CE2F" w14:textId="77777777" w:rsidR="001820FD" w:rsidRDefault="001820FD" w:rsidP="001F44CF">
      <w:pPr>
        <w:widowControl w:val="0"/>
        <w:autoSpaceDE w:val="0"/>
        <w:adjustRightInd w:val="0"/>
        <w:spacing w:after="0" w:line="200" w:lineRule="exact"/>
        <w:jc w:val="center"/>
        <w:rPr>
          <w:rFonts w:ascii="Times New Roman" w:hAnsi="Times New Roman"/>
          <w:sz w:val="24"/>
          <w:szCs w:val="24"/>
        </w:rPr>
      </w:pPr>
    </w:p>
    <w:p w14:paraId="29D7C94D" w14:textId="77777777" w:rsidR="001820FD" w:rsidRDefault="001820FD" w:rsidP="001F44CF">
      <w:pPr>
        <w:widowControl w:val="0"/>
        <w:autoSpaceDE w:val="0"/>
        <w:adjustRightInd w:val="0"/>
        <w:spacing w:after="0" w:line="200" w:lineRule="exact"/>
        <w:jc w:val="center"/>
        <w:rPr>
          <w:rFonts w:ascii="Times New Roman" w:hAnsi="Times New Roman"/>
          <w:sz w:val="24"/>
          <w:szCs w:val="24"/>
        </w:rPr>
      </w:pPr>
    </w:p>
    <w:p w14:paraId="56525BD9" w14:textId="77777777" w:rsidR="001820FD" w:rsidRDefault="001820FD" w:rsidP="001F44CF">
      <w:pPr>
        <w:widowControl w:val="0"/>
        <w:autoSpaceDE w:val="0"/>
        <w:adjustRightInd w:val="0"/>
        <w:spacing w:after="0" w:line="200" w:lineRule="exact"/>
        <w:jc w:val="center"/>
        <w:rPr>
          <w:rFonts w:ascii="Times New Roman" w:hAnsi="Times New Roman"/>
          <w:sz w:val="24"/>
          <w:szCs w:val="24"/>
        </w:rPr>
      </w:pPr>
    </w:p>
    <w:p w14:paraId="309A7B9C" w14:textId="77777777" w:rsidR="001820FD" w:rsidRDefault="001820FD" w:rsidP="00D15DE3">
      <w:pPr>
        <w:widowControl w:val="0"/>
        <w:autoSpaceDE w:val="0"/>
        <w:adjustRightInd w:val="0"/>
        <w:spacing w:after="0" w:line="200" w:lineRule="exact"/>
        <w:jc w:val="center"/>
        <w:rPr>
          <w:rFonts w:ascii="Times New Roman" w:hAnsi="Times New Roman"/>
          <w:sz w:val="24"/>
          <w:szCs w:val="24"/>
        </w:rPr>
      </w:pPr>
    </w:p>
    <w:p w14:paraId="3184D91A" w14:textId="73E4BA38" w:rsidR="001820FD" w:rsidRDefault="001820FD" w:rsidP="00D15DE3">
      <w:pPr>
        <w:widowControl w:val="0"/>
        <w:autoSpaceDE w:val="0"/>
        <w:adjustRightInd w:val="0"/>
        <w:spacing w:after="0" w:line="200" w:lineRule="exact"/>
        <w:jc w:val="center"/>
        <w:rPr>
          <w:rFonts w:ascii="Times New Roman" w:hAnsi="Times New Roman"/>
          <w:sz w:val="24"/>
          <w:szCs w:val="24"/>
        </w:rPr>
      </w:pPr>
      <w:r>
        <w:rPr>
          <w:rFonts w:ascii="Times New Roman" w:hAnsi="Times New Roman"/>
          <w:sz w:val="24"/>
          <w:szCs w:val="24"/>
        </w:rPr>
        <w:t xml:space="preserve">Comparison of energy efficiency between macro and </w:t>
      </w:r>
      <w:r w:rsidR="00D15DE3">
        <w:rPr>
          <w:rFonts w:ascii="Times New Roman" w:hAnsi="Times New Roman"/>
          <w:sz w:val="24"/>
          <w:szCs w:val="24"/>
        </w:rPr>
        <w:t xml:space="preserve">                      </w:t>
      </w:r>
      <w:r>
        <w:rPr>
          <w:rFonts w:ascii="Times New Roman" w:hAnsi="Times New Roman"/>
          <w:sz w:val="24"/>
          <w:szCs w:val="24"/>
        </w:rPr>
        <w:t>micro cells with energy saving schemes.</w:t>
      </w:r>
    </w:p>
    <w:p w14:paraId="50899495" w14:textId="77777777" w:rsidR="001820FD" w:rsidRDefault="001820FD" w:rsidP="00D15DE3">
      <w:pPr>
        <w:widowControl w:val="0"/>
        <w:autoSpaceDE w:val="0"/>
        <w:adjustRightInd w:val="0"/>
        <w:spacing w:after="0" w:line="200" w:lineRule="exact"/>
        <w:jc w:val="center"/>
        <w:rPr>
          <w:rFonts w:ascii="Times New Roman" w:hAnsi="Times New Roman"/>
          <w:sz w:val="24"/>
          <w:szCs w:val="24"/>
        </w:rPr>
      </w:pPr>
    </w:p>
    <w:p w14:paraId="491605AD" w14:textId="77777777" w:rsidR="001820FD" w:rsidRDefault="001820FD" w:rsidP="001F44CF">
      <w:pPr>
        <w:widowControl w:val="0"/>
        <w:autoSpaceDE w:val="0"/>
        <w:adjustRightInd w:val="0"/>
        <w:spacing w:after="0" w:line="200" w:lineRule="exact"/>
        <w:jc w:val="center"/>
        <w:rPr>
          <w:rFonts w:ascii="Times New Roman" w:hAnsi="Times New Roman"/>
          <w:sz w:val="24"/>
          <w:szCs w:val="24"/>
        </w:rPr>
      </w:pPr>
    </w:p>
    <w:p w14:paraId="6CE486C0" w14:textId="77777777" w:rsidR="001820FD" w:rsidRDefault="001820FD" w:rsidP="001F44CF">
      <w:pPr>
        <w:widowControl w:val="0"/>
        <w:autoSpaceDE w:val="0"/>
        <w:adjustRightInd w:val="0"/>
        <w:spacing w:after="0" w:line="240" w:lineRule="auto"/>
        <w:jc w:val="center"/>
        <w:rPr>
          <w:rFonts w:ascii="Times New Roman" w:hAnsi="Times New Roman"/>
          <w:sz w:val="24"/>
          <w:szCs w:val="24"/>
        </w:rPr>
      </w:pPr>
    </w:p>
    <w:p w14:paraId="161269D7" w14:textId="77777777" w:rsidR="001820FD" w:rsidRDefault="001820FD" w:rsidP="00D15DE3">
      <w:pPr>
        <w:widowControl w:val="0"/>
        <w:autoSpaceDE w:val="0"/>
        <w:adjustRightInd w:val="0"/>
        <w:spacing w:after="0" w:line="200" w:lineRule="exact"/>
        <w:jc w:val="center"/>
        <w:rPr>
          <w:rFonts w:ascii="Times New Roman" w:hAnsi="Times New Roman"/>
          <w:sz w:val="24"/>
          <w:szCs w:val="24"/>
        </w:rPr>
      </w:pPr>
    </w:p>
    <w:p w14:paraId="5B731AC5" w14:textId="77777777" w:rsidR="001820FD" w:rsidRDefault="001820FD" w:rsidP="001F44CF">
      <w:pPr>
        <w:widowControl w:val="0"/>
        <w:autoSpaceDE w:val="0"/>
        <w:adjustRightInd w:val="0"/>
        <w:spacing w:after="0" w:line="317" w:lineRule="exact"/>
        <w:jc w:val="center"/>
        <w:rPr>
          <w:rFonts w:ascii="Times New Roman" w:hAnsi="Times New Roman"/>
          <w:sz w:val="24"/>
          <w:szCs w:val="24"/>
        </w:rPr>
      </w:pPr>
    </w:p>
    <w:p w14:paraId="69D6E436" w14:textId="77777777" w:rsidR="001820FD" w:rsidRDefault="001820FD" w:rsidP="001F44CF">
      <w:pPr>
        <w:widowControl w:val="0"/>
        <w:autoSpaceDE w:val="0"/>
        <w:adjustRightInd w:val="0"/>
        <w:spacing w:after="0" w:line="240" w:lineRule="auto"/>
        <w:jc w:val="center"/>
        <w:rPr>
          <w:rFonts w:ascii="Times New Roman" w:hAnsi="Times New Roman"/>
          <w:sz w:val="24"/>
          <w:szCs w:val="24"/>
        </w:rPr>
      </w:pPr>
      <w:r>
        <w:rPr>
          <w:rFonts w:ascii="Arial" w:hAnsi="Arial" w:cs="Arial"/>
          <w:sz w:val="24"/>
          <w:szCs w:val="24"/>
        </w:rPr>
        <w:t>By</w:t>
      </w:r>
    </w:p>
    <w:p w14:paraId="73FDD3FD" w14:textId="77777777" w:rsidR="001820FD" w:rsidRDefault="001820FD" w:rsidP="001F44CF">
      <w:pPr>
        <w:widowControl w:val="0"/>
        <w:autoSpaceDE w:val="0"/>
        <w:adjustRightInd w:val="0"/>
        <w:spacing w:after="0" w:line="200" w:lineRule="exact"/>
        <w:jc w:val="center"/>
        <w:rPr>
          <w:rFonts w:ascii="Times New Roman" w:hAnsi="Times New Roman"/>
          <w:sz w:val="24"/>
          <w:szCs w:val="24"/>
        </w:rPr>
      </w:pPr>
    </w:p>
    <w:p w14:paraId="6BBA9216" w14:textId="77777777" w:rsidR="001820FD" w:rsidRDefault="001820FD" w:rsidP="001F44CF">
      <w:pPr>
        <w:widowControl w:val="0"/>
        <w:autoSpaceDE w:val="0"/>
        <w:adjustRightInd w:val="0"/>
        <w:spacing w:after="0" w:line="359" w:lineRule="exact"/>
        <w:jc w:val="center"/>
        <w:rPr>
          <w:rFonts w:ascii="Times New Roman" w:hAnsi="Times New Roman"/>
          <w:sz w:val="24"/>
          <w:szCs w:val="24"/>
        </w:rPr>
      </w:pPr>
    </w:p>
    <w:p w14:paraId="6F833586" w14:textId="361893F2" w:rsidR="001820FD" w:rsidRDefault="001820FD" w:rsidP="001F44CF">
      <w:pPr>
        <w:widowControl w:val="0"/>
        <w:autoSpaceDE w:val="0"/>
        <w:adjustRightInd w:val="0"/>
        <w:spacing w:after="0" w:line="240" w:lineRule="auto"/>
        <w:jc w:val="center"/>
        <w:rPr>
          <w:rFonts w:ascii="Times New Roman" w:hAnsi="Times New Roman"/>
          <w:sz w:val="24"/>
          <w:szCs w:val="24"/>
        </w:rPr>
      </w:pPr>
      <w:r w:rsidRPr="00842FD5">
        <w:rPr>
          <w:rFonts w:ascii="Times New Roman" w:hAnsi="Times New Roman"/>
          <w:sz w:val="24"/>
          <w:szCs w:val="24"/>
        </w:rPr>
        <w:t>Koustubh Sharma</w:t>
      </w:r>
    </w:p>
    <w:p w14:paraId="17A9464D" w14:textId="77777777" w:rsidR="001820FD" w:rsidRDefault="001820FD" w:rsidP="001F44CF">
      <w:pPr>
        <w:widowControl w:val="0"/>
        <w:autoSpaceDE w:val="0"/>
        <w:adjustRightInd w:val="0"/>
        <w:spacing w:after="0" w:line="200" w:lineRule="exact"/>
        <w:jc w:val="center"/>
        <w:rPr>
          <w:rFonts w:ascii="Times New Roman" w:hAnsi="Times New Roman"/>
          <w:sz w:val="24"/>
          <w:szCs w:val="24"/>
        </w:rPr>
      </w:pPr>
    </w:p>
    <w:p w14:paraId="53FAABBF" w14:textId="77777777" w:rsidR="001820FD" w:rsidRDefault="001820FD" w:rsidP="001F44CF">
      <w:pPr>
        <w:widowControl w:val="0"/>
        <w:autoSpaceDE w:val="0"/>
        <w:adjustRightInd w:val="0"/>
        <w:spacing w:after="0" w:line="200" w:lineRule="exact"/>
        <w:jc w:val="center"/>
        <w:rPr>
          <w:rFonts w:ascii="Times New Roman" w:hAnsi="Times New Roman"/>
          <w:sz w:val="24"/>
          <w:szCs w:val="24"/>
        </w:rPr>
      </w:pPr>
    </w:p>
    <w:p w14:paraId="529BABEE" w14:textId="77777777" w:rsidR="001820FD" w:rsidRDefault="001820FD" w:rsidP="001F44CF">
      <w:pPr>
        <w:widowControl w:val="0"/>
        <w:autoSpaceDE w:val="0"/>
        <w:adjustRightInd w:val="0"/>
        <w:spacing w:after="0" w:line="200" w:lineRule="exact"/>
        <w:jc w:val="center"/>
        <w:rPr>
          <w:rFonts w:ascii="Times New Roman" w:hAnsi="Times New Roman"/>
          <w:sz w:val="24"/>
          <w:szCs w:val="24"/>
        </w:rPr>
      </w:pPr>
    </w:p>
    <w:p w14:paraId="391FB8BB" w14:textId="77777777" w:rsidR="001820FD" w:rsidRDefault="001820FD" w:rsidP="001F44CF">
      <w:pPr>
        <w:widowControl w:val="0"/>
        <w:autoSpaceDE w:val="0"/>
        <w:adjustRightInd w:val="0"/>
        <w:spacing w:after="0" w:line="352" w:lineRule="exact"/>
        <w:jc w:val="center"/>
        <w:rPr>
          <w:rFonts w:ascii="Times New Roman" w:hAnsi="Times New Roman"/>
          <w:sz w:val="24"/>
          <w:szCs w:val="24"/>
        </w:rPr>
      </w:pPr>
    </w:p>
    <w:p w14:paraId="10FEADA9" w14:textId="77777777" w:rsidR="001820FD" w:rsidRDefault="001820FD" w:rsidP="001F44CF">
      <w:pPr>
        <w:widowControl w:val="0"/>
        <w:overflowPunct w:val="0"/>
        <w:autoSpaceDE w:val="0"/>
        <w:adjustRightInd w:val="0"/>
        <w:spacing w:after="0" w:line="234" w:lineRule="auto"/>
        <w:ind w:right="16"/>
        <w:jc w:val="center"/>
        <w:rPr>
          <w:rFonts w:ascii="Times New Roman" w:hAnsi="Times New Roman"/>
          <w:sz w:val="24"/>
          <w:szCs w:val="24"/>
        </w:rPr>
      </w:pPr>
      <w:r>
        <w:rPr>
          <w:rFonts w:ascii="Arial" w:hAnsi="Arial" w:cs="Arial"/>
        </w:rPr>
        <w:t>Departmen</w:t>
      </w:r>
      <w:r w:rsidR="00D15DE3">
        <w:rPr>
          <w:rFonts w:ascii="Arial" w:hAnsi="Arial" w:cs="Arial"/>
        </w:rPr>
        <w:t xml:space="preserve">t of Electrical and Information </w:t>
      </w:r>
      <w:r>
        <w:rPr>
          <w:rFonts w:ascii="Arial" w:hAnsi="Arial" w:cs="Arial"/>
        </w:rPr>
        <w:t xml:space="preserve">Technology </w:t>
      </w:r>
      <w:r w:rsidR="00D15DE3">
        <w:rPr>
          <w:rFonts w:ascii="Arial" w:hAnsi="Arial" w:cs="Arial"/>
        </w:rPr>
        <w:t xml:space="preserve">                                                                                            </w:t>
      </w:r>
      <w:r>
        <w:rPr>
          <w:rFonts w:ascii="Arial" w:hAnsi="Arial" w:cs="Arial"/>
        </w:rPr>
        <w:t>Faculty of Engineering, LTH, Lund University</w:t>
      </w:r>
    </w:p>
    <w:p w14:paraId="1558EA10" w14:textId="77777777" w:rsidR="001820FD" w:rsidRDefault="001820FD" w:rsidP="001F44CF">
      <w:pPr>
        <w:widowControl w:val="0"/>
        <w:autoSpaceDE w:val="0"/>
        <w:adjustRightInd w:val="0"/>
        <w:spacing w:after="0" w:line="240" w:lineRule="auto"/>
        <w:jc w:val="center"/>
        <w:rPr>
          <w:rFonts w:ascii="Times New Roman" w:hAnsi="Times New Roman"/>
          <w:sz w:val="24"/>
          <w:szCs w:val="24"/>
        </w:rPr>
      </w:pPr>
      <w:r>
        <w:rPr>
          <w:rFonts w:ascii="Arial" w:hAnsi="Arial" w:cs="Arial"/>
          <w:sz w:val="24"/>
          <w:szCs w:val="24"/>
        </w:rPr>
        <w:t>SE-221 00 Lund, Sweden</w:t>
      </w:r>
    </w:p>
    <w:p w14:paraId="0F182E19" w14:textId="77777777" w:rsidR="001820FD" w:rsidRDefault="001820FD" w:rsidP="001F44CF">
      <w:pPr>
        <w:widowControl w:val="0"/>
        <w:autoSpaceDE w:val="0"/>
        <w:adjustRightInd w:val="0"/>
        <w:spacing w:after="0" w:line="200" w:lineRule="exact"/>
        <w:jc w:val="center"/>
        <w:rPr>
          <w:rFonts w:ascii="Times New Roman" w:hAnsi="Times New Roman"/>
          <w:sz w:val="24"/>
          <w:szCs w:val="24"/>
        </w:rPr>
      </w:pPr>
    </w:p>
    <w:p w14:paraId="2DAD3718" w14:textId="77777777" w:rsidR="001820FD" w:rsidRDefault="001820FD" w:rsidP="001F44CF">
      <w:pPr>
        <w:widowControl w:val="0"/>
        <w:autoSpaceDE w:val="0"/>
        <w:adjustRightInd w:val="0"/>
        <w:spacing w:after="0" w:line="200" w:lineRule="exact"/>
        <w:jc w:val="center"/>
        <w:rPr>
          <w:rFonts w:ascii="Times New Roman" w:hAnsi="Times New Roman"/>
          <w:sz w:val="24"/>
          <w:szCs w:val="24"/>
        </w:rPr>
      </w:pPr>
    </w:p>
    <w:p w14:paraId="69276E88" w14:textId="77777777" w:rsidR="001820FD" w:rsidRDefault="001820FD" w:rsidP="001F44CF">
      <w:pPr>
        <w:widowControl w:val="0"/>
        <w:autoSpaceDE w:val="0"/>
        <w:adjustRightInd w:val="0"/>
        <w:spacing w:after="0" w:line="200" w:lineRule="exact"/>
        <w:jc w:val="center"/>
        <w:rPr>
          <w:rFonts w:ascii="Times New Roman" w:hAnsi="Times New Roman"/>
          <w:sz w:val="24"/>
          <w:szCs w:val="24"/>
        </w:rPr>
      </w:pPr>
    </w:p>
    <w:p w14:paraId="28C836F1"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23F085BB"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5D472A07"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0E24393F"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1EB4CC2D"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1909AD39"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23471324"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78B5FEBA"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78FA1DAD"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2E517CA5" w14:textId="77777777" w:rsidR="001820FD" w:rsidRDefault="001820FD" w:rsidP="001820FD">
      <w:pPr>
        <w:widowControl w:val="0"/>
        <w:autoSpaceDE w:val="0"/>
        <w:adjustRightInd w:val="0"/>
        <w:spacing w:after="0" w:line="240" w:lineRule="auto"/>
        <w:rPr>
          <w:rFonts w:ascii="Times New Roman" w:hAnsi="Times New Roman"/>
          <w:sz w:val="24"/>
          <w:szCs w:val="24"/>
        </w:rPr>
        <w:sectPr w:rsidR="001820FD" w:rsidSect="000C26DA">
          <w:headerReference w:type="default" r:id="rId9"/>
          <w:footerReference w:type="default" r:id="rId10"/>
          <w:footerReference w:type="first" r:id="rId11"/>
          <w:pgSz w:w="9582" w:h="13551" w:code="9"/>
          <w:pgMar w:top="1138" w:right="1138" w:bottom="1138" w:left="1138" w:header="720" w:footer="720" w:gutter="0"/>
          <w:cols w:space="720" w:equalWidth="0">
            <w:col w:w="6042"/>
          </w:cols>
          <w:noEndnote/>
          <w:docGrid w:linePitch="299"/>
        </w:sectPr>
      </w:pPr>
    </w:p>
    <w:p w14:paraId="07279718" w14:textId="77777777" w:rsidR="001820FD" w:rsidRPr="00BB424A" w:rsidRDefault="001820FD" w:rsidP="001820FD">
      <w:pPr>
        <w:pStyle w:val="Heading1"/>
        <w:rPr>
          <w:rFonts w:ascii="Times New Roman" w:hAnsi="Times New Roman"/>
          <w:sz w:val="24"/>
          <w:szCs w:val="24"/>
        </w:rPr>
      </w:pPr>
      <w:bookmarkStart w:id="4" w:name="page2"/>
      <w:bookmarkStart w:id="5" w:name="_Toc497934404"/>
      <w:bookmarkEnd w:id="4"/>
      <w:r>
        <w:lastRenderedPageBreak/>
        <w:t>Abstract</w:t>
      </w:r>
      <w:bookmarkEnd w:id="5"/>
    </w:p>
    <w:p w14:paraId="14DC1C55"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5B37AD96" w14:textId="77777777" w:rsidR="001820FD" w:rsidRPr="00FB7F25" w:rsidRDefault="001820FD" w:rsidP="001820FD">
      <w:pPr>
        <w:pStyle w:val="NewNormal"/>
        <w:ind w:firstLine="0"/>
        <w:rPr>
          <w:sz w:val="24"/>
          <w:szCs w:val="24"/>
        </w:rPr>
      </w:pPr>
      <w:r w:rsidRPr="00FB7F25">
        <w:rPr>
          <w:sz w:val="24"/>
          <w:szCs w:val="24"/>
        </w:rPr>
        <w:t>Cellular networks are among the main energy consumers in the ICT field.  They were responsible for 10% of world’s total energy consumption in 2010 and the figures are doubling in every 10 years.</w:t>
      </w:r>
    </w:p>
    <w:p w14:paraId="020B42FD" w14:textId="77777777" w:rsidR="001820FD" w:rsidRPr="00FB7F25" w:rsidRDefault="001820FD" w:rsidP="001820FD">
      <w:pPr>
        <w:pStyle w:val="NewNormal"/>
        <w:ind w:firstLine="0"/>
        <w:rPr>
          <w:sz w:val="24"/>
          <w:szCs w:val="24"/>
        </w:rPr>
      </w:pPr>
      <w:r w:rsidRPr="00FB7F25">
        <w:rPr>
          <w:sz w:val="24"/>
          <w:szCs w:val="24"/>
        </w:rPr>
        <w:t>To have an environment friendly transit into the new era of internet of things, we need to focus on energy consumption by these networks. There are various approaches for densifying t</w:t>
      </w:r>
      <w:r>
        <w:rPr>
          <w:sz w:val="24"/>
          <w:szCs w:val="24"/>
        </w:rPr>
        <w:t>he present network that we have; we will compare the approaches to cater to the</w:t>
      </w:r>
      <w:r w:rsidRPr="00FB7F25">
        <w:rPr>
          <w:sz w:val="24"/>
          <w:szCs w:val="24"/>
        </w:rPr>
        <w:t xml:space="preserve"> traffic demands with macro cells versus micro cells deployment</w:t>
      </w:r>
      <w:r>
        <w:rPr>
          <w:sz w:val="24"/>
          <w:szCs w:val="24"/>
        </w:rPr>
        <w:t>s</w:t>
      </w:r>
      <w:r w:rsidRPr="00FB7F25">
        <w:rPr>
          <w:sz w:val="24"/>
          <w:szCs w:val="24"/>
        </w:rPr>
        <w:t xml:space="preserve">. </w:t>
      </w:r>
    </w:p>
    <w:p w14:paraId="0515A22E" w14:textId="77777777" w:rsidR="001820FD" w:rsidRPr="00FB7F25" w:rsidRDefault="001820FD" w:rsidP="001820FD">
      <w:pPr>
        <w:pStyle w:val="NewNormal"/>
        <w:ind w:firstLine="0"/>
        <w:rPr>
          <w:sz w:val="24"/>
          <w:szCs w:val="24"/>
        </w:rPr>
      </w:pPr>
      <w:r w:rsidRPr="00FB7F25">
        <w:rPr>
          <w:sz w:val="24"/>
          <w:szCs w:val="24"/>
        </w:rPr>
        <w:t>In the project, we</w:t>
      </w:r>
      <w:r>
        <w:rPr>
          <w:sz w:val="24"/>
          <w:szCs w:val="24"/>
        </w:rPr>
        <w:t xml:space="preserve"> had</w:t>
      </w:r>
      <w:r w:rsidRPr="00FB7F25">
        <w:rPr>
          <w:sz w:val="24"/>
          <w:szCs w:val="24"/>
        </w:rPr>
        <w:t xml:space="preserve"> set</w:t>
      </w:r>
      <w:r>
        <w:rPr>
          <w:sz w:val="24"/>
          <w:szCs w:val="24"/>
        </w:rPr>
        <w:t xml:space="preserve"> </w:t>
      </w:r>
      <w:r w:rsidRPr="00FB7F25">
        <w:rPr>
          <w:sz w:val="24"/>
          <w:szCs w:val="24"/>
        </w:rPr>
        <w:t>up a dense urban real like scenario and compared energy efficiencies between macro cells centric deployment versus a micro cells centric deployment, we made use of energy saving schemes like micro DTX, lean carrier and MBSFN to reduce the power consumed in the network. We deployed these cells in the city center where the traffic demand was set to highest.</w:t>
      </w:r>
    </w:p>
    <w:p w14:paraId="29FB7005" w14:textId="77777777" w:rsidR="001820FD" w:rsidRPr="00FB7F25" w:rsidRDefault="001820FD" w:rsidP="001820FD">
      <w:pPr>
        <w:pStyle w:val="NewNormal"/>
        <w:ind w:firstLine="0"/>
        <w:rPr>
          <w:sz w:val="24"/>
          <w:szCs w:val="24"/>
        </w:rPr>
      </w:pPr>
      <w:r w:rsidRPr="00FB7F25">
        <w:rPr>
          <w:sz w:val="24"/>
          <w:szCs w:val="24"/>
        </w:rPr>
        <w:t>With results presented in this thesis, we will contribute to the understanding of how these cells behave in a realistic traffi</w:t>
      </w:r>
      <w:r>
        <w:rPr>
          <w:sz w:val="24"/>
          <w:szCs w:val="24"/>
        </w:rPr>
        <w:t>c scenario and how much gains</w:t>
      </w:r>
      <w:r w:rsidRPr="00FB7F25">
        <w:rPr>
          <w:sz w:val="24"/>
          <w:szCs w:val="24"/>
        </w:rPr>
        <w:t xml:space="preserve"> can</w:t>
      </w:r>
      <w:r>
        <w:rPr>
          <w:sz w:val="24"/>
          <w:szCs w:val="24"/>
        </w:rPr>
        <w:t xml:space="preserve"> we</w:t>
      </w:r>
      <w:r w:rsidRPr="00FB7F25">
        <w:rPr>
          <w:sz w:val="24"/>
          <w:szCs w:val="24"/>
        </w:rPr>
        <w:t xml:space="preserve"> achieve by implementing the above-mentioned energy saving schemes. To keep the results more generic and not specific to any </w:t>
      </w:r>
      <w:proofErr w:type="gramStart"/>
      <w:r w:rsidRPr="00FB7F25">
        <w:rPr>
          <w:sz w:val="24"/>
          <w:szCs w:val="24"/>
        </w:rPr>
        <w:t>particular set</w:t>
      </w:r>
      <w:proofErr w:type="gramEnd"/>
      <w:r w:rsidRPr="00FB7F25">
        <w:rPr>
          <w:sz w:val="24"/>
          <w:szCs w:val="24"/>
        </w:rPr>
        <w:t xml:space="preserve"> of radio base stations we implement</w:t>
      </w:r>
      <w:r>
        <w:rPr>
          <w:sz w:val="24"/>
          <w:szCs w:val="24"/>
        </w:rPr>
        <w:t>ed</w:t>
      </w:r>
      <w:r w:rsidRPr="00FB7F25">
        <w:rPr>
          <w:sz w:val="24"/>
          <w:szCs w:val="24"/>
        </w:rPr>
        <w:t xml:space="preserve"> EARTH power model</w:t>
      </w:r>
      <w:r>
        <w:rPr>
          <w:sz w:val="24"/>
          <w:szCs w:val="24"/>
        </w:rPr>
        <w:t xml:space="preserve"> to calculate power consumption</w:t>
      </w:r>
      <w:r w:rsidRPr="00FB7F25">
        <w:rPr>
          <w:sz w:val="24"/>
          <w:szCs w:val="24"/>
        </w:rPr>
        <w:t xml:space="preserve">. </w:t>
      </w:r>
    </w:p>
    <w:p w14:paraId="2E0527DB" w14:textId="77777777" w:rsidR="001820FD" w:rsidRPr="00FB7F25" w:rsidRDefault="001820FD" w:rsidP="001820FD">
      <w:pPr>
        <w:pStyle w:val="NewNormal"/>
        <w:ind w:firstLine="0"/>
        <w:rPr>
          <w:sz w:val="24"/>
          <w:szCs w:val="24"/>
        </w:rPr>
      </w:pPr>
      <w:r w:rsidRPr="00FB7F25">
        <w:rPr>
          <w:sz w:val="24"/>
          <w:szCs w:val="24"/>
        </w:rPr>
        <w:t xml:space="preserve">The energy saving schemes proved out to save a lot of energy in the operations of both macro and micro cells. It was observed that using the discontinuous transmission around 20% to 30% of energy could be saved. The amount of savings from </w:t>
      </w:r>
      <w:proofErr w:type="gramStart"/>
      <w:r w:rsidRPr="00FB7F25">
        <w:rPr>
          <w:sz w:val="24"/>
          <w:szCs w:val="24"/>
        </w:rPr>
        <w:t>these energy</w:t>
      </w:r>
      <w:proofErr w:type="gramEnd"/>
      <w:r w:rsidRPr="00FB7F25">
        <w:rPr>
          <w:sz w:val="24"/>
          <w:szCs w:val="24"/>
        </w:rPr>
        <w:t xml:space="preserve"> saving schemes depend upon the utilization and sleep time of these nodes, we saw that using energy saving schemes in macro cell deployment can give savings as much as 17% and 33% in micro cell deployment. Comparing macro without energy saving scheme to micro with lean carrier energy saving scheme results in 55% of energy savings. So, from an energy saving point of view, it would be much better to implement a heterogeneous network with more micro cells and small cells with energy saving features than just macro cells.</w:t>
      </w:r>
    </w:p>
    <w:p w14:paraId="16D6C20F"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47DF6BD7"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6138E3A5"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5E820C81"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3E26895B"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67702F63"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55D6E62B"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3048ED78"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78CAD302"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180DD955"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6657510B"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3ECCF18E"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575BB744"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74928E02"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355EC88E" w14:textId="77777777" w:rsidR="001820FD" w:rsidRDefault="001820FD" w:rsidP="001820FD">
      <w:pPr>
        <w:widowControl w:val="0"/>
        <w:autoSpaceDE w:val="0"/>
        <w:adjustRightInd w:val="0"/>
        <w:spacing w:after="0" w:line="240" w:lineRule="auto"/>
        <w:rPr>
          <w:rFonts w:ascii="Times New Roman" w:hAnsi="Times New Roman"/>
          <w:sz w:val="24"/>
          <w:szCs w:val="24"/>
        </w:rPr>
        <w:sectPr w:rsidR="001820FD" w:rsidSect="000C26DA">
          <w:pgSz w:w="9582" w:h="13551" w:code="9"/>
          <w:pgMar w:top="1138" w:right="1138" w:bottom="1138" w:left="1138" w:header="720" w:footer="720" w:gutter="0"/>
          <w:cols w:space="720" w:equalWidth="0">
            <w:col w:w="7022"/>
          </w:cols>
          <w:noEndnote/>
        </w:sectPr>
      </w:pPr>
    </w:p>
    <w:p w14:paraId="1040C3BC" w14:textId="77777777" w:rsidR="001820FD" w:rsidRDefault="001820FD" w:rsidP="001820FD">
      <w:pPr>
        <w:widowControl w:val="0"/>
        <w:autoSpaceDE w:val="0"/>
        <w:adjustRightInd w:val="0"/>
        <w:spacing w:after="0" w:line="200" w:lineRule="exact"/>
        <w:rPr>
          <w:rFonts w:ascii="Times New Roman" w:hAnsi="Times New Roman"/>
          <w:sz w:val="24"/>
          <w:szCs w:val="24"/>
        </w:rPr>
      </w:pPr>
      <w:bookmarkStart w:id="6" w:name="page3"/>
      <w:bookmarkStart w:id="7" w:name="page4"/>
      <w:bookmarkEnd w:id="6"/>
      <w:bookmarkEnd w:id="7"/>
    </w:p>
    <w:p w14:paraId="1FA1B61A"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19D3BCC5"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6AFD8351" w14:textId="77777777" w:rsidR="001820FD" w:rsidRDefault="001820FD" w:rsidP="001820FD">
      <w:pPr>
        <w:widowControl w:val="0"/>
        <w:autoSpaceDE w:val="0"/>
        <w:adjustRightInd w:val="0"/>
        <w:spacing w:after="0" w:line="260" w:lineRule="exact"/>
        <w:rPr>
          <w:rFonts w:ascii="Times New Roman" w:hAnsi="Times New Roman"/>
          <w:sz w:val="24"/>
          <w:szCs w:val="24"/>
        </w:rPr>
      </w:pPr>
    </w:p>
    <w:p w14:paraId="1AA3ABA5" w14:textId="77777777" w:rsidR="001820FD" w:rsidRDefault="001820FD" w:rsidP="001820FD">
      <w:pPr>
        <w:pStyle w:val="Heading1"/>
        <w:rPr>
          <w:rFonts w:ascii="Times New Roman" w:hAnsi="Times New Roman"/>
          <w:sz w:val="24"/>
          <w:szCs w:val="24"/>
        </w:rPr>
      </w:pPr>
      <w:bookmarkStart w:id="8" w:name="_Toc497934405"/>
      <w:r>
        <w:t>Acknowledgments</w:t>
      </w:r>
      <w:bookmarkEnd w:id="8"/>
    </w:p>
    <w:p w14:paraId="13FC9E1A" w14:textId="77777777" w:rsidR="001820FD" w:rsidRDefault="001820FD" w:rsidP="001820FD">
      <w:pPr>
        <w:widowControl w:val="0"/>
        <w:autoSpaceDE w:val="0"/>
        <w:adjustRightInd w:val="0"/>
        <w:spacing w:after="0" w:line="303" w:lineRule="exact"/>
        <w:rPr>
          <w:rFonts w:ascii="Times New Roman" w:hAnsi="Times New Roman"/>
          <w:sz w:val="24"/>
          <w:szCs w:val="24"/>
        </w:rPr>
      </w:pPr>
    </w:p>
    <w:p w14:paraId="5D4A1805" w14:textId="77777777" w:rsidR="001820FD" w:rsidRPr="00CB32E5" w:rsidRDefault="001820FD" w:rsidP="001820FD">
      <w:pPr>
        <w:widowControl w:val="0"/>
        <w:overflowPunct w:val="0"/>
        <w:autoSpaceDE w:val="0"/>
        <w:adjustRightInd w:val="0"/>
        <w:spacing w:after="0" w:line="214" w:lineRule="auto"/>
        <w:jc w:val="both"/>
        <w:rPr>
          <w:rFonts w:ascii="Times New Roman" w:hAnsi="Times New Roman"/>
          <w:sz w:val="24"/>
          <w:szCs w:val="24"/>
        </w:rPr>
      </w:pPr>
      <w:r w:rsidRPr="00CB32E5">
        <w:rPr>
          <w:rFonts w:ascii="Times New Roman" w:hAnsi="Times New Roman"/>
          <w:sz w:val="24"/>
          <w:szCs w:val="24"/>
        </w:rPr>
        <w:t xml:space="preserve">Thanks to everyone who extended their support during the master thesis and to my parents for their constant support and motivation. </w:t>
      </w:r>
    </w:p>
    <w:p w14:paraId="7E886A14" w14:textId="77777777" w:rsidR="001820FD" w:rsidRPr="00CB32E5" w:rsidRDefault="001820FD" w:rsidP="001820FD">
      <w:pPr>
        <w:widowControl w:val="0"/>
        <w:autoSpaceDE w:val="0"/>
        <w:adjustRightInd w:val="0"/>
        <w:spacing w:after="0" w:line="200" w:lineRule="exact"/>
        <w:rPr>
          <w:rFonts w:ascii="Times New Roman" w:hAnsi="Times New Roman"/>
          <w:sz w:val="24"/>
          <w:szCs w:val="24"/>
        </w:rPr>
      </w:pPr>
    </w:p>
    <w:p w14:paraId="525A818B" w14:textId="77777777" w:rsidR="001820FD" w:rsidRPr="00CB32E5" w:rsidRDefault="001820FD" w:rsidP="001820FD">
      <w:pPr>
        <w:widowControl w:val="0"/>
        <w:autoSpaceDE w:val="0"/>
        <w:adjustRightInd w:val="0"/>
        <w:spacing w:after="0" w:line="277" w:lineRule="exact"/>
        <w:rPr>
          <w:rFonts w:ascii="Times New Roman" w:hAnsi="Times New Roman"/>
          <w:sz w:val="24"/>
          <w:szCs w:val="24"/>
        </w:rPr>
      </w:pPr>
    </w:p>
    <w:p w14:paraId="75288A22" w14:textId="77777777" w:rsidR="001820FD" w:rsidRPr="00CB32E5" w:rsidRDefault="001820FD" w:rsidP="001820FD">
      <w:pPr>
        <w:widowControl w:val="0"/>
        <w:overflowPunct w:val="0"/>
        <w:autoSpaceDE w:val="0"/>
        <w:adjustRightInd w:val="0"/>
        <w:spacing w:after="0" w:line="240" w:lineRule="auto"/>
        <w:jc w:val="right"/>
        <w:rPr>
          <w:rFonts w:ascii="Times New Roman" w:hAnsi="Times New Roman"/>
          <w:sz w:val="24"/>
          <w:szCs w:val="24"/>
          <w:lang w:val="sv-SE"/>
        </w:rPr>
      </w:pPr>
      <w:r w:rsidRPr="00CB32E5">
        <w:rPr>
          <w:rFonts w:ascii="Times New Roman" w:hAnsi="Times New Roman"/>
          <w:sz w:val="24"/>
          <w:szCs w:val="24"/>
          <w:lang w:val="sv-SE"/>
        </w:rPr>
        <w:t>Koustubh Sharma</w:t>
      </w:r>
    </w:p>
    <w:p w14:paraId="2F4835FC" w14:textId="77777777" w:rsidR="001820FD" w:rsidRPr="00CB32E5" w:rsidRDefault="001820FD" w:rsidP="001820FD">
      <w:pPr>
        <w:widowControl w:val="0"/>
        <w:autoSpaceDE w:val="0"/>
        <w:adjustRightInd w:val="0"/>
        <w:spacing w:after="0" w:line="200" w:lineRule="exact"/>
        <w:rPr>
          <w:rFonts w:ascii="Times New Roman" w:hAnsi="Times New Roman"/>
          <w:sz w:val="24"/>
          <w:szCs w:val="24"/>
          <w:lang w:val="sv-SE"/>
        </w:rPr>
      </w:pPr>
    </w:p>
    <w:p w14:paraId="004BD34D" w14:textId="77777777" w:rsidR="001820FD" w:rsidRPr="00CB4DC0" w:rsidRDefault="001820FD" w:rsidP="001820FD">
      <w:pPr>
        <w:widowControl w:val="0"/>
        <w:autoSpaceDE w:val="0"/>
        <w:adjustRightInd w:val="0"/>
        <w:spacing w:after="0" w:line="200" w:lineRule="exact"/>
        <w:rPr>
          <w:rFonts w:ascii="Times New Roman" w:hAnsi="Times New Roman"/>
          <w:sz w:val="24"/>
          <w:szCs w:val="24"/>
          <w:lang w:val="sv-SE"/>
        </w:rPr>
      </w:pPr>
    </w:p>
    <w:p w14:paraId="77F5E0C6" w14:textId="77777777" w:rsidR="001820FD" w:rsidRPr="00CB4DC0" w:rsidRDefault="001820FD" w:rsidP="001820FD">
      <w:pPr>
        <w:widowControl w:val="0"/>
        <w:autoSpaceDE w:val="0"/>
        <w:adjustRightInd w:val="0"/>
        <w:spacing w:after="0" w:line="200" w:lineRule="exact"/>
        <w:rPr>
          <w:rFonts w:ascii="Times New Roman" w:hAnsi="Times New Roman"/>
          <w:sz w:val="24"/>
          <w:szCs w:val="24"/>
          <w:lang w:val="sv-SE"/>
        </w:rPr>
      </w:pPr>
    </w:p>
    <w:p w14:paraId="2EBD07CA" w14:textId="77777777" w:rsidR="001820FD" w:rsidRPr="00CB4DC0" w:rsidRDefault="001820FD" w:rsidP="001820FD">
      <w:pPr>
        <w:widowControl w:val="0"/>
        <w:autoSpaceDE w:val="0"/>
        <w:adjustRightInd w:val="0"/>
        <w:spacing w:after="0" w:line="200" w:lineRule="exact"/>
        <w:rPr>
          <w:rFonts w:ascii="Times New Roman" w:hAnsi="Times New Roman"/>
          <w:sz w:val="24"/>
          <w:szCs w:val="24"/>
          <w:lang w:val="sv-SE"/>
        </w:rPr>
      </w:pPr>
    </w:p>
    <w:p w14:paraId="24E09BFD" w14:textId="77777777" w:rsidR="001820FD" w:rsidRPr="00CB4DC0" w:rsidRDefault="001820FD" w:rsidP="001820FD">
      <w:pPr>
        <w:widowControl w:val="0"/>
        <w:autoSpaceDE w:val="0"/>
        <w:adjustRightInd w:val="0"/>
        <w:spacing w:after="0" w:line="200" w:lineRule="exact"/>
        <w:rPr>
          <w:rFonts w:ascii="Times New Roman" w:hAnsi="Times New Roman"/>
          <w:sz w:val="24"/>
          <w:szCs w:val="24"/>
          <w:lang w:val="sv-SE"/>
        </w:rPr>
      </w:pPr>
    </w:p>
    <w:p w14:paraId="57CCF6F3" w14:textId="77777777" w:rsidR="001820FD" w:rsidRPr="00CB4DC0" w:rsidRDefault="001820FD" w:rsidP="001820FD">
      <w:pPr>
        <w:widowControl w:val="0"/>
        <w:autoSpaceDE w:val="0"/>
        <w:adjustRightInd w:val="0"/>
        <w:spacing w:after="0" w:line="200" w:lineRule="exact"/>
        <w:rPr>
          <w:rFonts w:ascii="Times New Roman" w:hAnsi="Times New Roman"/>
          <w:sz w:val="24"/>
          <w:szCs w:val="24"/>
          <w:lang w:val="sv-SE"/>
        </w:rPr>
      </w:pPr>
    </w:p>
    <w:p w14:paraId="6D2AB166" w14:textId="77777777" w:rsidR="001820FD" w:rsidRPr="00CB4DC0" w:rsidRDefault="001820FD" w:rsidP="001820FD">
      <w:pPr>
        <w:widowControl w:val="0"/>
        <w:autoSpaceDE w:val="0"/>
        <w:adjustRightInd w:val="0"/>
        <w:spacing w:after="0" w:line="200" w:lineRule="exact"/>
        <w:rPr>
          <w:rFonts w:ascii="Times New Roman" w:hAnsi="Times New Roman"/>
          <w:sz w:val="24"/>
          <w:szCs w:val="24"/>
          <w:lang w:val="sv-SE"/>
        </w:rPr>
      </w:pPr>
    </w:p>
    <w:p w14:paraId="19E49031" w14:textId="77777777" w:rsidR="001820FD" w:rsidRPr="00CB4DC0" w:rsidRDefault="001820FD" w:rsidP="001820FD">
      <w:pPr>
        <w:widowControl w:val="0"/>
        <w:autoSpaceDE w:val="0"/>
        <w:adjustRightInd w:val="0"/>
        <w:spacing w:after="0" w:line="200" w:lineRule="exact"/>
        <w:rPr>
          <w:rFonts w:ascii="Times New Roman" w:hAnsi="Times New Roman"/>
          <w:sz w:val="24"/>
          <w:szCs w:val="24"/>
          <w:lang w:val="sv-SE"/>
        </w:rPr>
      </w:pPr>
    </w:p>
    <w:p w14:paraId="707C5E45"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6E397F4A"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2ED52E66"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4361C3EA"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18A5BF14"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29A0184A"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7DD0A74B"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48AEF556"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7B06BF47"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4CE4FB3B"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0786EAC4"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5DE91CFF"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530A3A87"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4A74295B"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65635981"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2F6D94B6"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19EEE4B5"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7CC8BE61"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3C3C8C25" w14:textId="77777777" w:rsidR="001820FD" w:rsidRDefault="001820FD" w:rsidP="001820FD">
      <w:pPr>
        <w:widowControl w:val="0"/>
        <w:autoSpaceDE w:val="0"/>
        <w:adjustRightInd w:val="0"/>
        <w:spacing w:after="0" w:line="200" w:lineRule="exact"/>
        <w:rPr>
          <w:rFonts w:ascii="Times New Roman" w:hAnsi="Times New Roman"/>
          <w:sz w:val="24"/>
          <w:szCs w:val="24"/>
        </w:rPr>
      </w:pPr>
    </w:p>
    <w:p w14:paraId="79D9397C" w14:textId="77777777" w:rsidR="001820FD" w:rsidRPr="00213469" w:rsidRDefault="001820FD" w:rsidP="001820FD">
      <w:pPr>
        <w:suppressAutoHyphens w:val="0"/>
        <w:autoSpaceDN/>
        <w:textAlignment w:val="auto"/>
        <w:rPr>
          <w:rFonts w:ascii="Cambria" w:eastAsia="Times New Roman" w:hAnsi="Cambria"/>
          <w:color w:val="365F91"/>
          <w:sz w:val="32"/>
          <w:szCs w:val="32"/>
        </w:rPr>
      </w:pPr>
      <w:r>
        <w:br w:type="page"/>
      </w:r>
    </w:p>
    <w:p w14:paraId="1D7F4648" w14:textId="77777777" w:rsidR="001820FD" w:rsidRDefault="001820FD" w:rsidP="001820FD">
      <w:pPr>
        <w:pStyle w:val="TOCHeading"/>
      </w:pPr>
      <w:r>
        <w:lastRenderedPageBreak/>
        <w:t>Contents</w:t>
      </w:r>
    </w:p>
    <w:p w14:paraId="36B7F1ED" w14:textId="77777777" w:rsidR="001820FD" w:rsidRDefault="001820FD" w:rsidP="001820FD">
      <w:pPr>
        <w:pStyle w:val="TOC1"/>
        <w:tabs>
          <w:tab w:val="right" w:leader="dot" w:pos="7296"/>
        </w:tabs>
        <w:rPr>
          <w:rFonts w:asciiTheme="minorHAnsi" w:eastAsiaTheme="minorEastAsia" w:hAnsiTheme="minorHAnsi" w:cstheme="minorBidi"/>
          <w:noProof/>
          <w:lang w:val="sv-SE" w:eastAsia="sv-SE"/>
        </w:rPr>
      </w:pPr>
      <w:r>
        <w:fldChar w:fldCharType="begin"/>
      </w:r>
      <w:r>
        <w:instrText xml:space="preserve"> TOC \o "1-3" \h \z \u </w:instrText>
      </w:r>
      <w:r>
        <w:fldChar w:fldCharType="separate"/>
      </w:r>
      <w:hyperlink w:anchor="_Toc497934404" w:history="1">
        <w:r w:rsidRPr="007B6D8F">
          <w:rPr>
            <w:rStyle w:val="Hyperlink"/>
            <w:noProof/>
          </w:rPr>
          <w:t>Abstract</w:t>
        </w:r>
        <w:r>
          <w:rPr>
            <w:noProof/>
            <w:webHidden/>
          </w:rPr>
          <w:tab/>
        </w:r>
        <w:r>
          <w:rPr>
            <w:noProof/>
            <w:webHidden/>
          </w:rPr>
          <w:fldChar w:fldCharType="begin"/>
        </w:r>
        <w:r>
          <w:rPr>
            <w:noProof/>
            <w:webHidden/>
          </w:rPr>
          <w:instrText xml:space="preserve"> PAGEREF _Toc497934404 \h </w:instrText>
        </w:r>
        <w:r>
          <w:rPr>
            <w:noProof/>
            <w:webHidden/>
          </w:rPr>
        </w:r>
        <w:r>
          <w:rPr>
            <w:noProof/>
            <w:webHidden/>
          </w:rPr>
          <w:fldChar w:fldCharType="separate"/>
        </w:r>
        <w:r>
          <w:rPr>
            <w:noProof/>
            <w:webHidden/>
          </w:rPr>
          <w:t>2</w:t>
        </w:r>
        <w:r>
          <w:rPr>
            <w:noProof/>
            <w:webHidden/>
          </w:rPr>
          <w:fldChar w:fldCharType="end"/>
        </w:r>
      </w:hyperlink>
    </w:p>
    <w:p w14:paraId="49C8ECA9" w14:textId="77777777" w:rsidR="001820FD" w:rsidRDefault="00966246" w:rsidP="001820FD">
      <w:pPr>
        <w:pStyle w:val="TOC1"/>
        <w:tabs>
          <w:tab w:val="right" w:leader="dot" w:pos="7296"/>
        </w:tabs>
        <w:rPr>
          <w:rFonts w:asciiTheme="minorHAnsi" w:eastAsiaTheme="minorEastAsia" w:hAnsiTheme="minorHAnsi" w:cstheme="minorBidi"/>
          <w:noProof/>
          <w:lang w:val="sv-SE" w:eastAsia="sv-SE"/>
        </w:rPr>
      </w:pPr>
      <w:hyperlink w:anchor="_Toc497934405" w:history="1">
        <w:r w:rsidR="001820FD" w:rsidRPr="007B6D8F">
          <w:rPr>
            <w:rStyle w:val="Hyperlink"/>
            <w:noProof/>
          </w:rPr>
          <w:t>Acknowledgments</w:t>
        </w:r>
        <w:r w:rsidR="001820FD">
          <w:rPr>
            <w:noProof/>
            <w:webHidden/>
          </w:rPr>
          <w:tab/>
        </w:r>
        <w:r w:rsidR="001820FD">
          <w:rPr>
            <w:noProof/>
            <w:webHidden/>
          </w:rPr>
          <w:fldChar w:fldCharType="begin"/>
        </w:r>
        <w:r w:rsidR="001820FD">
          <w:rPr>
            <w:noProof/>
            <w:webHidden/>
          </w:rPr>
          <w:instrText xml:space="preserve"> PAGEREF _Toc497934405 \h </w:instrText>
        </w:r>
        <w:r w:rsidR="001820FD">
          <w:rPr>
            <w:noProof/>
            <w:webHidden/>
          </w:rPr>
        </w:r>
        <w:r w:rsidR="001820FD">
          <w:rPr>
            <w:noProof/>
            <w:webHidden/>
          </w:rPr>
          <w:fldChar w:fldCharType="separate"/>
        </w:r>
        <w:r w:rsidR="001820FD">
          <w:rPr>
            <w:noProof/>
            <w:webHidden/>
          </w:rPr>
          <w:t>4</w:t>
        </w:r>
        <w:r w:rsidR="001820FD">
          <w:rPr>
            <w:noProof/>
            <w:webHidden/>
          </w:rPr>
          <w:fldChar w:fldCharType="end"/>
        </w:r>
      </w:hyperlink>
    </w:p>
    <w:p w14:paraId="3C2BE7E3" w14:textId="77777777" w:rsidR="001820FD" w:rsidRDefault="00966246" w:rsidP="001820FD">
      <w:pPr>
        <w:pStyle w:val="TOC1"/>
        <w:tabs>
          <w:tab w:val="right" w:leader="dot" w:pos="7296"/>
        </w:tabs>
        <w:rPr>
          <w:rFonts w:asciiTheme="minorHAnsi" w:eastAsiaTheme="minorEastAsia" w:hAnsiTheme="minorHAnsi" w:cstheme="minorBidi"/>
          <w:noProof/>
          <w:lang w:val="sv-SE" w:eastAsia="sv-SE"/>
        </w:rPr>
      </w:pPr>
      <w:hyperlink w:anchor="_Toc497934406" w:history="1">
        <w:r w:rsidR="001820FD" w:rsidRPr="007B6D8F">
          <w:rPr>
            <w:rStyle w:val="Hyperlink"/>
            <w:noProof/>
          </w:rPr>
          <w:t>Introduction</w:t>
        </w:r>
        <w:r w:rsidR="001820FD">
          <w:rPr>
            <w:noProof/>
            <w:webHidden/>
          </w:rPr>
          <w:tab/>
        </w:r>
        <w:r w:rsidR="001820FD">
          <w:rPr>
            <w:noProof/>
            <w:webHidden/>
          </w:rPr>
          <w:fldChar w:fldCharType="begin"/>
        </w:r>
        <w:r w:rsidR="001820FD">
          <w:rPr>
            <w:noProof/>
            <w:webHidden/>
          </w:rPr>
          <w:instrText xml:space="preserve"> PAGEREF _Toc497934406 \h </w:instrText>
        </w:r>
        <w:r w:rsidR="001820FD">
          <w:rPr>
            <w:noProof/>
            <w:webHidden/>
          </w:rPr>
        </w:r>
        <w:r w:rsidR="001820FD">
          <w:rPr>
            <w:noProof/>
            <w:webHidden/>
          </w:rPr>
          <w:fldChar w:fldCharType="separate"/>
        </w:r>
        <w:r w:rsidR="001820FD">
          <w:rPr>
            <w:noProof/>
            <w:webHidden/>
          </w:rPr>
          <w:t>7</w:t>
        </w:r>
        <w:r w:rsidR="001820FD">
          <w:rPr>
            <w:noProof/>
            <w:webHidden/>
          </w:rPr>
          <w:fldChar w:fldCharType="end"/>
        </w:r>
      </w:hyperlink>
    </w:p>
    <w:p w14:paraId="7B6BB6CB" w14:textId="77777777" w:rsidR="001820FD" w:rsidRDefault="00966246" w:rsidP="001820FD">
      <w:pPr>
        <w:pStyle w:val="TOC2"/>
        <w:tabs>
          <w:tab w:val="right" w:leader="dot" w:pos="7296"/>
        </w:tabs>
        <w:rPr>
          <w:rFonts w:asciiTheme="minorHAnsi" w:eastAsiaTheme="minorEastAsia" w:hAnsiTheme="minorHAnsi" w:cstheme="minorBidi"/>
          <w:noProof/>
          <w:lang w:val="sv-SE" w:eastAsia="sv-SE"/>
        </w:rPr>
      </w:pPr>
      <w:hyperlink w:anchor="_Toc497934407" w:history="1">
        <w:r w:rsidR="001820FD" w:rsidRPr="007B6D8F">
          <w:rPr>
            <w:rStyle w:val="Hyperlink"/>
            <w:noProof/>
          </w:rPr>
          <w:t>Introduction</w:t>
        </w:r>
        <w:r w:rsidR="001820FD">
          <w:rPr>
            <w:noProof/>
            <w:webHidden/>
          </w:rPr>
          <w:tab/>
        </w:r>
        <w:r w:rsidR="001820FD">
          <w:rPr>
            <w:noProof/>
            <w:webHidden/>
          </w:rPr>
          <w:fldChar w:fldCharType="begin"/>
        </w:r>
        <w:r w:rsidR="001820FD">
          <w:rPr>
            <w:noProof/>
            <w:webHidden/>
          </w:rPr>
          <w:instrText xml:space="preserve"> PAGEREF _Toc497934407 \h </w:instrText>
        </w:r>
        <w:r w:rsidR="001820FD">
          <w:rPr>
            <w:noProof/>
            <w:webHidden/>
          </w:rPr>
        </w:r>
        <w:r w:rsidR="001820FD">
          <w:rPr>
            <w:noProof/>
            <w:webHidden/>
          </w:rPr>
          <w:fldChar w:fldCharType="separate"/>
        </w:r>
        <w:r w:rsidR="001820FD">
          <w:rPr>
            <w:noProof/>
            <w:webHidden/>
          </w:rPr>
          <w:t>7</w:t>
        </w:r>
        <w:r w:rsidR="001820FD">
          <w:rPr>
            <w:noProof/>
            <w:webHidden/>
          </w:rPr>
          <w:fldChar w:fldCharType="end"/>
        </w:r>
      </w:hyperlink>
    </w:p>
    <w:p w14:paraId="6E5086F3" w14:textId="77777777" w:rsidR="001820FD" w:rsidRDefault="00966246" w:rsidP="001820FD">
      <w:pPr>
        <w:pStyle w:val="TOC2"/>
        <w:tabs>
          <w:tab w:val="right" w:leader="dot" w:pos="7296"/>
        </w:tabs>
        <w:rPr>
          <w:rFonts w:asciiTheme="minorHAnsi" w:eastAsiaTheme="minorEastAsia" w:hAnsiTheme="minorHAnsi" w:cstheme="minorBidi"/>
          <w:noProof/>
          <w:lang w:val="sv-SE" w:eastAsia="sv-SE"/>
        </w:rPr>
      </w:pPr>
      <w:hyperlink w:anchor="_Toc497934408" w:history="1">
        <w:r w:rsidR="001820FD" w:rsidRPr="007B6D8F">
          <w:rPr>
            <w:rStyle w:val="Hyperlink"/>
            <w:noProof/>
          </w:rPr>
          <w:t>Background and Motivation</w:t>
        </w:r>
        <w:r w:rsidR="001820FD">
          <w:rPr>
            <w:noProof/>
            <w:webHidden/>
          </w:rPr>
          <w:tab/>
        </w:r>
        <w:r w:rsidR="001820FD">
          <w:rPr>
            <w:noProof/>
            <w:webHidden/>
          </w:rPr>
          <w:fldChar w:fldCharType="begin"/>
        </w:r>
        <w:r w:rsidR="001820FD">
          <w:rPr>
            <w:noProof/>
            <w:webHidden/>
          </w:rPr>
          <w:instrText xml:space="preserve"> PAGEREF _Toc497934408 \h </w:instrText>
        </w:r>
        <w:r w:rsidR="001820FD">
          <w:rPr>
            <w:noProof/>
            <w:webHidden/>
          </w:rPr>
        </w:r>
        <w:r w:rsidR="001820FD">
          <w:rPr>
            <w:noProof/>
            <w:webHidden/>
          </w:rPr>
          <w:fldChar w:fldCharType="separate"/>
        </w:r>
        <w:r w:rsidR="001820FD">
          <w:rPr>
            <w:noProof/>
            <w:webHidden/>
          </w:rPr>
          <w:t>7</w:t>
        </w:r>
        <w:r w:rsidR="001820FD">
          <w:rPr>
            <w:noProof/>
            <w:webHidden/>
          </w:rPr>
          <w:fldChar w:fldCharType="end"/>
        </w:r>
      </w:hyperlink>
    </w:p>
    <w:p w14:paraId="22560633" w14:textId="77777777" w:rsidR="001820FD" w:rsidRDefault="00966246" w:rsidP="001820FD">
      <w:pPr>
        <w:pStyle w:val="TOC2"/>
        <w:tabs>
          <w:tab w:val="right" w:leader="dot" w:pos="7296"/>
        </w:tabs>
        <w:rPr>
          <w:rFonts w:asciiTheme="minorHAnsi" w:eastAsiaTheme="minorEastAsia" w:hAnsiTheme="minorHAnsi" w:cstheme="minorBidi"/>
          <w:noProof/>
          <w:lang w:val="sv-SE" w:eastAsia="sv-SE"/>
        </w:rPr>
      </w:pPr>
      <w:hyperlink w:anchor="_Toc497934409" w:history="1">
        <w:r w:rsidR="001820FD" w:rsidRPr="007B6D8F">
          <w:rPr>
            <w:rStyle w:val="Hyperlink"/>
            <w:noProof/>
          </w:rPr>
          <w:t>Previous Work</w:t>
        </w:r>
        <w:r w:rsidR="001820FD">
          <w:rPr>
            <w:noProof/>
            <w:webHidden/>
          </w:rPr>
          <w:tab/>
        </w:r>
        <w:r w:rsidR="001820FD">
          <w:rPr>
            <w:noProof/>
            <w:webHidden/>
          </w:rPr>
          <w:fldChar w:fldCharType="begin"/>
        </w:r>
        <w:r w:rsidR="001820FD">
          <w:rPr>
            <w:noProof/>
            <w:webHidden/>
          </w:rPr>
          <w:instrText xml:space="preserve"> PAGEREF _Toc497934409 \h </w:instrText>
        </w:r>
        <w:r w:rsidR="001820FD">
          <w:rPr>
            <w:noProof/>
            <w:webHidden/>
          </w:rPr>
        </w:r>
        <w:r w:rsidR="001820FD">
          <w:rPr>
            <w:noProof/>
            <w:webHidden/>
          </w:rPr>
          <w:fldChar w:fldCharType="separate"/>
        </w:r>
        <w:r w:rsidR="001820FD">
          <w:rPr>
            <w:noProof/>
            <w:webHidden/>
          </w:rPr>
          <w:t>9</w:t>
        </w:r>
        <w:r w:rsidR="001820FD">
          <w:rPr>
            <w:noProof/>
            <w:webHidden/>
          </w:rPr>
          <w:fldChar w:fldCharType="end"/>
        </w:r>
      </w:hyperlink>
    </w:p>
    <w:p w14:paraId="593897FC" w14:textId="77777777" w:rsidR="001820FD" w:rsidRDefault="00966246" w:rsidP="001820FD">
      <w:pPr>
        <w:pStyle w:val="TOC2"/>
        <w:tabs>
          <w:tab w:val="right" w:leader="dot" w:pos="7296"/>
        </w:tabs>
        <w:rPr>
          <w:rFonts w:asciiTheme="minorHAnsi" w:eastAsiaTheme="minorEastAsia" w:hAnsiTheme="minorHAnsi" w:cstheme="minorBidi"/>
          <w:noProof/>
          <w:lang w:val="sv-SE" w:eastAsia="sv-SE"/>
        </w:rPr>
      </w:pPr>
      <w:hyperlink w:anchor="_Toc497934410" w:history="1">
        <w:r w:rsidR="001820FD" w:rsidRPr="007B6D8F">
          <w:rPr>
            <w:rStyle w:val="Hyperlink"/>
            <w:noProof/>
          </w:rPr>
          <w:t>Purpose of the Project</w:t>
        </w:r>
        <w:r w:rsidR="001820FD">
          <w:rPr>
            <w:noProof/>
            <w:webHidden/>
          </w:rPr>
          <w:tab/>
        </w:r>
        <w:r w:rsidR="001820FD">
          <w:rPr>
            <w:noProof/>
            <w:webHidden/>
          </w:rPr>
          <w:fldChar w:fldCharType="begin"/>
        </w:r>
        <w:r w:rsidR="001820FD">
          <w:rPr>
            <w:noProof/>
            <w:webHidden/>
          </w:rPr>
          <w:instrText xml:space="preserve"> PAGEREF _Toc497934410 \h </w:instrText>
        </w:r>
        <w:r w:rsidR="001820FD">
          <w:rPr>
            <w:noProof/>
            <w:webHidden/>
          </w:rPr>
        </w:r>
        <w:r w:rsidR="001820FD">
          <w:rPr>
            <w:noProof/>
            <w:webHidden/>
          </w:rPr>
          <w:fldChar w:fldCharType="separate"/>
        </w:r>
        <w:r w:rsidR="001820FD">
          <w:rPr>
            <w:noProof/>
            <w:webHidden/>
          </w:rPr>
          <w:t>10</w:t>
        </w:r>
        <w:r w:rsidR="001820FD">
          <w:rPr>
            <w:noProof/>
            <w:webHidden/>
          </w:rPr>
          <w:fldChar w:fldCharType="end"/>
        </w:r>
      </w:hyperlink>
    </w:p>
    <w:p w14:paraId="6B2B86FF" w14:textId="77777777" w:rsidR="001820FD" w:rsidRDefault="00966246" w:rsidP="001820FD">
      <w:pPr>
        <w:pStyle w:val="TOC2"/>
        <w:tabs>
          <w:tab w:val="right" w:leader="dot" w:pos="7296"/>
        </w:tabs>
        <w:rPr>
          <w:rFonts w:asciiTheme="minorHAnsi" w:eastAsiaTheme="minorEastAsia" w:hAnsiTheme="minorHAnsi" w:cstheme="minorBidi"/>
          <w:noProof/>
          <w:lang w:val="sv-SE" w:eastAsia="sv-SE"/>
        </w:rPr>
      </w:pPr>
      <w:hyperlink w:anchor="_Toc497934411" w:history="1">
        <w:r w:rsidR="001820FD" w:rsidRPr="007B6D8F">
          <w:rPr>
            <w:rStyle w:val="Hyperlink"/>
            <w:noProof/>
          </w:rPr>
          <w:t>Outline of the Thesis</w:t>
        </w:r>
        <w:r w:rsidR="001820FD">
          <w:rPr>
            <w:noProof/>
            <w:webHidden/>
          </w:rPr>
          <w:tab/>
        </w:r>
        <w:r w:rsidR="001820FD">
          <w:rPr>
            <w:noProof/>
            <w:webHidden/>
          </w:rPr>
          <w:fldChar w:fldCharType="begin"/>
        </w:r>
        <w:r w:rsidR="001820FD">
          <w:rPr>
            <w:noProof/>
            <w:webHidden/>
          </w:rPr>
          <w:instrText xml:space="preserve"> PAGEREF _Toc497934411 \h </w:instrText>
        </w:r>
        <w:r w:rsidR="001820FD">
          <w:rPr>
            <w:noProof/>
            <w:webHidden/>
          </w:rPr>
        </w:r>
        <w:r w:rsidR="001820FD">
          <w:rPr>
            <w:noProof/>
            <w:webHidden/>
          </w:rPr>
          <w:fldChar w:fldCharType="separate"/>
        </w:r>
        <w:r w:rsidR="001820FD">
          <w:rPr>
            <w:noProof/>
            <w:webHidden/>
          </w:rPr>
          <w:t>11</w:t>
        </w:r>
        <w:r w:rsidR="001820FD">
          <w:rPr>
            <w:noProof/>
            <w:webHidden/>
          </w:rPr>
          <w:fldChar w:fldCharType="end"/>
        </w:r>
      </w:hyperlink>
    </w:p>
    <w:p w14:paraId="7FE6C66A" w14:textId="77777777" w:rsidR="001820FD" w:rsidRDefault="00966246" w:rsidP="001820FD">
      <w:pPr>
        <w:pStyle w:val="TOC1"/>
        <w:tabs>
          <w:tab w:val="right" w:leader="dot" w:pos="7296"/>
        </w:tabs>
        <w:rPr>
          <w:rFonts w:asciiTheme="minorHAnsi" w:eastAsiaTheme="minorEastAsia" w:hAnsiTheme="minorHAnsi" w:cstheme="minorBidi"/>
          <w:noProof/>
          <w:lang w:val="sv-SE" w:eastAsia="sv-SE"/>
        </w:rPr>
      </w:pPr>
      <w:hyperlink w:anchor="_Toc497934412" w:history="1">
        <w:r w:rsidR="001820FD" w:rsidRPr="007B6D8F">
          <w:rPr>
            <w:rStyle w:val="Hyperlink"/>
            <w:noProof/>
          </w:rPr>
          <w:t>Theory</w:t>
        </w:r>
        <w:r w:rsidR="001820FD">
          <w:rPr>
            <w:noProof/>
            <w:webHidden/>
          </w:rPr>
          <w:tab/>
        </w:r>
        <w:r w:rsidR="001820FD">
          <w:rPr>
            <w:noProof/>
            <w:webHidden/>
          </w:rPr>
          <w:fldChar w:fldCharType="begin"/>
        </w:r>
        <w:r w:rsidR="001820FD">
          <w:rPr>
            <w:noProof/>
            <w:webHidden/>
          </w:rPr>
          <w:instrText xml:space="preserve"> PAGEREF _Toc497934412 \h </w:instrText>
        </w:r>
        <w:r w:rsidR="001820FD">
          <w:rPr>
            <w:noProof/>
            <w:webHidden/>
          </w:rPr>
        </w:r>
        <w:r w:rsidR="001820FD">
          <w:rPr>
            <w:noProof/>
            <w:webHidden/>
          </w:rPr>
          <w:fldChar w:fldCharType="separate"/>
        </w:r>
        <w:r w:rsidR="001820FD">
          <w:rPr>
            <w:noProof/>
            <w:webHidden/>
          </w:rPr>
          <w:t>13</w:t>
        </w:r>
        <w:r w:rsidR="001820FD">
          <w:rPr>
            <w:noProof/>
            <w:webHidden/>
          </w:rPr>
          <w:fldChar w:fldCharType="end"/>
        </w:r>
      </w:hyperlink>
    </w:p>
    <w:p w14:paraId="5356D25C" w14:textId="77777777" w:rsidR="001820FD" w:rsidRDefault="00966246" w:rsidP="001820FD">
      <w:pPr>
        <w:pStyle w:val="TOC2"/>
        <w:tabs>
          <w:tab w:val="right" w:leader="dot" w:pos="7296"/>
        </w:tabs>
        <w:rPr>
          <w:rFonts w:asciiTheme="minorHAnsi" w:eastAsiaTheme="minorEastAsia" w:hAnsiTheme="minorHAnsi" w:cstheme="minorBidi"/>
          <w:noProof/>
          <w:lang w:val="sv-SE" w:eastAsia="sv-SE"/>
        </w:rPr>
      </w:pPr>
      <w:hyperlink w:anchor="_Toc497934413" w:history="1">
        <w:r w:rsidR="001820FD" w:rsidRPr="007B6D8F">
          <w:rPr>
            <w:rStyle w:val="Hyperlink"/>
            <w:noProof/>
            <w:lang w:eastAsia="sv-SE"/>
          </w:rPr>
          <w:t>Heterogeneous Networks</w:t>
        </w:r>
        <w:r w:rsidR="001820FD">
          <w:rPr>
            <w:noProof/>
            <w:webHidden/>
          </w:rPr>
          <w:tab/>
        </w:r>
        <w:r w:rsidR="001820FD">
          <w:rPr>
            <w:noProof/>
            <w:webHidden/>
          </w:rPr>
          <w:fldChar w:fldCharType="begin"/>
        </w:r>
        <w:r w:rsidR="001820FD">
          <w:rPr>
            <w:noProof/>
            <w:webHidden/>
          </w:rPr>
          <w:instrText xml:space="preserve"> PAGEREF _Toc497934413 \h </w:instrText>
        </w:r>
        <w:r w:rsidR="001820FD">
          <w:rPr>
            <w:noProof/>
            <w:webHidden/>
          </w:rPr>
        </w:r>
        <w:r w:rsidR="001820FD">
          <w:rPr>
            <w:noProof/>
            <w:webHidden/>
          </w:rPr>
          <w:fldChar w:fldCharType="separate"/>
        </w:r>
        <w:r w:rsidR="001820FD">
          <w:rPr>
            <w:noProof/>
            <w:webHidden/>
          </w:rPr>
          <w:t>13</w:t>
        </w:r>
        <w:r w:rsidR="001820FD">
          <w:rPr>
            <w:noProof/>
            <w:webHidden/>
          </w:rPr>
          <w:fldChar w:fldCharType="end"/>
        </w:r>
      </w:hyperlink>
    </w:p>
    <w:p w14:paraId="44D0E505" w14:textId="77777777" w:rsidR="001820FD" w:rsidRDefault="00966246" w:rsidP="001820FD">
      <w:pPr>
        <w:pStyle w:val="TOC3"/>
        <w:tabs>
          <w:tab w:val="right" w:leader="dot" w:pos="7296"/>
        </w:tabs>
        <w:rPr>
          <w:rFonts w:asciiTheme="minorHAnsi" w:eastAsiaTheme="minorEastAsia" w:hAnsiTheme="minorHAnsi" w:cstheme="minorBidi"/>
          <w:noProof/>
          <w:lang w:val="sv-SE" w:eastAsia="sv-SE"/>
        </w:rPr>
      </w:pPr>
      <w:hyperlink w:anchor="_Toc497934414" w:history="1">
        <w:r w:rsidR="001820FD" w:rsidRPr="007B6D8F">
          <w:rPr>
            <w:rStyle w:val="Hyperlink"/>
            <w:noProof/>
            <w:lang w:eastAsia="sv-SE"/>
          </w:rPr>
          <w:t>Macro Cells:</w:t>
        </w:r>
        <w:r w:rsidR="001820FD">
          <w:rPr>
            <w:noProof/>
            <w:webHidden/>
          </w:rPr>
          <w:tab/>
        </w:r>
        <w:r w:rsidR="001820FD">
          <w:rPr>
            <w:noProof/>
            <w:webHidden/>
          </w:rPr>
          <w:fldChar w:fldCharType="begin"/>
        </w:r>
        <w:r w:rsidR="001820FD">
          <w:rPr>
            <w:noProof/>
            <w:webHidden/>
          </w:rPr>
          <w:instrText xml:space="preserve"> PAGEREF _Toc497934414 \h </w:instrText>
        </w:r>
        <w:r w:rsidR="001820FD">
          <w:rPr>
            <w:noProof/>
            <w:webHidden/>
          </w:rPr>
        </w:r>
        <w:r w:rsidR="001820FD">
          <w:rPr>
            <w:noProof/>
            <w:webHidden/>
          </w:rPr>
          <w:fldChar w:fldCharType="separate"/>
        </w:r>
        <w:r w:rsidR="001820FD">
          <w:rPr>
            <w:noProof/>
            <w:webHidden/>
          </w:rPr>
          <w:t>14</w:t>
        </w:r>
        <w:r w:rsidR="001820FD">
          <w:rPr>
            <w:noProof/>
            <w:webHidden/>
          </w:rPr>
          <w:fldChar w:fldCharType="end"/>
        </w:r>
      </w:hyperlink>
    </w:p>
    <w:p w14:paraId="1CEEC33D" w14:textId="77777777" w:rsidR="001820FD" w:rsidRDefault="00966246" w:rsidP="001820FD">
      <w:pPr>
        <w:pStyle w:val="TOC3"/>
        <w:tabs>
          <w:tab w:val="right" w:leader="dot" w:pos="7296"/>
        </w:tabs>
        <w:rPr>
          <w:rFonts w:asciiTheme="minorHAnsi" w:eastAsiaTheme="minorEastAsia" w:hAnsiTheme="minorHAnsi" w:cstheme="minorBidi"/>
          <w:noProof/>
          <w:lang w:val="sv-SE" w:eastAsia="sv-SE"/>
        </w:rPr>
      </w:pPr>
      <w:hyperlink w:anchor="_Toc497934415" w:history="1">
        <w:r w:rsidR="001820FD" w:rsidRPr="007B6D8F">
          <w:rPr>
            <w:rStyle w:val="Hyperlink"/>
            <w:noProof/>
            <w:lang w:eastAsia="sv-SE"/>
          </w:rPr>
          <w:t>Micro Cells</w:t>
        </w:r>
        <w:r w:rsidR="001820FD">
          <w:rPr>
            <w:noProof/>
            <w:webHidden/>
          </w:rPr>
          <w:tab/>
        </w:r>
        <w:r w:rsidR="001820FD">
          <w:rPr>
            <w:noProof/>
            <w:webHidden/>
          </w:rPr>
          <w:fldChar w:fldCharType="begin"/>
        </w:r>
        <w:r w:rsidR="001820FD">
          <w:rPr>
            <w:noProof/>
            <w:webHidden/>
          </w:rPr>
          <w:instrText xml:space="preserve"> PAGEREF _Toc497934415 \h </w:instrText>
        </w:r>
        <w:r w:rsidR="001820FD">
          <w:rPr>
            <w:noProof/>
            <w:webHidden/>
          </w:rPr>
        </w:r>
        <w:r w:rsidR="001820FD">
          <w:rPr>
            <w:noProof/>
            <w:webHidden/>
          </w:rPr>
          <w:fldChar w:fldCharType="separate"/>
        </w:r>
        <w:r w:rsidR="001820FD">
          <w:rPr>
            <w:noProof/>
            <w:webHidden/>
          </w:rPr>
          <w:t>14</w:t>
        </w:r>
        <w:r w:rsidR="001820FD">
          <w:rPr>
            <w:noProof/>
            <w:webHidden/>
          </w:rPr>
          <w:fldChar w:fldCharType="end"/>
        </w:r>
      </w:hyperlink>
    </w:p>
    <w:p w14:paraId="0EC4CD82" w14:textId="77777777" w:rsidR="001820FD" w:rsidRDefault="00966246" w:rsidP="001820FD">
      <w:pPr>
        <w:pStyle w:val="TOC3"/>
        <w:tabs>
          <w:tab w:val="right" w:leader="dot" w:pos="7296"/>
        </w:tabs>
        <w:rPr>
          <w:rFonts w:asciiTheme="minorHAnsi" w:eastAsiaTheme="minorEastAsia" w:hAnsiTheme="minorHAnsi" w:cstheme="minorBidi"/>
          <w:noProof/>
          <w:lang w:val="sv-SE" w:eastAsia="sv-SE"/>
        </w:rPr>
      </w:pPr>
      <w:hyperlink w:anchor="_Toc497934416" w:history="1">
        <w:r w:rsidR="001820FD" w:rsidRPr="007B6D8F">
          <w:rPr>
            <w:rStyle w:val="Hyperlink"/>
            <w:noProof/>
            <w:lang w:eastAsia="sv-SE"/>
          </w:rPr>
          <w:t>Pico Cells</w:t>
        </w:r>
        <w:r w:rsidR="001820FD">
          <w:rPr>
            <w:noProof/>
            <w:webHidden/>
          </w:rPr>
          <w:tab/>
        </w:r>
        <w:r w:rsidR="001820FD">
          <w:rPr>
            <w:noProof/>
            <w:webHidden/>
          </w:rPr>
          <w:fldChar w:fldCharType="begin"/>
        </w:r>
        <w:r w:rsidR="001820FD">
          <w:rPr>
            <w:noProof/>
            <w:webHidden/>
          </w:rPr>
          <w:instrText xml:space="preserve"> PAGEREF _Toc497934416 \h </w:instrText>
        </w:r>
        <w:r w:rsidR="001820FD">
          <w:rPr>
            <w:noProof/>
            <w:webHidden/>
          </w:rPr>
        </w:r>
        <w:r w:rsidR="001820FD">
          <w:rPr>
            <w:noProof/>
            <w:webHidden/>
          </w:rPr>
          <w:fldChar w:fldCharType="separate"/>
        </w:r>
        <w:r w:rsidR="001820FD">
          <w:rPr>
            <w:noProof/>
            <w:webHidden/>
          </w:rPr>
          <w:t>14</w:t>
        </w:r>
        <w:r w:rsidR="001820FD">
          <w:rPr>
            <w:noProof/>
            <w:webHidden/>
          </w:rPr>
          <w:fldChar w:fldCharType="end"/>
        </w:r>
      </w:hyperlink>
    </w:p>
    <w:p w14:paraId="2F0CBF9B" w14:textId="77777777" w:rsidR="001820FD" w:rsidRDefault="00966246" w:rsidP="001820FD">
      <w:pPr>
        <w:pStyle w:val="TOC3"/>
        <w:tabs>
          <w:tab w:val="right" w:leader="dot" w:pos="7296"/>
        </w:tabs>
        <w:rPr>
          <w:rFonts w:asciiTheme="minorHAnsi" w:eastAsiaTheme="minorEastAsia" w:hAnsiTheme="minorHAnsi" w:cstheme="minorBidi"/>
          <w:noProof/>
          <w:lang w:val="sv-SE" w:eastAsia="sv-SE"/>
        </w:rPr>
      </w:pPr>
      <w:hyperlink w:anchor="_Toc497934417" w:history="1">
        <w:r w:rsidR="001820FD" w:rsidRPr="007B6D8F">
          <w:rPr>
            <w:rStyle w:val="Hyperlink"/>
            <w:noProof/>
          </w:rPr>
          <w:t>Femto cell</w:t>
        </w:r>
        <w:r w:rsidR="001820FD">
          <w:rPr>
            <w:noProof/>
            <w:webHidden/>
          </w:rPr>
          <w:tab/>
        </w:r>
        <w:r w:rsidR="001820FD">
          <w:rPr>
            <w:noProof/>
            <w:webHidden/>
          </w:rPr>
          <w:fldChar w:fldCharType="begin"/>
        </w:r>
        <w:r w:rsidR="001820FD">
          <w:rPr>
            <w:noProof/>
            <w:webHidden/>
          </w:rPr>
          <w:instrText xml:space="preserve"> PAGEREF _Toc497934417 \h </w:instrText>
        </w:r>
        <w:r w:rsidR="001820FD">
          <w:rPr>
            <w:noProof/>
            <w:webHidden/>
          </w:rPr>
        </w:r>
        <w:r w:rsidR="001820FD">
          <w:rPr>
            <w:noProof/>
            <w:webHidden/>
          </w:rPr>
          <w:fldChar w:fldCharType="separate"/>
        </w:r>
        <w:r w:rsidR="001820FD">
          <w:rPr>
            <w:noProof/>
            <w:webHidden/>
          </w:rPr>
          <w:t>15</w:t>
        </w:r>
        <w:r w:rsidR="001820FD">
          <w:rPr>
            <w:noProof/>
            <w:webHidden/>
          </w:rPr>
          <w:fldChar w:fldCharType="end"/>
        </w:r>
      </w:hyperlink>
    </w:p>
    <w:p w14:paraId="171F6CCF" w14:textId="77777777" w:rsidR="001820FD" w:rsidRDefault="00966246" w:rsidP="001820FD">
      <w:pPr>
        <w:pStyle w:val="TOC2"/>
        <w:tabs>
          <w:tab w:val="right" w:leader="dot" w:pos="7296"/>
        </w:tabs>
        <w:rPr>
          <w:rFonts w:asciiTheme="minorHAnsi" w:eastAsiaTheme="minorEastAsia" w:hAnsiTheme="minorHAnsi" w:cstheme="minorBidi"/>
          <w:noProof/>
          <w:lang w:val="sv-SE" w:eastAsia="sv-SE"/>
        </w:rPr>
      </w:pPr>
      <w:hyperlink w:anchor="_Toc497934418" w:history="1">
        <w:r w:rsidR="001820FD" w:rsidRPr="007B6D8F">
          <w:rPr>
            <w:rStyle w:val="Hyperlink"/>
            <w:noProof/>
            <w:lang w:eastAsia="sv-SE"/>
          </w:rPr>
          <w:t>LTE Basics</w:t>
        </w:r>
        <w:r w:rsidR="001820FD">
          <w:rPr>
            <w:noProof/>
            <w:webHidden/>
          </w:rPr>
          <w:tab/>
        </w:r>
        <w:r w:rsidR="001820FD">
          <w:rPr>
            <w:noProof/>
            <w:webHidden/>
          </w:rPr>
          <w:fldChar w:fldCharType="begin"/>
        </w:r>
        <w:r w:rsidR="001820FD">
          <w:rPr>
            <w:noProof/>
            <w:webHidden/>
          </w:rPr>
          <w:instrText xml:space="preserve"> PAGEREF _Toc497934418 \h </w:instrText>
        </w:r>
        <w:r w:rsidR="001820FD">
          <w:rPr>
            <w:noProof/>
            <w:webHidden/>
          </w:rPr>
        </w:r>
        <w:r w:rsidR="001820FD">
          <w:rPr>
            <w:noProof/>
            <w:webHidden/>
          </w:rPr>
          <w:fldChar w:fldCharType="separate"/>
        </w:r>
        <w:r w:rsidR="001820FD">
          <w:rPr>
            <w:noProof/>
            <w:webHidden/>
          </w:rPr>
          <w:t>15</w:t>
        </w:r>
        <w:r w:rsidR="001820FD">
          <w:rPr>
            <w:noProof/>
            <w:webHidden/>
          </w:rPr>
          <w:fldChar w:fldCharType="end"/>
        </w:r>
      </w:hyperlink>
    </w:p>
    <w:p w14:paraId="2B9E1053" w14:textId="77777777" w:rsidR="001820FD" w:rsidRDefault="00966246" w:rsidP="001820FD">
      <w:pPr>
        <w:pStyle w:val="TOC3"/>
        <w:tabs>
          <w:tab w:val="right" w:leader="dot" w:pos="7296"/>
        </w:tabs>
        <w:rPr>
          <w:rFonts w:asciiTheme="minorHAnsi" w:eastAsiaTheme="minorEastAsia" w:hAnsiTheme="minorHAnsi" w:cstheme="minorBidi"/>
          <w:noProof/>
          <w:lang w:val="sv-SE" w:eastAsia="sv-SE"/>
        </w:rPr>
      </w:pPr>
      <w:hyperlink w:anchor="_Toc497934419" w:history="1">
        <w:r w:rsidR="001820FD" w:rsidRPr="007B6D8F">
          <w:rPr>
            <w:rStyle w:val="Hyperlink"/>
            <w:noProof/>
            <w:lang w:eastAsia="sv-SE"/>
          </w:rPr>
          <w:t>OFDM (Orthogonal Frequency Division Multiplex)</w:t>
        </w:r>
        <w:r w:rsidR="001820FD">
          <w:rPr>
            <w:noProof/>
            <w:webHidden/>
          </w:rPr>
          <w:tab/>
        </w:r>
        <w:r w:rsidR="001820FD">
          <w:rPr>
            <w:noProof/>
            <w:webHidden/>
          </w:rPr>
          <w:fldChar w:fldCharType="begin"/>
        </w:r>
        <w:r w:rsidR="001820FD">
          <w:rPr>
            <w:noProof/>
            <w:webHidden/>
          </w:rPr>
          <w:instrText xml:space="preserve"> PAGEREF _Toc497934419 \h </w:instrText>
        </w:r>
        <w:r w:rsidR="001820FD">
          <w:rPr>
            <w:noProof/>
            <w:webHidden/>
          </w:rPr>
        </w:r>
        <w:r w:rsidR="001820FD">
          <w:rPr>
            <w:noProof/>
            <w:webHidden/>
          </w:rPr>
          <w:fldChar w:fldCharType="separate"/>
        </w:r>
        <w:r w:rsidR="001820FD">
          <w:rPr>
            <w:noProof/>
            <w:webHidden/>
          </w:rPr>
          <w:t>15</w:t>
        </w:r>
        <w:r w:rsidR="001820FD">
          <w:rPr>
            <w:noProof/>
            <w:webHidden/>
          </w:rPr>
          <w:fldChar w:fldCharType="end"/>
        </w:r>
      </w:hyperlink>
    </w:p>
    <w:p w14:paraId="69E512CC" w14:textId="77777777" w:rsidR="001820FD" w:rsidRDefault="00966246" w:rsidP="001820FD">
      <w:pPr>
        <w:pStyle w:val="TOC3"/>
        <w:tabs>
          <w:tab w:val="right" w:leader="dot" w:pos="7296"/>
        </w:tabs>
        <w:rPr>
          <w:rFonts w:asciiTheme="minorHAnsi" w:eastAsiaTheme="minorEastAsia" w:hAnsiTheme="minorHAnsi" w:cstheme="minorBidi"/>
          <w:noProof/>
          <w:lang w:val="sv-SE" w:eastAsia="sv-SE"/>
        </w:rPr>
      </w:pPr>
      <w:hyperlink w:anchor="_Toc497934420" w:history="1">
        <w:r w:rsidR="001820FD" w:rsidRPr="007B6D8F">
          <w:rPr>
            <w:rStyle w:val="Hyperlink"/>
            <w:rFonts w:ascii="Times New Roman" w:hAnsi="Times New Roman"/>
            <w:noProof/>
            <w:lang w:eastAsia="sv-SE"/>
          </w:rPr>
          <w:t>MIMO (Multiple Input Multiple Output)</w:t>
        </w:r>
        <w:r w:rsidR="001820FD">
          <w:rPr>
            <w:noProof/>
            <w:webHidden/>
          </w:rPr>
          <w:tab/>
        </w:r>
        <w:r w:rsidR="001820FD">
          <w:rPr>
            <w:noProof/>
            <w:webHidden/>
          </w:rPr>
          <w:fldChar w:fldCharType="begin"/>
        </w:r>
        <w:r w:rsidR="001820FD">
          <w:rPr>
            <w:noProof/>
            <w:webHidden/>
          </w:rPr>
          <w:instrText xml:space="preserve"> PAGEREF _Toc497934420 \h </w:instrText>
        </w:r>
        <w:r w:rsidR="001820FD">
          <w:rPr>
            <w:noProof/>
            <w:webHidden/>
          </w:rPr>
        </w:r>
        <w:r w:rsidR="001820FD">
          <w:rPr>
            <w:noProof/>
            <w:webHidden/>
          </w:rPr>
          <w:fldChar w:fldCharType="separate"/>
        </w:r>
        <w:r w:rsidR="001820FD">
          <w:rPr>
            <w:noProof/>
            <w:webHidden/>
          </w:rPr>
          <w:t>16</w:t>
        </w:r>
        <w:r w:rsidR="001820FD">
          <w:rPr>
            <w:noProof/>
            <w:webHidden/>
          </w:rPr>
          <w:fldChar w:fldCharType="end"/>
        </w:r>
      </w:hyperlink>
    </w:p>
    <w:p w14:paraId="140F035D" w14:textId="77777777" w:rsidR="001820FD" w:rsidRDefault="00966246" w:rsidP="001820FD">
      <w:pPr>
        <w:pStyle w:val="TOC1"/>
        <w:tabs>
          <w:tab w:val="right" w:leader="dot" w:pos="7296"/>
        </w:tabs>
        <w:rPr>
          <w:rFonts w:asciiTheme="minorHAnsi" w:eastAsiaTheme="minorEastAsia" w:hAnsiTheme="minorHAnsi" w:cstheme="minorBidi"/>
          <w:noProof/>
          <w:lang w:val="sv-SE" w:eastAsia="sv-SE"/>
        </w:rPr>
      </w:pPr>
      <w:hyperlink w:anchor="_Toc497934421" w:history="1">
        <w:r w:rsidR="001820FD" w:rsidRPr="007B6D8F">
          <w:rPr>
            <w:rStyle w:val="Hyperlink"/>
            <w:noProof/>
          </w:rPr>
          <w:t>Power Model</w:t>
        </w:r>
        <w:r w:rsidR="001820FD">
          <w:rPr>
            <w:noProof/>
            <w:webHidden/>
          </w:rPr>
          <w:tab/>
        </w:r>
        <w:r w:rsidR="001820FD">
          <w:rPr>
            <w:noProof/>
            <w:webHidden/>
          </w:rPr>
          <w:fldChar w:fldCharType="begin"/>
        </w:r>
        <w:r w:rsidR="001820FD">
          <w:rPr>
            <w:noProof/>
            <w:webHidden/>
          </w:rPr>
          <w:instrText xml:space="preserve"> PAGEREF _Toc497934421 \h </w:instrText>
        </w:r>
        <w:r w:rsidR="001820FD">
          <w:rPr>
            <w:noProof/>
            <w:webHidden/>
          </w:rPr>
        </w:r>
        <w:r w:rsidR="001820FD">
          <w:rPr>
            <w:noProof/>
            <w:webHidden/>
          </w:rPr>
          <w:fldChar w:fldCharType="separate"/>
        </w:r>
        <w:r w:rsidR="001820FD">
          <w:rPr>
            <w:noProof/>
            <w:webHidden/>
          </w:rPr>
          <w:t>17</w:t>
        </w:r>
        <w:r w:rsidR="001820FD">
          <w:rPr>
            <w:noProof/>
            <w:webHidden/>
          </w:rPr>
          <w:fldChar w:fldCharType="end"/>
        </w:r>
      </w:hyperlink>
    </w:p>
    <w:p w14:paraId="1F00C5CD" w14:textId="77777777" w:rsidR="001820FD" w:rsidRDefault="00966246" w:rsidP="001820FD">
      <w:pPr>
        <w:pStyle w:val="TOC2"/>
        <w:tabs>
          <w:tab w:val="right" w:leader="dot" w:pos="7296"/>
        </w:tabs>
        <w:rPr>
          <w:rFonts w:asciiTheme="minorHAnsi" w:eastAsiaTheme="minorEastAsia" w:hAnsiTheme="minorHAnsi" w:cstheme="minorBidi"/>
          <w:noProof/>
          <w:lang w:val="sv-SE" w:eastAsia="sv-SE"/>
        </w:rPr>
      </w:pPr>
      <w:hyperlink w:anchor="_Toc497934422" w:history="1">
        <w:r w:rsidR="001820FD" w:rsidRPr="007B6D8F">
          <w:rPr>
            <w:rStyle w:val="Hyperlink"/>
            <w:noProof/>
          </w:rPr>
          <w:t>Power distribution in base station</w:t>
        </w:r>
        <w:r w:rsidR="001820FD">
          <w:rPr>
            <w:noProof/>
            <w:webHidden/>
          </w:rPr>
          <w:tab/>
        </w:r>
        <w:r w:rsidR="001820FD">
          <w:rPr>
            <w:noProof/>
            <w:webHidden/>
          </w:rPr>
          <w:fldChar w:fldCharType="begin"/>
        </w:r>
        <w:r w:rsidR="001820FD">
          <w:rPr>
            <w:noProof/>
            <w:webHidden/>
          </w:rPr>
          <w:instrText xml:space="preserve"> PAGEREF _Toc497934422 \h </w:instrText>
        </w:r>
        <w:r w:rsidR="001820FD">
          <w:rPr>
            <w:noProof/>
            <w:webHidden/>
          </w:rPr>
        </w:r>
        <w:r w:rsidR="001820FD">
          <w:rPr>
            <w:noProof/>
            <w:webHidden/>
          </w:rPr>
          <w:fldChar w:fldCharType="separate"/>
        </w:r>
        <w:r w:rsidR="001820FD">
          <w:rPr>
            <w:noProof/>
            <w:webHidden/>
          </w:rPr>
          <w:t>17</w:t>
        </w:r>
        <w:r w:rsidR="001820FD">
          <w:rPr>
            <w:noProof/>
            <w:webHidden/>
          </w:rPr>
          <w:fldChar w:fldCharType="end"/>
        </w:r>
      </w:hyperlink>
    </w:p>
    <w:p w14:paraId="7BB11A18" w14:textId="77777777" w:rsidR="001820FD" w:rsidRDefault="00966246" w:rsidP="001820FD">
      <w:pPr>
        <w:pStyle w:val="TOC2"/>
        <w:tabs>
          <w:tab w:val="right" w:leader="dot" w:pos="7296"/>
        </w:tabs>
        <w:rPr>
          <w:rFonts w:asciiTheme="minorHAnsi" w:eastAsiaTheme="minorEastAsia" w:hAnsiTheme="minorHAnsi" w:cstheme="minorBidi"/>
          <w:noProof/>
          <w:lang w:val="sv-SE" w:eastAsia="sv-SE"/>
        </w:rPr>
      </w:pPr>
      <w:hyperlink w:anchor="_Toc497934423" w:history="1">
        <w:r w:rsidR="001820FD" w:rsidRPr="007B6D8F">
          <w:rPr>
            <w:rStyle w:val="Hyperlink"/>
            <w:noProof/>
          </w:rPr>
          <w:t>Power consumed at maximal load</w:t>
        </w:r>
        <w:r w:rsidR="001820FD">
          <w:rPr>
            <w:noProof/>
            <w:webHidden/>
          </w:rPr>
          <w:tab/>
        </w:r>
        <w:r w:rsidR="001820FD">
          <w:rPr>
            <w:noProof/>
            <w:webHidden/>
          </w:rPr>
          <w:fldChar w:fldCharType="begin"/>
        </w:r>
        <w:r w:rsidR="001820FD">
          <w:rPr>
            <w:noProof/>
            <w:webHidden/>
          </w:rPr>
          <w:instrText xml:space="preserve"> PAGEREF _Toc497934423 \h </w:instrText>
        </w:r>
        <w:r w:rsidR="001820FD">
          <w:rPr>
            <w:noProof/>
            <w:webHidden/>
          </w:rPr>
        </w:r>
        <w:r w:rsidR="001820FD">
          <w:rPr>
            <w:noProof/>
            <w:webHidden/>
          </w:rPr>
          <w:fldChar w:fldCharType="separate"/>
        </w:r>
        <w:r w:rsidR="001820FD">
          <w:rPr>
            <w:noProof/>
            <w:webHidden/>
          </w:rPr>
          <w:t>18</w:t>
        </w:r>
        <w:r w:rsidR="001820FD">
          <w:rPr>
            <w:noProof/>
            <w:webHidden/>
          </w:rPr>
          <w:fldChar w:fldCharType="end"/>
        </w:r>
      </w:hyperlink>
    </w:p>
    <w:p w14:paraId="5442F5A4" w14:textId="77777777" w:rsidR="001820FD" w:rsidRDefault="00966246" w:rsidP="001820FD">
      <w:pPr>
        <w:pStyle w:val="TOC2"/>
        <w:tabs>
          <w:tab w:val="right" w:leader="dot" w:pos="7296"/>
        </w:tabs>
        <w:rPr>
          <w:rFonts w:asciiTheme="minorHAnsi" w:eastAsiaTheme="minorEastAsia" w:hAnsiTheme="minorHAnsi" w:cstheme="minorBidi"/>
          <w:noProof/>
          <w:lang w:val="sv-SE" w:eastAsia="sv-SE"/>
        </w:rPr>
      </w:pPr>
      <w:hyperlink w:anchor="_Toc497934424" w:history="1">
        <w:r w:rsidR="001820FD" w:rsidRPr="007B6D8F">
          <w:rPr>
            <w:rStyle w:val="Hyperlink"/>
            <w:noProof/>
          </w:rPr>
          <w:t>Variable load power consumption of BS</w:t>
        </w:r>
        <w:r w:rsidR="001820FD">
          <w:rPr>
            <w:noProof/>
            <w:webHidden/>
          </w:rPr>
          <w:tab/>
        </w:r>
        <w:r w:rsidR="001820FD">
          <w:rPr>
            <w:noProof/>
            <w:webHidden/>
          </w:rPr>
          <w:fldChar w:fldCharType="begin"/>
        </w:r>
        <w:r w:rsidR="001820FD">
          <w:rPr>
            <w:noProof/>
            <w:webHidden/>
          </w:rPr>
          <w:instrText xml:space="preserve"> PAGEREF _Toc497934424 \h </w:instrText>
        </w:r>
        <w:r w:rsidR="001820FD">
          <w:rPr>
            <w:noProof/>
            <w:webHidden/>
          </w:rPr>
        </w:r>
        <w:r w:rsidR="001820FD">
          <w:rPr>
            <w:noProof/>
            <w:webHidden/>
          </w:rPr>
          <w:fldChar w:fldCharType="separate"/>
        </w:r>
        <w:r w:rsidR="001820FD">
          <w:rPr>
            <w:noProof/>
            <w:webHidden/>
          </w:rPr>
          <w:t>22</w:t>
        </w:r>
        <w:r w:rsidR="001820FD">
          <w:rPr>
            <w:noProof/>
            <w:webHidden/>
          </w:rPr>
          <w:fldChar w:fldCharType="end"/>
        </w:r>
      </w:hyperlink>
    </w:p>
    <w:p w14:paraId="27D67636" w14:textId="77777777" w:rsidR="001820FD" w:rsidRDefault="00966246" w:rsidP="001820FD">
      <w:pPr>
        <w:pStyle w:val="TOC2"/>
        <w:tabs>
          <w:tab w:val="right" w:leader="dot" w:pos="7296"/>
        </w:tabs>
        <w:rPr>
          <w:rFonts w:asciiTheme="minorHAnsi" w:eastAsiaTheme="minorEastAsia" w:hAnsiTheme="minorHAnsi" w:cstheme="minorBidi"/>
          <w:noProof/>
          <w:lang w:val="sv-SE" w:eastAsia="sv-SE"/>
        </w:rPr>
      </w:pPr>
      <w:hyperlink w:anchor="_Toc497934425" w:history="1">
        <w:r w:rsidR="001820FD" w:rsidRPr="007B6D8F">
          <w:rPr>
            <w:rStyle w:val="Hyperlink"/>
            <w:noProof/>
          </w:rPr>
          <w:t>Energy consumption references</w:t>
        </w:r>
        <w:r w:rsidR="001820FD">
          <w:rPr>
            <w:noProof/>
            <w:webHidden/>
          </w:rPr>
          <w:tab/>
        </w:r>
        <w:r w:rsidR="001820FD">
          <w:rPr>
            <w:noProof/>
            <w:webHidden/>
          </w:rPr>
          <w:fldChar w:fldCharType="begin"/>
        </w:r>
        <w:r w:rsidR="001820FD">
          <w:rPr>
            <w:noProof/>
            <w:webHidden/>
          </w:rPr>
          <w:instrText xml:space="preserve"> PAGEREF _Toc497934425 \h </w:instrText>
        </w:r>
        <w:r w:rsidR="001820FD">
          <w:rPr>
            <w:noProof/>
            <w:webHidden/>
          </w:rPr>
        </w:r>
        <w:r w:rsidR="001820FD">
          <w:rPr>
            <w:noProof/>
            <w:webHidden/>
          </w:rPr>
          <w:fldChar w:fldCharType="separate"/>
        </w:r>
        <w:r w:rsidR="001820FD">
          <w:rPr>
            <w:noProof/>
            <w:webHidden/>
          </w:rPr>
          <w:t>23</w:t>
        </w:r>
        <w:r w:rsidR="001820FD">
          <w:rPr>
            <w:noProof/>
            <w:webHidden/>
          </w:rPr>
          <w:fldChar w:fldCharType="end"/>
        </w:r>
      </w:hyperlink>
    </w:p>
    <w:p w14:paraId="6981C317" w14:textId="77777777" w:rsidR="001820FD" w:rsidRDefault="00966246" w:rsidP="001820FD">
      <w:pPr>
        <w:pStyle w:val="TOC3"/>
        <w:tabs>
          <w:tab w:val="right" w:leader="dot" w:pos="7296"/>
        </w:tabs>
        <w:rPr>
          <w:rFonts w:asciiTheme="minorHAnsi" w:eastAsiaTheme="minorEastAsia" w:hAnsiTheme="minorHAnsi" w:cstheme="minorBidi"/>
          <w:noProof/>
          <w:lang w:val="sv-SE" w:eastAsia="sv-SE"/>
        </w:rPr>
      </w:pPr>
      <w:hyperlink w:anchor="_Toc497934426" w:history="1">
        <w:r w:rsidR="001820FD" w:rsidRPr="007B6D8F">
          <w:rPr>
            <w:rStyle w:val="Hyperlink"/>
            <w:noProof/>
          </w:rPr>
          <w:t>Energy per bit</w:t>
        </w:r>
        <w:r w:rsidR="001820FD">
          <w:rPr>
            <w:noProof/>
            <w:webHidden/>
          </w:rPr>
          <w:tab/>
        </w:r>
        <w:r w:rsidR="001820FD">
          <w:rPr>
            <w:noProof/>
            <w:webHidden/>
          </w:rPr>
          <w:fldChar w:fldCharType="begin"/>
        </w:r>
        <w:r w:rsidR="001820FD">
          <w:rPr>
            <w:noProof/>
            <w:webHidden/>
          </w:rPr>
          <w:instrText xml:space="preserve"> PAGEREF _Toc497934426 \h </w:instrText>
        </w:r>
        <w:r w:rsidR="001820FD">
          <w:rPr>
            <w:noProof/>
            <w:webHidden/>
          </w:rPr>
        </w:r>
        <w:r w:rsidR="001820FD">
          <w:rPr>
            <w:noProof/>
            <w:webHidden/>
          </w:rPr>
          <w:fldChar w:fldCharType="separate"/>
        </w:r>
        <w:r w:rsidR="001820FD">
          <w:rPr>
            <w:noProof/>
            <w:webHidden/>
          </w:rPr>
          <w:t>23</w:t>
        </w:r>
        <w:r w:rsidR="001820FD">
          <w:rPr>
            <w:noProof/>
            <w:webHidden/>
          </w:rPr>
          <w:fldChar w:fldCharType="end"/>
        </w:r>
      </w:hyperlink>
    </w:p>
    <w:p w14:paraId="32264284" w14:textId="77777777" w:rsidR="001820FD" w:rsidRDefault="00966246" w:rsidP="001820FD">
      <w:pPr>
        <w:pStyle w:val="TOC3"/>
        <w:tabs>
          <w:tab w:val="right" w:leader="dot" w:pos="7296"/>
        </w:tabs>
        <w:rPr>
          <w:rFonts w:asciiTheme="minorHAnsi" w:eastAsiaTheme="minorEastAsia" w:hAnsiTheme="minorHAnsi" w:cstheme="minorBidi"/>
          <w:noProof/>
          <w:lang w:val="sv-SE" w:eastAsia="sv-SE"/>
        </w:rPr>
      </w:pPr>
      <w:hyperlink w:anchor="_Toc497934427" w:history="1">
        <w:r w:rsidR="001820FD" w:rsidRPr="007B6D8F">
          <w:rPr>
            <w:rStyle w:val="Hyperlink"/>
            <w:noProof/>
          </w:rPr>
          <w:t>Power per unit area</w:t>
        </w:r>
        <w:r w:rsidR="001820FD">
          <w:rPr>
            <w:noProof/>
            <w:webHidden/>
          </w:rPr>
          <w:tab/>
        </w:r>
        <w:r w:rsidR="001820FD">
          <w:rPr>
            <w:noProof/>
            <w:webHidden/>
          </w:rPr>
          <w:fldChar w:fldCharType="begin"/>
        </w:r>
        <w:r w:rsidR="001820FD">
          <w:rPr>
            <w:noProof/>
            <w:webHidden/>
          </w:rPr>
          <w:instrText xml:space="preserve"> PAGEREF _Toc497934427 \h </w:instrText>
        </w:r>
        <w:r w:rsidR="001820FD">
          <w:rPr>
            <w:noProof/>
            <w:webHidden/>
          </w:rPr>
        </w:r>
        <w:r w:rsidR="001820FD">
          <w:rPr>
            <w:noProof/>
            <w:webHidden/>
          </w:rPr>
          <w:fldChar w:fldCharType="separate"/>
        </w:r>
        <w:r w:rsidR="001820FD">
          <w:rPr>
            <w:noProof/>
            <w:webHidden/>
          </w:rPr>
          <w:t>24</w:t>
        </w:r>
        <w:r w:rsidR="001820FD">
          <w:rPr>
            <w:noProof/>
            <w:webHidden/>
          </w:rPr>
          <w:fldChar w:fldCharType="end"/>
        </w:r>
      </w:hyperlink>
    </w:p>
    <w:p w14:paraId="00D290C8" w14:textId="77777777" w:rsidR="001820FD" w:rsidRDefault="00966246" w:rsidP="001820FD">
      <w:pPr>
        <w:pStyle w:val="TOC2"/>
        <w:tabs>
          <w:tab w:val="right" w:leader="dot" w:pos="7296"/>
        </w:tabs>
        <w:rPr>
          <w:rFonts w:asciiTheme="minorHAnsi" w:eastAsiaTheme="minorEastAsia" w:hAnsiTheme="minorHAnsi" w:cstheme="minorBidi"/>
          <w:noProof/>
          <w:lang w:val="sv-SE" w:eastAsia="sv-SE"/>
        </w:rPr>
      </w:pPr>
      <w:hyperlink w:anchor="_Toc497934428" w:history="1">
        <w:r w:rsidR="001820FD" w:rsidRPr="007B6D8F">
          <w:rPr>
            <w:rStyle w:val="Hyperlink"/>
            <w:rFonts w:ascii="Times New Roman" w:hAnsi="Times New Roman"/>
            <w:noProof/>
          </w:rPr>
          <w:t>Average power consumption</w:t>
        </w:r>
        <w:r w:rsidR="001820FD">
          <w:rPr>
            <w:noProof/>
            <w:webHidden/>
          </w:rPr>
          <w:tab/>
        </w:r>
        <w:r w:rsidR="001820FD">
          <w:rPr>
            <w:noProof/>
            <w:webHidden/>
          </w:rPr>
          <w:fldChar w:fldCharType="begin"/>
        </w:r>
        <w:r w:rsidR="001820FD">
          <w:rPr>
            <w:noProof/>
            <w:webHidden/>
          </w:rPr>
          <w:instrText xml:space="preserve"> PAGEREF _Toc497934428 \h </w:instrText>
        </w:r>
        <w:r w:rsidR="001820FD">
          <w:rPr>
            <w:noProof/>
            <w:webHidden/>
          </w:rPr>
        </w:r>
        <w:r w:rsidR="001820FD">
          <w:rPr>
            <w:noProof/>
            <w:webHidden/>
          </w:rPr>
          <w:fldChar w:fldCharType="separate"/>
        </w:r>
        <w:r w:rsidR="001820FD">
          <w:rPr>
            <w:noProof/>
            <w:webHidden/>
          </w:rPr>
          <w:t>24</w:t>
        </w:r>
        <w:r w:rsidR="001820FD">
          <w:rPr>
            <w:noProof/>
            <w:webHidden/>
          </w:rPr>
          <w:fldChar w:fldCharType="end"/>
        </w:r>
      </w:hyperlink>
    </w:p>
    <w:p w14:paraId="2908FF6E" w14:textId="77777777" w:rsidR="001820FD" w:rsidRDefault="00966246" w:rsidP="001820FD">
      <w:pPr>
        <w:pStyle w:val="TOC2"/>
        <w:tabs>
          <w:tab w:val="right" w:leader="dot" w:pos="7296"/>
        </w:tabs>
        <w:rPr>
          <w:rFonts w:asciiTheme="minorHAnsi" w:eastAsiaTheme="minorEastAsia" w:hAnsiTheme="minorHAnsi" w:cstheme="minorBidi"/>
          <w:noProof/>
          <w:lang w:val="sv-SE" w:eastAsia="sv-SE"/>
        </w:rPr>
      </w:pPr>
      <w:hyperlink w:anchor="_Toc497934429" w:history="1">
        <w:r w:rsidR="001820FD" w:rsidRPr="007B6D8F">
          <w:rPr>
            <w:rStyle w:val="Hyperlink"/>
            <w:rFonts w:ascii="Times New Roman" w:hAnsi="Times New Roman"/>
            <w:noProof/>
          </w:rPr>
          <w:t>Average power consumption over a day</w:t>
        </w:r>
        <w:r w:rsidR="001820FD">
          <w:rPr>
            <w:noProof/>
            <w:webHidden/>
          </w:rPr>
          <w:tab/>
        </w:r>
        <w:r w:rsidR="001820FD">
          <w:rPr>
            <w:noProof/>
            <w:webHidden/>
          </w:rPr>
          <w:fldChar w:fldCharType="begin"/>
        </w:r>
        <w:r w:rsidR="001820FD">
          <w:rPr>
            <w:noProof/>
            <w:webHidden/>
          </w:rPr>
          <w:instrText xml:space="preserve"> PAGEREF _Toc497934429 \h </w:instrText>
        </w:r>
        <w:r w:rsidR="001820FD">
          <w:rPr>
            <w:noProof/>
            <w:webHidden/>
          </w:rPr>
        </w:r>
        <w:r w:rsidR="001820FD">
          <w:rPr>
            <w:noProof/>
            <w:webHidden/>
          </w:rPr>
          <w:fldChar w:fldCharType="separate"/>
        </w:r>
        <w:r w:rsidR="001820FD">
          <w:rPr>
            <w:noProof/>
            <w:webHidden/>
          </w:rPr>
          <w:t>24</w:t>
        </w:r>
        <w:r w:rsidR="001820FD">
          <w:rPr>
            <w:noProof/>
            <w:webHidden/>
          </w:rPr>
          <w:fldChar w:fldCharType="end"/>
        </w:r>
      </w:hyperlink>
    </w:p>
    <w:p w14:paraId="593BF055" w14:textId="77777777" w:rsidR="001820FD" w:rsidRDefault="00966246" w:rsidP="001820FD">
      <w:pPr>
        <w:pStyle w:val="TOC2"/>
        <w:tabs>
          <w:tab w:val="right" w:leader="dot" w:pos="7296"/>
        </w:tabs>
        <w:rPr>
          <w:rFonts w:asciiTheme="minorHAnsi" w:eastAsiaTheme="minorEastAsia" w:hAnsiTheme="minorHAnsi" w:cstheme="minorBidi"/>
          <w:noProof/>
          <w:lang w:val="sv-SE" w:eastAsia="sv-SE"/>
        </w:rPr>
      </w:pPr>
      <w:hyperlink w:anchor="_Toc497934430" w:history="1">
        <w:r w:rsidR="001820FD" w:rsidRPr="007B6D8F">
          <w:rPr>
            <w:rStyle w:val="Hyperlink"/>
            <w:rFonts w:ascii="Times New Roman" w:hAnsi="Times New Roman"/>
            <w:noProof/>
          </w:rPr>
          <w:t>Energy Saving schemes</w:t>
        </w:r>
        <w:r w:rsidR="001820FD">
          <w:rPr>
            <w:noProof/>
            <w:webHidden/>
          </w:rPr>
          <w:tab/>
        </w:r>
        <w:r w:rsidR="001820FD">
          <w:rPr>
            <w:noProof/>
            <w:webHidden/>
          </w:rPr>
          <w:fldChar w:fldCharType="begin"/>
        </w:r>
        <w:r w:rsidR="001820FD">
          <w:rPr>
            <w:noProof/>
            <w:webHidden/>
          </w:rPr>
          <w:instrText xml:space="preserve"> PAGEREF _Toc497934430 \h </w:instrText>
        </w:r>
        <w:r w:rsidR="001820FD">
          <w:rPr>
            <w:noProof/>
            <w:webHidden/>
          </w:rPr>
        </w:r>
        <w:r w:rsidR="001820FD">
          <w:rPr>
            <w:noProof/>
            <w:webHidden/>
          </w:rPr>
          <w:fldChar w:fldCharType="separate"/>
        </w:r>
        <w:r w:rsidR="001820FD">
          <w:rPr>
            <w:noProof/>
            <w:webHidden/>
          </w:rPr>
          <w:t>25</w:t>
        </w:r>
        <w:r w:rsidR="001820FD">
          <w:rPr>
            <w:noProof/>
            <w:webHidden/>
          </w:rPr>
          <w:fldChar w:fldCharType="end"/>
        </w:r>
      </w:hyperlink>
    </w:p>
    <w:p w14:paraId="6B7FDC42" w14:textId="77777777" w:rsidR="001820FD" w:rsidRDefault="00966246" w:rsidP="001820FD">
      <w:pPr>
        <w:pStyle w:val="TOC3"/>
        <w:tabs>
          <w:tab w:val="right" w:leader="dot" w:pos="7296"/>
        </w:tabs>
        <w:rPr>
          <w:rFonts w:asciiTheme="minorHAnsi" w:eastAsiaTheme="minorEastAsia" w:hAnsiTheme="minorHAnsi" w:cstheme="minorBidi"/>
          <w:noProof/>
          <w:lang w:val="sv-SE" w:eastAsia="sv-SE"/>
        </w:rPr>
      </w:pPr>
      <w:hyperlink w:anchor="_Toc497934431" w:history="1">
        <w:r w:rsidR="001820FD" w:rsidRPr="007B6D8F">
          <w:rPr>
            <w:rStyle w:val="Hyperlink"/>
            <w:rFonts w:ascii="Times New Roman" w:hAnsi="Times New Roman"/>
            <w:noProof/>
          </w:rPr>
          <w:t>Lean Carrier</w:t>
        </w:r>
        <w:r w:rsidR="001820FD">
          <w:rPr>
            <w:noProof/>
            <w:webHidden/>
          </w:rPr>
          <w:tab/>
        </w:r>
        <w:r w:rsidR="001820FD">
          <w:rPr>
            <w:noProof/>
            <w:webHidden/>
          </w:rPr>
          <w:fldChar w:fldCharType="begin"/>
        </w:r>
        <w:r w:rsidR="001820FD">
          <w:rPr>
            <w:noProof/>
            <w:webHidden/>
          </w:rPr>
          <w:instrText xml:space="preserve"> PAGEREF _Toc497934431 \h </w:instrText>
        </w:r>
        <w:r w:rsidR="001820FD">
          <w:rPr>
            <w:noProof/>
            <w:webHidden/>
          </w:rPr>
        </w:r>
        <w:r w:rsidR="001820FD">
          <w:rPr>
            <w:noProof/>
            <w:webHidden/>
          </w:rPr>
          <w:fldChar w:fldCharType="separate"/>
        </w:r>
        <w:r w:rsidR="001820FD">
          <w:rPr>
            <w:noProof/>
            <w:webHidden/>
          </w:rPr>
          <w:t>25</w:t>
        </w:r>
        <w:r w:rsidR="001820FD">
          <w:rPr>
            <w:noProof/>
            <w:webHidden/>
          </w:rPr>
          <w:fldChar w:fldCharType="end"/>
        </w:r>
      </w:hyperlink>
    </w:p>
    <w:p w14:paraId="2331BD60" w14:textId="77777777" w:rsidR="001820FD" w:rsidRDefault="00966246" w:rsidP="001820FD">
      <w:pPr>
        <w:pStyle w:val="TOC3"/>
        <w:tabs>
          <w:tab w:val="right" w:leader="dot" w:pos="7296"/>
        </w:tabs>
        <w:rPr>
          <w:rFonts w:asciiTheme="minorHAnsi" w:eastAsiaTheme="minorEastAsia" w:hAnsiTheme="minorHAnsi" w:cstheme="minorBidi"/>
          <w:noProof/>
          <w:lang w:val="sv-SE" w:eastAsia="sv-SE"/>
        </w:rPr>
      </w:pPr>
      <w:hyperlink w:anchor="_Toc497934432" w:history="1">
        <w:r w:rsidR="001820FD" w:rsidRPr="007B6D8F">
          <w:rPr>
            <w:rStyle w:val="Hyperlink"/>
            <w:rFonts w:ascii="Times New Roman" w:hAnsi="Times New Roman"/>
            <w:noProof/>
          </w:rPr>
          <w:t>Micro TX sleep</w:t>
        </w:r>
        <w:r w:rsidR="001820FD">
          <w:rPr>
            <w:noProof/>
            <w:webHidden/>
          </w:rPr>
          <w:tab/>
        </w:r>
        <w:r w:rsidR="001820FD">
          <w:rPr>
            <w:noProof/>
            <w:webHidden/>
          </w:rPr>
          <w:fldChar w:fldCharType="begin"/>
        </w:r>
        <w:r w:rsidR="001820FD">
          <w:rPr>
            <w:noProof/>
            <w:webHidden/>
          </w:rPr>
          <w:instrText xml:space="preserve"> PAGEREF _Toc497934432 \h </w:instrText>
        </w:r>
        <w:r w:rsidR="001820FD">
          <w:rPr>
            <w:noProof/>
            <w:webHidden/>
          </w:rPr>
        </w:r>
        <w:r w:rsidR="001820FD">
          <w:rPr>
            <w:noProof/>
            <w:webHidden/>
          </w:rPr>
          <w:fldChar w:fldCharType="separate"/>
        </w:r>
        <w:r w:rsidR="001820FD">
          <w:rPr>
            <w:noProof/>
            <w:webHidden/>
          </w:rPr>
          <w:t>26</w:t>
        </w:r>
        <w:r w:rsidR="001820FD">
          <w:rPr>
            <w:noProof/>
            <w:webHidden/>
          </w:rPr>
          <w:fldChar w:fldCharType="end"/>
        </w:r>
      </w:hyperlink>
    </w:p>
    <w:p w14:paraId="463AC6D8" w14:textId="77777777" w:rsidR="001820FD" w:rsidRDefault="00966246" w:rsidP="001820FD">
      <w:pPr>
        <w:pStyle w:val="TOC2"/>
        <w:tabs>
          <w:tab w:val="right" w:leader="dot" w:pos="7296"/>
        </w:tabs>
        <w:rPr>
          <w:rFonts w:asciiTheme="minorHAnsi" w:eastAsiaTheme="minorEastAsia" w:hAnsiTheme="minorHAnsi" w:cstheme="minorBidi"/>
          <w:noProof/>
          <w:lang w:val="sv-SE" w:eastAsia="sv-SE"/>
        </w:rPr>
      </w:pPr>
      <w:hyperlink w:anchor="_Toc497934433" w:history="1">
        <w:r w:rsidR="001820FD" w:rsidRPr="007B6D8F">
          <w:rPr>
            <w:rStyle w:val="Hyperlink"/>
            <w:rFonts w:ascii="Times New Roman" w:hAnsi="Times New Roman"/>
            <w:noProof/>
          </w:rPr>
          <w:t>MBSFN</w:t>
        </w:r>
        <w:r w:rsidR="001820FD">
          <w:rPr>
            <w:noProof/>
            <w:webHidden/>
          </w:rPr>
          <w:tab/>
        </w:r>
        <w:r w:rsidR="001820FD">
          <w:rPr>
            <w:noProof/>
            <w:webHidden/>
          </w:rPr>
          <w:fldChar w:fldCharType="begin"/>
        </w:r>
        <w:r w:rsidR="001820FD">
          <w:rPr>
            <w:noProof/>
            <w:webHidden/>
          </w:rPr>
          <w:instrText xml:space="preserve"> PAGEREF _Toc497934433 \h </w:instrText>
        </w:r>
        <w:r w:rsidR="001820FD">
          <w:rPr>
            <w:noProof/>
            <w:webHidden/>
          </w:rPr>
        </w:r>
        <w:r w:rsidR="001820FD">
          <w:rPr>
            <w:noProof/>
            <w:webHidden/>
          </w:rPr>
          <w:fldChar w:fldCharType="separate"/>
        </w:r>
        <w:r w:rsidR="001820FD">
          <w:rPr>
            <w:noProof/>
            <w:webHidden/>
          </w:rPr>
          <w:t>26</w:t>
        </w:r>
        <w:r w:rsidR="001820FD">
          <w:rPr>
            <w:noProof/>
            <w:webHidden/>
          </w:rPr>
          <w:fldChar w:fldCharType="end"/>
        </w:r>
      </w:hyperlink>
    </w:p>
    <w:p w14:paraId="57EB246F" w14:textId="77777777" w:rsidR="001820FD" w:rsidRDefault="00966246" w:rsidP="001820FD">
      <w:pPr>
        <w:pStyle w:val="TOC1"/>
        <w:tabs>
          <w:tab w:val="right" w:leader="dot" w:pos="7296"/>
        </w:tabs>
        <w:rPr>
          <w:rFonts w:asciiTheme="minorHAnsi" w:eastAsiaTheme="minorEastAsia" w:hAnsiTheme="minorHAnsi" w:cstheme="minorBidi"/>
          <w:noProof/>
          <w:lang w:val="sv-SE" w:eastAsia="sv-SE"/>
        </w:rPr>
      </w:pPr>
      <w:hyperlink w:anchor="_Toc497934434" w:history="1">
        <w:r w:rsidR="001820FD" w:rsidRPr="007B6D8F">
          <w:rPr>
            <w:rStyle w:val="Hyperlink"/>
            <w:rFonts w:ascii="Times New Roman" w:hAnsi="Times New Roman"/>
            <w:noProof/>
          </w:rPr>
          <w:t>Methodology</w:t>
        </w:r>
        <w:r w:rsidR="001820FD">
          <w:rPr>
            <w:noProof/>
            <w:webHidden/>
          </w:rPr>
          <w:tab/>
        </w:r>
        <w:r w:rsidR="001820FD">
          <w:rPr>
            <w:noProof/>
            <w:webHidden/>
          </w:rPr>
          <w:fldChar w:fldCharType="begin"/>
        </w:r>
        <w:r w:rsidR="001820FD">
          <w:rPr>
            <w:noProof/>
            <w:webHidden/>
          </w:rPr>
          <w:instrText xml:space="preserve"> PAGEREF _Toc497934434 \h </w:instrText>
        </w:r>
        <w:r w:rsidR="001820FD">
          <w:rPr>
            <w:noProof/>
            <w:webHidden/>
          </w:rPr>
        </w:r>
        <w:r w:rsidR="001820FD">
          <w:rPr>
            <w:noProof/>
            <w:webHidden/>
          </w:rPr>
          <w:fldChar w:fldCharType="separate"/>
        </w:r>
        <w:r w:rsidR="001820FD">
          <w:rPr>
            <w:noProof/>
            <w:webHidden/>
          </w:rPr>
          <w:t>28</w:t>
        </w:r>
        <w:r w:rsidR="001820FD">
          <w:rPr>
            <w:noProof/>
            <w:webHidden/>
          </w:rPr>
          <w:fldChar w:fldCharType="end"/>
        </w:r>
      </w:hyperlink>
    </w:p>
    <w:p w14:paraId="72E1999A" w14:textId="77777777" w:rsidR="001820FD" w:rsidRDefault="00966246" w:rsidP="001820FD">
      <w:pPr>
        <w:pStyle w:val="TOC2"/>
        <w:tabs>
          <w:tab w:val="right" w:leader="dot" w:pos="7296"/>
        </w:tabs>
        <w:rPr>
          <w:rFonts w:asciiTheme="minorHAnsi" w:eastAsiaTheme="minorEastAsia" w:hAnsiTheme="minorHAnsi" w:cstheme="minorBidi"/>
          <w:noProof/>
          <w:lang w:val="sv-SE" w:eastAsia="sv-SE"/>
        </w:rPr>
      </w:pPr>
      <w:hyperlink w:anchor="_Toc497934435" w:history="1">
        <w:r w:rsidR="001820FD" w:rsidRPr="007B6D8F">
          <w:rPr>
            <w:rStyle w:val="Hyperlink"/>
            <w:rFonts w:ascii="Times New Roman" w:hAnsi="Times New Roman"/>
            <w:noProof/>
          </w:rPr>
          <w:t>The Simulator</w:t>
        </w:r>
        <w:r w:rsidR="001820FD">
          <w:rPr>
            <w:noProof/>
            <w:webHidden/>
          </w:rPr>
          <w:tab/>
        </w:r>
        <w:r w:rsidR="001820FD">
          <w:rPr>
            <w:noProof/>
            <w:webHidden/>
          </w:rPr>
          <w:fldChar w:fldCharType="begin"/>
        </w:r>
        <w:r w:rsidR="001820FD">
          <w:rPr>
            <w:noProof/>
            <w:webHidden/>
          </w:rPr>
          <w:instrText xml:space="preserve"> PAGEREF _Toc497934435 \h </w:instrText>
        </w:r>
        <w:r w:rsidR="001820FD">
          <w:rPr>
            <w:noProof/>
            <w:webHidden/>
          </w:rPr>
        </w:r>
        <w:r w:rsidR="001820FD">
          <w:rPr>
            <w:noProof/>
            <w:webHidden/>
          </w:rPr>
          <w:fldChar w:fldCharType="separate"/>
        </w:r>
        <w:r w:rsidR="001820FD">
          <w:rPr>
            <w:noProof/>
            <w:webHidden/>
          </w:rPr>
          <w:t>28</w:t>
        </w:r>
        <w:r w:rsidR="001820FD">
          <w:rPr>
            <w:noProof/>
            <w:webHidden/>
          </w:rPr>
          <w:fldChar w:fldCharType="end"/>
        </w:r>
      </w:hyperlink>
    </w:p>
    <w:p w14:paraId="53CE9CA2" w14:textId="77777777" w:rsidR="001820FD" w:rsidRDefault="00966246" w:rsidP="001820FD">
      <w:pPr>
        <w:pStyle w:val="TOC2"/>
        <w:tabs>
          <w:tab w:val="right" w:leader="dot" w:pos="7296"/>
        </w:tabs>
        <w:rPr>
          <w:rFonts w:asciiTheme="minorHAnsi" w:eastAsiaTheme="minorEastAsia" w:hAnsiTheme="minorHAnsi" w:cstheme="minorBidi"/>
          <w:noProof/>
          <w:lang w:val="sv-SE" w:eastAsia="sv-SE"/>
        </w:rPr>
      </w:pPr>
      <w:hyperlink w:anchor="_Toc497934436" w:history="1">
        <w:r w:rsidR="001820FD" w:rsidRPr="007B6D8F">
          <w:rPr>
            <w:rStyle w:val="Hyperlink"/>
            <w:rFonts w:ascii="Times New Roman" w:hAnsi="Times New Roman"/>
            <w:noProof/>
          </w:rPr>
          <w:t>Setup</w:t>
        </w:r>
        <w:r w:rsidR="001820FD">
          <w:rPr>
            <w:noProof/>
            <w:webHidden/>
          </w:rPr>
          <w:tab/>
        </w:r>
        <w:r w:rsidR="001820FD">
          <w:rPr>
            <w:noProof/>
            <w:webHidden/>
          </w:rPr>
          <w:fldChar w:fldCharType="begin"/>
        </w:r>
        <w:r w:rsidR="001820FD">
          <w:rPr>
            <w:noProof/>
            <w:webHidden/>
          </w:rPr>
          <w:instrText xml:space="preserve"> PAGEREF _Toc497934436 \h </w:instrText>
        </w:r>
        <w:r w:rsidR="001820FD">
          <w:rPr>
            <w:noProof/>
            <w:webHidden/>
          </w:rPr>
        </w:r>
        <w:r w:rsidR="001820FD">
          <w:rPr>
            <w:noProof/>
            <w:webHidden/>
          </w:rPr>
          <w:fldChar w:fldCharType="separate"/>
        </w:r>
        <w:r w:rsidR="001820FD">
          <w:rPr>
            <w:noProof/>
            <w:webHidden/>
          </w:rPr>
          <w:t>28</w:t>
        </w:r>
        <w:r w:rsidR="001820FD">
          <w:rPr>
            <w:noProof/>
            <w:webHidden/>
          </w:rPr>
          <w:fldChar w:fldCharType="end"/>
        </w:r>
      </w:hyperlink>
    </w:p>
    <w:p w14:paraId="385BDE13" w14:textId="77777777" w:rsidR="001820FD" w:rsidRDefault="00966246" w:rsidP="001820FD">
      <w:pPr>
        <w:pStyle w:val="TOC2"/>
        <w:tabs>
          <w:tab w:val="right" w:leader="dot" w:pos="7296"/>
        </w:tabs>
        <w:rPr>
          <w:rFonts w:asciiTheme="minorHAnsi" w:eastAsiaTheme="minorEastAsia" w:hAnsiTheme="minorHAnsi" w:cstheme="minorBidi"/>
          <w:noProof/>
          <w:lang w:val="sv-SE" w:eastAsia="sv-SE"/>
        </w:rPr>
      </w:pPr>
      <w:hyperlink w:anchor="_Toc497934437" w:history="1">
        <w:r w:rsidR="001820FD" w:rsidRPr="007B6D8F">
          <w:rPr>
            <w:rStyle w:val="Hyperlink"/>
            <w:rFonts w:ascii="Times New Roman" w:hAnsi="Times New Roman"/>
            <w:noProof/>
          </w:rPr>
          <w:t>Deployment</w:t>
        </w:r>
        <w:r w:rsidR="001820FD">
          <w:rPr>
            <w:noProof/>
            <w:webHidden/>
          </w:rPr>
          <w:tab/>
        </w:r>
        <w:r w:rsidR="001820FD">
          <w:rPr>
            <w:noProof/>
            <w:webHidden/>
          </w:rPr>
          <w:fldChar w:fldCharType="begin"/>
        </w:r>
        <w:r w:rsidR="001820FD">
          <w:rPr>
            <w:noProof/>
            <w:webHidden/>
          </w:rPr>
          <w:instrText xml:space="preserve"> PAGEREF _Toc497934437 \h </w:instrText>
        </w:r>
        <w:r w:rsidR="001820FD">
          <w:rPr>
            <w:noProof/>
            <w:webHidden/>
          </w:rPr>
        </w:r>
        <w:r w:rsidR="001820FD">
          <w:rPr>
            <w:noProof/>
            <w:webHidden/>
          </w:rPr>
          <w:fldChar w:fldCharType="separate"/>
        </w:r>
        <w:r w:rsidR="001820FD">
          <w:rPr>
            <w:noProof/>
            <w:webHidden/>
          </w:rPr>
          <w:t>29</w:t>
        </w:r>
        <w:r w:rsidR="001820FD">
          <w:rPr>
            <w:noProof/>
            <w:webHidden/>
          </w:rPr>
          <w:fldChar w:fldCharType="end"/>
        </w:r>
      </w:hyperlink>
    </w:p>
    <w:p w14:paraId="376355F8" w14:textId="77777777" w:rsidR="001820FD" w:rsidRDefault="00966246" w:rsidP="001820FD">
      <w:pPr>
        <w:pStyle w:val="TOC2"/>
        <w:tabs>
          <w:tab w:val="right" w:leader="dot" w:pos="7296"/>
        </w:tabs>
        <w:rPr>
          <w:rFonts w:asciiTheme="minorHAnsi" w:eastAsiaTheme="minorEastAsia" w:hAnsiTheme="minorHAnsi" w:cstheme="minorBidi"/>
          <w:noProof/>
          <w:lang w:val="sv-SE" w:eastAsia="sv-SE"/>
        </w:rPr>
      </w:pPr>
      <w:hyperlink w:anchor="_Toc497934438" w:history="1">
        <w:r w:rsidR="001820FD" w:rsidRPr="007B6D8F">
          <w:rPr>
            <w:rStyle w:val="Hyperlink"/>
            <w:rFonts w:ascii="Times New Roman" w:hAnsi="Times New Roman"/>
            <w:noProof/>
          </w:rPr>
          <w:t>Traffic</w:t>
        </w:r>
        <w:r w:rsidR="001820FD">
          <w:rPr>
            <w:noProof/>
            <w:webHidden/>
          </w:rPr>
          <w:tab/>
        </w:r>
        <w:r w:rsidR="001820FD">
          <w:rPr>
            <w:noProof/>
            <w:webHidden/>
          </w:rPr>
          <w:fldChar w:fldCharType="begin"/>
        </w:r>
        <w:r w:rsidR="001820FD">
          <w:rPr>
            <w:noProof/>
            <w:webHidden/>
          </w:rPr>
          <w:instrText xml:space="preserve"> PAGEREF _Toc497934438 \h </w:instrText>
        </w:r>
        <w:r w:rsidR="001820FD">
          <w:rPr>
            <w:noProof/>
            <w:webHidden/>
          </w:rPr>
        </w:r>
        <w:r w:rsidR="001820FD">
          <w:rPr>
            <w:noProof/>
            <w:webHidden/>
          </w:rPr>
          <w:fldChar w:fldCharType="separate"/>
        </w:r>
        <w:r w:rsidR="001820FD">
          <w:rPr>
            <w:noProof/>
            <w:webHidden/>
          </w:rPr>
          <w:t>30</w:t>
        </w:r>
        <w:r w:rsidR="001820FD">
          <w:rPr>
            <w:noProof/>
            <w:webHidden/>
          </w:rPr>
          <w:fldChar w:fldCharType="end"/>
        </w:r>
      </w:hyperlink>
    </w:p>
    <w:p w14:paraId="78E5E77A" w14:textId="77777777" w:rsidR="001820FD" w:rsidRDefault="00966246" w:rsidP="001820FD">
      <w:pPr>
        <w:pStyle w:val="TOC1"/>
        <w:tabs>
          <w:tab w:val="right" w:leader="dot" w:pos="7296"/>
        </w:tabs>
        <w:rPr>
          <w:rFonts w:asciiTheme="minorHAnsi" w:eastAsiaTheme="minorEastAsia" w:hAnsiTheme="minorHAnsi" w:cstheme="minorBidi"/>
          <w:noProof/>
          <w:lang w:val="sv-SE" w:eastAsia="sv-SE"/>
        </w:rPr>
      </w:pPr>
      <w:hyperlink w:anchor="_Toc497934439" w:history="1">
        <w:r w:rsidR="001820FD" w:rsidRPr="007B6D8F">
          <w:rPr>
            <w:rStyle w:val="Hyperlink"/>
            <w:rFonts w:ascii="Times New Roman" w:hAnsi="Times New Roman"/>
            <w:noProof/>
          </w:rPr>
          <w:t>Results and Discussions</w:t>
        </w:r>
        <w:r w:rsidR="001820FD">
          <w:rPr>
            <w:noProof/>
            <w:webHidden/>
          </w:rPr>
          <w:tab/>
        </w:r>
        <w:r w:rsidR="001820FD">
          <w:rPr>
            <w:noProof/>
            <w:webHidden/>
          </w:rPr>
          <w:fldChar w:fldCharType="begin"/>
        </w:r>
        <w:r w:rsidR="001820FD">
          <w:rPr>
            <w:noProof/>
            <w:webHidden/>
          </w:rPr>
          <w:instrText xml:space="preserve"> PAGEREF _Toc497934439 \h </w:instrText>
        </w:r>
        <w:r w:rsidR="001820FD">
          <w:rPr>
            <w:noProof/>
            <w:webHidden/>
          </w:rPr>
        </w:r>
        <w:r w:rsidR="001820FD">
          <w:rPr>
            <w:noProof/>
            <w:webHidden/>
          </w:rPr>
          <w:fldChar w:fldCharType="separate"/>
        </w:r>
        <w:r w:rsidR="001820FD">
          <w:rPr>
            <w:noProof/>
            <w:webHidden/>
          </w:rPr>
          <w:t>32</w:t>
        </w:r>
        <w:r w:rsidR="001820FD">
          <w:rPr>
            <w:noProof/>
            <w:webHidden/>
          </w:rPr>
          <w:fldChar w:fldCharType="end"/>
        </w:r>
      </w:hyperlink>
    </w:p>
    <w:p w14:paraId="26EE321A" w14:textId="77777777" w:rsidR="001820FD" w:rsidRDefault="00966246" w:rsidP="001820FD">
      <w:pPr>
        <w:pStyle w:val="TOC2"/>
        <w:tabs>
          <w:tab w:val="right" w:leader="dot" w:pos="7296"/>
        </w:tabs>
        <w:rPr>
          <w:rFonts w:asciiTheme="minorHAnsi" w:eastAsiaTheme="minorEastAsia" w:hAnsiTheme="minorHAnsi" w:cstheme="minorBidi"/>
          <w:noProof/>
          <w:lang w:val="sv-SE" w:eastAsia="sv-SE"/>
        </w:rPr>
      </w:pPr>
      <w:hyperlink w:anchor="_Toc497934440" w:history="1">
        <w:r w:rsidR="001820FD" w:rsidRPr="007B6D8F">
          <w:rPr>
            <w:rStyle w:val="Hyperlink"/>
            <w:rFonts w:ascii="Times New Roman" w:hAnsi="Times New Roman"/>
            <w:noProof/>
          </w:rPr>
          <w:t>Comparison macro v/s micro without energy saving schemes</w:t>
        </w:r>
        <w:r w:rsidR="001820FD">
          <w:rPr>
            <w:noProof/>
            <w:webHidden/>
          </w:rPr>
          <w:tab/>
        </w:r>
        <w:r w:rsidR="001820FD">
          <w:rPr>
            <w:noProof/>
            <w:webHidden/>
          </w:rPr>
          <w:fldChar w:fldCharType="begin"/>
        </w:r>
        <w:r w:rsidR="001820FD">
          <w:rPr>
            <w:noProof/>
            <w:webHidden/>
          </w:rPr>
          <w:instrText xml:space="preserve"> PAGEREF _Toc497934440 \h </w:instrText>
        </w:r>
        <w:r w:rsidR="001820FD">
          <w:rPr>
            <w:noProof/>
            <w:webHidden/>
          </w:rPr>
        </w:r>
        <w:r w:rsidR="001820FD">
          <w:rPr>
            <w:noProof/>
            <w:webHidden/>
          </w:rPr>
          <w:fldChar w:fldCharType="separate"/>
        </w:r>
        <w:r w:rsidR="001820FD">
          <w:rPr>
            <w:noProof/>
            <w:webHidden/>
          </w:rPr>
          <w:t>32</w:t>
        </w:r>
        <w:r w:rsidR="001820FD">
          <w:rPr>
            <w:noProof/>
            <w:webHidden/>
          </w:rPr>
          <w:fldChar w:fldCharType="end"/>
        </w:r>
      </w:hyperlink>
    </w:p>
    <w:p w14:paraId="1B04CFD0" w14:textId="77777777" w:rsidR="001820FD" w:rsidRDefault="00966246" w:rsidP="001820FD">
      <w:pPr>
        <w:pStyle w:val="TOC2"/>
        <w:tabs>
          <w:tab w:val="right" w:leader="dot" w:pos="7296"/>
        </w:tabs>
        <w:rPr>
          <w:rFonts w:asciiTheme="minorHAnsi" w:eastAsiaTheme="minorEastAsia" w:hAnsiTheme="minorHAnsi" w:cstheme="minorBidi"/>
          <w:noProof/>
          <w:lang w:val="sv-SE" w:eastAsia="sv-SE"/>
        </w:rPr>
      </w:pPr>
      <w:hyperlink w:anchor="_Toc497934441" w:history="1">
        <w:r w:rsidR="001820FD" w:rsidRPr="007B6D8F">
          <w:rPr>
            <w:rStyle w:val="Hyperlink"/>
            <w:noProof/>
          </w:rPr>
          <w:t>Comparison macro with and without energy saving schemes</w:t>
        </w:r>
        <w:r w:rsidR="001820FD">
          <w:rPr>
            <w:noProof/>
            <w:webHidden/>
          </w:rPr>
          <w:tab/>
        </w:r>
        <w:r w:rsidR="001820FD">
          <w:rPr>
            <w:noProof/>
            <w:webHidden/>
          </w:rPr>
          <w:fldChar w:fldCharType="begin"/>
        </w:r>
        <w:r w:rsidR="001820FD">
          <w:rPr>
            <w:noProof/>
            <w:webHidden/>
          </w:rPr>
          <w:instrText xml:space="preserve"> PAGEREF _Toc497934441 \h </w:instrText>
        </w:r>
        <w:r w:rsidR="001820FD">
          <w:rPr>
            <w:noProof/>
            <w:webHidden/>
          </w:rPr>
        </w:r>
        <w:r w:rsidR="001820FD">
          <w:rPr>
            <w:noProof/>
            <w:webHidden/>
          </w:rPr>
          <w:fldChar w:fldCharType="separate"/>
        </w:r>
        <w:r w:rsidR="001820FD">
          <w:rPr>
            <w:noProof/>
            <w:webHidden/>
          </w:rPr>
          <w:t>38</w:t>
        </w:r>
        <w:r w:rsidR="001820FD">
          <w:rPr>
            <w:noProof/>
            <w:webHidden/>
          </w:rPr>
          <w:fldChar w:fldCharType="end"/>
        </w:r>
      </w:hyperlink>
    </w:p>
    <w:p w14:paraId="22A5132A" w14:textId="77777777" w:rsidR="001820FD" w:rsidRDefault="00966246" w:rsidP="001820FD">
      <w:pPr>
        <w:pStyle w:val="TOC2"/>
        <w:tabs>
          <w:tab w:val="right" w:leader="dot" w:pos="7296"/>
        </w:tabs>
        <w:rPr>
          <w:rFonts w:asciiTheme="minorHAnsi" w:eastAsiaTheme="minorEastAsia" w:hAnsiTheme="minorHAnsi" w:cstheme="minorBidi"/>
          <w:noProof/>
          <w:lang w:val="sv-SE" w:eastAsia="sv-SE"/>
        </w:rPr>
      </w:pPr>
      <w:hyperlink w:anchor="_Toc497934442" w:history="1">
        <w:r w:rsidR="001820FD" w:rsidRPr="007B6D8F">
          <w:rPr>
            <w:rStyle w:val="Hyperlink"/>
            <w:noProof/>
          </w:rPr>
          <w:t>Comparison micro with and without energy saving schemes</w:t>
        </w:r>
        <w:r w:rsidR="001820FD">
          <w:rPr>
            <w:noProof/>
            <w:webHidden/>
          </w:rPr>
          <w:tab/>
        </w:r>
        <w:r w:rsidR="001820FD">
          <w:rPr>
            <w:noProof/>
            <w:webHidden/>
          </w:rPr>
          <w:fldChar w:fldCharType="begin"/>
        </w:r>
        <w:r w:rsidR="001820FD">
          <w:rPr>
            <w:noProof/>
            <w:webHidden/>
          </w:rPr>
          <w:instrText xml:space="preserve"> PAGEREF _Toc497934442 \h </w:instrText>
        </w:r>
        <w:r w:rsidR="001820FD">
          <w:rPr>
            <w:noProof/>
            <w:webHidden/>
          </w:rPr>
        </w:r>
        <w:r w:rsidR="001820FD">
          <w:rPr>
            <w:noProof/>
            <w:webHidden/>
          </w:rPr>
          <w:fldChar w:fldCharType="separate"/>
        </w:r>
        <w:r w:rsidR="001820FD">
          <w:rPr>
            <w:noProof/>
            <w:webHidden/>
          </w:rPr>
          <w:t>41</w:t>
        </w:r>
        <w:r w:rsidR="001820FD">
          <w:rPr>
            <w:noProof/>
            <w:webHidden/>
          </w:rPr>
          <w:fldChar w:fldCharType="end"/>
        </w:r>
      </w:hyperlink>
    </w:p>
    <w:p w14:paraId="31DCF95E" w14:textId="77777777" w:rsidR="001820FD" w:rsidRDefault="00966246" w:rsidP="001820FD">
      <w:pPr>
        <w:pStyle w:val="TOC2"/>
        <w:tabs>
          <w:tab w:val="right" w:leader="dot" w:pos="7296"/>
        </w:tabs>
        <w:rPr>
          <w:rFonts w:asciiTheme="minorHAnsi" w:eastAsiaTheme="minorEastAsia" w:hAnsiTheme="minorHAnsi" w:cstheme="minorBidi"/>
          <w:noProof/>
          <w:lang w:val="sv-SE" w:eastAsia="sv-SE"/>
        </w:rPr>
      </w:pPr>
      <w:hyperlink w:anchor="_Toc497934443" w:history="1">
        <w:r w:rsidR="001820FD" w:rsidRPr="007B6D8F">
          <w:rPr>
            <w:rStyle w:val="Hyperlink"/>
            <w:noProof/>
          </w:rPr>
          <w:t>Comparison macro v/s micro with energy saving schemes</w:t>
        </w:r>
        <w:r w:rsidR="001820FD">
          <w:rPr>
            <w:noProof/>
            <w:webHidden/>
          </w:rPr>
          <w:tab/>
        </w:r>
        <w:r w:rsidR="001820FD">
          <w:rPr>
            <w:noProof/>
            <w:webHidden/>
          </w:rPr>
          <w:fldChar w:fldCharType="begin"/>
        </w:r>
        <w:r w:rsidR="001820FD">
          <w:rPr>
            <w:noProof/>
            <w:webHidden/>
          </w:rPr>
          <w:instrText xml:space="preserve"> PAGEREF _Toc497934443 \h </w:instrText>
        </w:r>
        <w:r w:rsidR="001820FD">
          <w:rPr>
            <w:noProof/>
            <w:webHidden/>
          </w:rPr>
        </w:r>
        <w:r w:rsidR="001820FD">
          <w:rPr>
            <w:noProof/>
            <w:webHidden/>
          </w:rPr>
          <w:fldChar w:fldCharType="separate"/>
        </w:r>
        <w:r w:rsidR="001820FD">
          <w:rPr>
            <w:noProof/>
            <w:webHidden/>
          </w:rPr>
          <w:t>44</w:t>
        </w:r>
        <w:r w:rsidR="001820FD">
          <w:rPr>
            <w:noProof/>
            <w:webHidden/>
          </w:rPr>
          <w:fldChar w:fldCharType="end"/>
        </w:r>
      </w:hyperlink>
    </w:p>
    <w:p w14:paraId="05574D17" w14:textId="77777777" w:rsidR="001820FD" w:rsidRDefault="00966246" w:rsidP="001820FD">
      <w:pPr>
        <w:pStyle w:val="TOC2"/>
        <w:tabs>
          <w:tab w:val="right" w:leader="dot" w:pos="7296"/>
        </w:tabs>
        <w:rPr>
          <w:rFonts w:asciiTheme="minorHAnsi" w:eastAsiaTheme="minorEastAsia" w:hAnsiTheme="minorHAnsi" w:cstheme="minorBidi"/>
          <w:noProof/>
          <w:lang w:val="sv-SE" w:eastAsia="sv-SE"/>
        </w:rPr>
      </w:pPr>
      <w:hyperlink w:anchor="_Toc497934444" w:history="1">
        <w:r w:rsidR="001820FD" w:rsidRPr="007B6D8F">
          <w:rPr>
            <w:rStyle w:val="Hyperlink"/>
            <w:noProof/>
          </w:rPr>
          <w:t>Daily power consumption</w:t>
        </w:r>
        <w:r w:rsidR="001820FD">
          <w:rPr>
            <w:noProof/>
            <w:webHidden/>
          </w:rPr>
          <w:tab/>
        </w:r>
        <w:r w:rsidR="001820FD">
          <w:rPr>
            <w:noProof/>
            <w:webHidden/>
          </w:rPr>
          <w:fldChar w:fldCharType="begin"/>
        </w:r>
        <w:r w:rsidR="001820FD">
          <w:rPr>
            <w:noProof/>
            <w:webHidden/>
          </w:rPr>
          <w:instrText xml:space="preserve"> PAGEREF _Toc497934444 \h </w:instrText>
        </w:r>
        <w:r w:rsidR="001820FD">
          <w:rPr>
            <w:noProof/>
            <w:webHidden/>
          </w:rPr>
        </w:r>
        <w:r w:rsidR="001820FD">
          <w:rPr>
            <w:noProof/>
            <w:webHidden/>
          </w:rPr>
          <w:fldChar w:fldCharType="separate"/>
        </w:r>
        <w:r w:rsidR="001820FD">
          <w:rPr>
            <w:noProof/>
            <w:webHidden/>
          </w:rPr>
          <w:t>48</w:t>
        </w:r>
        <w:r w:rsidR="001820FD">
          <w:rPr>
            <w:noProof/>
            <w:webHidden/>
          </w:rPr>
          <w:fldChar w:fldCharType="end"/>
        </w:r>
      </w:hyperlink>
    </w:p>
    <w:p w14:paraId="013518D7" w14:textId="77777777" w:rsidR="001820FD" w:rsidRDefault="00966246" w:rsidP="001820FD">
      <w:pPr>
        <w:pStyle w:val="TOC1"/>
        <w:tabs>
          <w:tab w:val="right" w:leader="dot" w:pos="7296"/>
        </w:tabs>
        <w:rPr>
          <w:rFonts w:asciiTheme="minorHAnsi" w:eastAsiaTheme="minorEastAsia" w:hAnsiTheme="minorHAnsi" w:cstheme="minorBidi"/>
          <w:noProof/>
          <w:lang w:val="sv-SE" w:eastAsia="sv-SE"/>
        </w:rPr>
      </w:pPr>
      <w:hyperlink w:anchor="_Toc497934445" w:history="1">
        <w:r w:rsidR="001820FD" w:rsidRPr="007B6D8F">
          <w:rPr>
            <w:rStyle w:val="Hyperlink"/>
            <w:noProof/>
          </w:rPr>
          <w:t>Conclusion</w:t>
        </w:r>
        <w:r w:rsidR="001820FD">
          <w:rPr>
            <w:noProof/>
            <w:webHidden/>
          </w:rPr>
          <w:tab/>
        </w:r>
        <w:r w:rsidR="001820FD">
          <w:rPr>
            <w:noProof/>
            <w:webHidden/>
          </w:rPr>
          <w:fldChar w:fldCharType="begin"/>
        </w:r>
        <w:r w:rsidR="001820FD">
          <w:rPr>
            <w:noProof/>
            <w:webHidden/>
          </w:rPr>
          <w:instrText xml:space="preserve"> PAGEREF _Toc497934445 \h </w:instrText>
        </w:r>
        <w:r w:rsidR="001820FD">
          <w:rPr>
            <w:noProof/>
            <w:webHidden/>
          </w:rPr>
        </w:r>
        <w:r w:rsidR="001820FD">
          <w:rPr>
            <w:noProof/>
            <w:webHidden/>
          </w:rPr>
          <w:fldChar w:fldCharType="separate"/>
        </w:r>
        <w:r w:rsidR="001820FD">
          <w:rPr>
            <w:noProof/>
            <w:webHidden/>
          </w:rPr>
          <w:t>50</w:t>
        </w:r>
        <w:r w:rsidR="001820FD">
          <w:rPr>
            <w:noProof/>
            <w:webHidden/>
          </w:rPr>
          <w:fldChar w:fldCharType="end"/>
        </w:r>
      </w:hyperlink>
    </w:p>
    <w:p w14:paraId="6D06AD65" w14:textId="77777777" w:rsidR="001820FD" w:rsidRDefault="00966246" w:rsidP="001820FD">
      <w:pPr>
        <w:pStyle w:val="TOC1"/>
        <w:tabs>
          <w:tab w:val="right" w:leader="dot" w:pos="7296"/>
        </w:tabs>
        <w:rPr>
          <w:rFonts w:asciiTheme="minorHAnsi" w:eastAsiaTheme="minorEastAsia" w:hAnsiTheme="minorHAnsi" w:cstheme="minorBidi"/>
          <w:noProof/>
          <w:lang w:val="sv-SE" w:eastAsia="sv-SE"/>
        </w:rPr>
      </w:pPr>
      <w:hyperlink w:anchor="_Toc497934446" w:history="1">
        <w:r w:rsidR="001820FD" w:rsidRPr="007B6D8F">
          <w:rPr>
            <w:rStyle w:val="Hyperlink"/>
            <w:noProof/>
          </w:rPr>
          <w:t>Future Work</w:t>
        </w:r>
        <w:r w:rsidR="001820FD">
          <w:rPr>
            <w:noProof/>
            <w:webHidden/>
          </w:rPr>
          <w:tab/>
        </w:r>
        <w:r w:rsidR="001820FD">
          <w:rPr>
            <w:noProof/>
            <w:webHidden/>
          </w:rPr>
          <w:fldChar w:fldCharType="begin"/>
        </w:r>
        <w:r w:rsidR="001820FD">
          <w:rPr>
            <w:noProof/>
            <w:webHidden/>
          </w:rPr>
          <w:instrText xml:space="preserve"> PAGEREF _Toc497934446 \h </w:instrText>
        </w:r>
        <w:r w:rsidR="001820FD">
          <w:rPr>
            <w:noProof/>
            <w:webHidden/>
          </w:rPr>
        </w:r>
        <w:r w:rsidR="001820FD">
          <w:rPr>
            <w:noProof/>
            <w:webHidden/>
          </w:rPr>
          <w:fldChar w:fldCharType="separate"/>
        </w:r>
        <w:r w:rsidR="001820FD">
          <w:rPr>
            <w:noProof/>
            <w:webHidden/>
          </w:rPr>
          <w:t>53</w:t>
        </w:r>
        <w:r w:rsidR="001820FD">
          <w:rPr>
            <w:noProof/>
            <w:webHidden/>
          </w:rPr>
          <w:fldChar w:fldCharType="end"/>
        </w:r>
      </w:hyperlink>
    </w:p>
    <w:p w14:paraId="3436EBDC" w14:textId="77777777" w:rsidR="001820FD" w:rsidRDefault="00966246" w:rsidP="001820FD">
      <w:pPr>
        <w:pStyle w:val="TOC1"/>
        <w:tabs>
          <w:tab w:val="right" w:leader="dot" w:pos="7296"/>
        </w:tabs>
        <w:rPr>
          <w:rFonts w:asciiTheme="minorHAnsi" w:eastAsiaTheme="minorEastAsia" w:hAnsiTheme="minorHAnsi" w:cstheme="minorBidi"/>
          <w:noProof/>
          <w:lang w:val="sv-SE" w:eastAsia="sv-SE"/>
        </w:rPr>
      </w:pPr>
      <w:hyperlink w:anchor="_Toc497934447" w:history="1">
        <w:r w:rsidR="001820FD" w:rsidRPr="007B6D8F">
          <w:rPr>
            <w:rStyle w:val="Hyperlink"/>
            <w:noProof/>
          </w:rPr>
          <w:t>References</w:t>
        </w:r>
        <w:r w:rsidR="001820FD">
          <w:rPr>
            <w:noProof/>
            <w:webHidden/>
          </w:rPr>
          <w:tab/>
        </w:r>
        <w:r w:rsidR="001820FD">
          <w:rPr>
            <w:noProof/>
            <w:webHidden/>
          </w:rPr>
          <w:fldChar w:fldCharType="begin"/>
        </w:r>
        <w:r w:rsidR="001820FD">
          <w:rPr>
            <w:noProof/>
            <w:webHidden/>
          </w:rPr>
          <w:instrText xml:space="preserve"> PAGEREF _Toc497934447 \h </w:instrText>
        </w:r>
        <w:r w:rsidR="001820FD">
          <w:rPr>
            <w:noProof/>
            <w:webHidden/>
          </w:rPr>
        </w:r>
        <w:r w:rsidR="001820FD">
          <w:rPr>
            <w:noProof/>
            <w:webHidden/>
          </w:rPr>
          <w:fldChar w:fldCharType="separate"/>
        </w:r>
        <w:r w:rsidR="001820FD">
          <w:rPr>
            <w:noProof/>
            <w:webHidden/>
          </w:rPr>
          <w:t>54</w:t>
        </w:r>
        <w:r w:rsidR="001820FD">
          <w:rPr>
            <w:noProof/>
            <w:webHidden/>
          </w:rPr>
          <w:fldChar w:fldCharType="end"/>
        </w:r>
      </w:hyperlink>
    </w:p>
    <w:p w14:paraId="3A033927" w14:textId="77777777" w:rsidR="001820FD" w:rsidRDefault="00966246" w:rsidP="001820FD">
      <w:pPr>
        <w:pStyle w:val="TOC1"/>
        <w:tabs>
          <w:tab w:val="right" w:leader="dot" w:pos="7296"/>
        </w:tabs>
        <w:rPr>
          <w:rFonts w:asciiTheme="minorHAnsi" w:eastAsiaTheme="minorEastAsia" w:hAnsiTheme="minorHAnsi" w:cstheme="minorBidi"/>
          <w:noProof/>
          <w:lang w:val="sv-SE" w:eastAsia="sv-SE"/>
        </w:rPr>
      </w:pPr>
      <w:hyperlink w:anchor="_Toc497934448" w:history="1">
        <w:r w:rsidR="001820FD" w:rsidRPr="007B6D8F">
          <w:rPr>
            <w:rStyle w:val="Hyperlink"/>
            <w:noProof/>
          </w:rPr>
          <w:t>List of figures</w:t>
        </w:r>
        <w:r w:rsidR="001820FD">
          <w:rPr>
            <w:noProof/>
            <w:webHidden/>
          </w:rPr>
          <w:tab/>
        </w:r>
        <w:r w:rsidR="001820FD">
          <w:rPr>
            <w:noProof/>
            <w:webHidden/>
          </w:rPr>
          <w:fldChar w:fldCharType="begin"/>
        </w:r>
        <w:r w:rsidR="001820FD">
          <w:rPr>
            <w:noProof/>
            <w:webHidden/>
          </w:rPr>
          <w:instrText xml:space="preserve"> PAGEREF _Toc497934448 \h </w:instrText>
        </w:r>
        <w:r w:rsidR="001820FD">
          <w:rPr>
            <w:noProof/>
            <w:webHidden/>
          </w:rPr>
        </w:r>
        <w:r w:rsidR="001820FD">
          <w:rPr>
            <w:noProof/>
            <w:webHidden/>
          </w:rPr>
          <w:fldChar w:fldCharType="separate"/>
        </w:r>
        <w:r w:rsidR="001820FD">
          <w:rPr>
            <w:noProof/>
            <w:webHidden/>
          </w:rPr>
          <w:t>62</w:t>
        </w:r>
        <w:r w:rsidR="001820FD">
          <w:rPr>
            <w:noProof/>
            <w:webHidden/>
          </w:rPr>
          <w:fldChar w:fldCharType="end"/>
        </w:r>
      </w:hyperlink>
    </w:p>
    <w:p w14:paraId="28B46C07" w14:textId="77777777" w:rsidR="001820FD" w:rsidRDefault="00966246" w:rsidP="001820FD">
      <w:pPr>
        <w:pStyle w:val="TOC1"/>
        <w:tabs>
          <w:tab w:val="right" w:leader="dot" w:pos="7296"/>
        </w:tabs>
        <w:rPr>
          <w:rFonts w:asciiTheme="minorHAnsi" w:eastAsiaTheme="minorEastAsia" w:hAnsiTheme="minorHAnsi" w:cstheme="minorBidi"/>
          <w:noProof/>
          <w:lang w:val="sv-SE" w:eastAsia="sv-SE"/>
        </w:rPr>
      </w:pPr>
      <w:hyperlink w:anchor="_Toc497934449" w:history="1">
        <w:r w:rsidR="001820FD" w:rsidRPr="007B6D8F">
          <w:rPr>
            <w:rStyle w:val="Hyperlink"/>
            <w:noProof/>
          </w:rPr>
          <w:t>List of tables</w:t>
        </w:r>
        <w:r w:rsidR="001820FD">
          <w:rPr>
            <w:noProof/>
            <w:webHidden/>
          </w:rPr>
          <w:tab/>
        </w:r>
        <w:r w:rsidR="001820FD">
          <w:rPr>
            <w:noProof/>
            <w:webHidden/>
          </w:rPr>
          <w:fldChar w:fldCharType="begin"/>
        </w:r>
        <w:r w:rsidR="001820FD">
          <w:rPr>
            <w:noProof/>
            <w:webHidden/>
          </w:rPr>
          <w:instrText xml:space="preserve"> PAGEREF _Toc497934449 \h </w:instrText>
        </w:r>
        <w:r w:rsidR="001820FD">
          <w:rPr>
            <w:noProof/>
            <w:webHidden/>
          </w:rPr>
        </w:r>
        <w:r w:rsidR="001820FD">
          <w:rPr>
            <w:noProof/>
            <w:webHidden/>
          </w:rPr>
          <w:fldChar w:fldCharType="separate"/>
        </w:r>
        <w:r w:rsidR="001820FD">
          <w:rPr>
            <w:noProof/>
            <w:webHidden/>
          </w:rPr>
          <w:t>64</w:t>
        </w:r>
        <w:r w:rsidR="001820FD">
          <w:rPr>
            <w:noProof/>
            <w:webHidden/>
          </w:rPr>
          <w:fldChar w:fldCharType="end"/>
        </w:r>
      </w:hyperlink>
    </w:p>
    <w:p w14:paraId="2CA120BC" w14:textId="77777777" w:rsidR="001820FD" w:rsidRDefault="001820FD" w:rsidP="001820FD">
      <w:r>
        <w:rPr>
          <w:b/>
          <w:bCs/>
          <w:noProof/>
        </w:rPr>
        <w:fldChar w:fldCharType="end"/>
      </w:r>
    </w:p>
    <w:p w14:paraId="3C719E1E" w14:textId="77777777" w:rsidR="001820FD" w:rsidRDefault="001820FD" w:rsidP="001820FD"/>
    <w:p w14:paraId="6DCBCC39" w14:textId="77777777" w:rsidR="001820FD" w:rsidRPr="00115477" w:rsidRDefault="001820FD" w:rsidP="001820FD">
      <w:pPr>
        <w:pStyle w:val="Heading1"/>
      </w:pPr>
      <w:r>
        <w:br w:type="page"/>
      </w:r>
      <w:r>
        <w:lastRenderedPageBreak/>
        <w:t xml:space="preserve"> </w:t>
      </w:r>
      <w:bookmarkStart w:id="9" w:name="_Toc483787472"/>
      <w:bookmarkStart w:id="10" w:name="_Toc483787484"/>
      <w:bookmarkStart w:id="11" w:name="_Toc497934406"/>
      <w:r w:rsidRPr="00115477">
        <w:t>Introduction</w:t>
      </w:r>
      <w:bookmarkEnd w:id="0"/>
      <w:bookmarkEnd w:id="1"/>
      <w:bookmarkEnd w:id="2"/>
      <w:bookmarkEnd w:id="3"/>
      <w:bookmarkEnd w:id="9"/>
      <w:bookmarkEnd w:id="10"/>
      <w:bookmarkEnd w:id="11"/>
    </w:p>
    <w:p w14:paraId="3E66930E" w14:textId="77777777" w:rsidR="001820FD" w:rsidRDefault="001820FD" w:rsidP="001820FD">
      <w:pPr>
        <w:pStyle w:val="Heading2"/>
      </w:pPr>
      <w:r>
        <w:t xml:space="preserve"> </w:t>
      </w:r>
      <w:bookmarkStart w:id="12" w:name="_Toc497934407"/>
      <w:r>
        <w:t>Introduction</w:t>
      </w:r>
      <w:bookmarkEnd w:id="12"/>
    </w:p>
    <w:p w14:paraId="00244CBE" w14:textId="4CF01B13" w:rsidR="001820FD" w:rsidRPr="007604E2" w:rsidRDefault="001820FD" w:rsidP="001820FD">
      <w:pPr>
        <w:pStyle w:val="NewNormal"/>
        <w:rPr>
          <w:sz w:val="24"/>
          <w:szCs w:val="24"/>
        </w:rPr>
      </w:pPr>
      <w:r w:rsidRPr="007604E2">
        <w:rPr>
          <w:sz w:val="24"/>
          <w:szCs w:val="24"/>
        </w:rPr>
        <w:t>Energy plays an important role in our lives, almost every industry depends heavily on energy. In recent times with the rising global temperature and climate change,</w:t>
      </w:r>
      <w:r w:rsidR="00F3361E">
        <w:rPr>
          <w:sz w:val="24"/>
          <w:szCs w:val="24"/>
        </w:rPr>
        <w:t xml:space="preserve"> </w:t>
      </w:r>
      <w:commentRangeStart w:id="13"/>
      <w:r w:rsidR="00F3361E">
        <w:rPr>
          <w:sz w:val="24"/>
          <w:szCs w:val="24"/>
        </w:rPr>
        <w:t xml:space="preserve">it is </w:t>
      </w:r>
      <w:r w:rsidRPr="007604E2">
        <w:rPr>
          <w:sz w:val="24"/>
          <w:szCs w:val="24"/>
        </w:rPr>
        <w:t>importan</w:t>
      </w:r>
      <w:ins w:id="14" w:author="Koustubh Sharma" w:date="2017-11-19T18:07:00Z">
        <w:r w:rsidR="001F44CF">
          <w:rPr>
            <w:sz w:val="24"/>
            <w:szCs w:val="24"/>
          </w:rPr>
          <w:t>t</w:t>
        </w:r>
      </w:ins>
      <w:del w:id="15" w:author="Koustubh Sharma" w:date="2017-11-19T18:07:00Z">
        <w:r w:rsidRPr="007604E2" w:rsidDel="001F44CF">
          <w:rPr>
            <w:sz w:val="24"/>
            <w:szCs w:val="24"/>
          </w:rPr>
          <w:delText>ce</w:delText>
        </w:r>
      </w:del>
      <w:r w:rsidRPr="007604E2">
        <w:rPr>
          <w:sz w:val="24"/>
          <w:szCs w:val="24"/>
        </w:rPr>
        <w:t xml:space="preserve"> </w:t>
      </w:r>
      <w:r w:rsidR="00F3361E">
        <w:rPr>
          <w:sz w:val="24"/>
          <w:szCs w:val="24"/>
        </w:rPr>
        <w:t>t</w:t>
      </w:r>
      <w:r w:rsidRPr="007604E2">
        <w:rPr>
          <w:sz w:val="24"/>
          <w:szCs w:val="24"/>
        </w:rPr>
        <w:t>o</w:t>
      </w:r>
      <w:r w:rsidR="00F3361E">
        <w:rPr>
          <w:sz w:val="24"/>
          <w:szCs w:val="24"/>
        </w:rPr>
        <w:t xml:space="preserve"> save</w:t>
      </w:r>
      <w:r w:rsidRPr="007604E2">
        <w:rPr>
          <w:sz w:val="24"/>
          <w:szCs w:val="24"/>
        </w:rPr>
        <w:t xml:space="preserve"> </w:t>
      </w:r>
      <w:r w:rsidR="00F3361E">
        <w:rPr>
          <w:sz w:val="24"/>
          <w:szCs w:val="24"/>
        </w:rPr>
        <w:t>the energy</w:t>
      </w:r>
      <w:commentRangeEnd w:id="13"/>
      <w:r w:rsidR="004318CC">
        <w:rPr>
          <w:rStyle w:val="CommentReference"/>
          <w:rFonts w:ascii="Calibri" w:hAnsi="Calibri"/>
        </w:rPr>
        <w:commentReference w:id="13"/>
      </w:r>
      <w:r w:rsidRPr="007604E2">
        <w:rPr>
          <w:sz w:val="24"/>
          <w:szCs w:val="24"/>
        </w:rPr>
        <w:t xml:space="preserve">. With the rapid development of Information and Communication Technology (ICT) industry the demand for power has also increased. ICT tends to play a significant role in global greenhouse gas emissions. Cellular networks are among the main energy consumers in the ICT field.  It was responsible for 10% of world’s total energy consumption in 2010 and is doubling in every 10 years </w:t>
      </w:r>
      <w:sdt>
        <w:sdtPr>
          <w:rPr>
            <w:sz w:val="24"/>
            <w:szCs w:val="24"/>
          </w:rPr>
          <w:id w:val="661742649"/>
          <w:citation/>
        </w:sdtPr>
        <w:sdtContent>
          <w:r w:rsidRPr="007604E2">
            <w:rPr>
              <w:sz w:val="24"/>
              <w:szCs w:val="24"/>
            </w:rPr>
            <w:fldChar w:fldCharType="begin"/>
          </w:r>
          <w:r w:rsidRPr="007604E2">
            <w:rPr>
              <w:sz w:val="24"/>
              <w:szCs w:val="24"/>
            </w:rPr>
            <w:instrText xml:space="preserve"> CITATION dufková-bjelica-energy-savings-for-cellular-network-with-evaluation-of-impact-on-data-traffic-performance \l 1053 </w:instrText>
          </w:r>
          <w:r w:rsidRPr="007604E2">
            <w:rPr>
              <w:sz w:val="24"/>
              <w:szCs w:val="24"/>
            </w:rPr>
            <w:fldChar w:fldCharType="separate"/>
          </w:r>
          <w:r w:rsidRPr="007604E2">
            <w:rPr>
              <w:noProof/>
              <w:sz w:val="24"/>
              <w:szCs w:val="24"/>
            </w:rPr>
            <w:t>[1]</w:t>
          </w:r>
          <w:r w:rsidRPr="007604E2">
            <w:rPr>
              <w:sz w:val="24"/>
              <w:szCs w:val="24"/>
            </w:rPr>
            <w:fldChar w:fldCharType="end"/>
          </w:r>
        </w:sdtContent>
      </w:sdt>
      <w:r w:rsidRPr="007604E2">
        <w:rPr>
          <w:sz w:val="24"/>
          <w:szCs w:val="24"/>
        </w:rPr>
        <w:t>. With increased need for broadband speed, the dem</w:t>
      </w:r>
      <w:r w:rsidR="00F3361E">
        <w:rPr>
          <w:sz w:val="24"/>
          <w:szCs w:val="24"/>
        </w:rPr>
        <w:t xml:space="preserve">and for energy and </w:t>
      </w:r>
      <w:r w:rsidR="007D6152" w:rsidRPr="007604E2">
        <w:rPr>
          <w:sz w:val="24"/>
          <w:szCs w:val="24"/>
        </w:rPr>
        <w:t>densification</w:t>
      </w:r>
      <w:r w:rsidRPr="007604E2">
        <w:rPr>
          <w:sz w:val="24"/>
          <w:szCs w:val="24"/>
        </w:rPr>
        <w:t xml:space="preserve"> of</w:t>
      </w:r>
      <w:r w:rsidR="00F3361E">
        <w:rPr>
          <w:sz w:val="24"/>
          <w:szCs w:val="24"/>
        </w:rPr>
        <w:t xml:space="preserve"> </w:t>
      </w:r>
      <w:r w:rsidRPr="007604E2">
        <w:rPr>
          <w:sz w:val="24"/>
          <w:szCs w:val="24"/>
        </w:rPr>
        <w:t>networks is likely to increase. High energy efficiency is becoming a mainstream concern for the design of future wireless communication networks.</w:t>
      </w:r>
    </w:p>
    <w:p w14:paraId="0BA0C189" w14:textId="77777777" w:rsidR="001820FD" w:rsidRDefault="001820FD" w:rsidP="001820FD">
      <w:pPr>
        <w:pStyle w:val="NewNormal"/>
        <w:rPr>
          <w:sz w:val="28"/>
          <w:szCs w:val="28"/>
        </w:rPr>
      </w:pPr>
    </w:p>
    <w:p w14:paraId="312D5434" w14:textId="77777777" w:rsidR="001820FD" w:rsidRDefault="001820FD" w:rsidP="001820FD">
      <w:pPr>
        <w:pStyle w:val="Heading2"/>
      </w:pPr>
      <w:r>
        <w:t xml:space="preserve"> </w:t>
      </w:r>
      <w:bookmarkStart w:id="16" w:name="_Toc497934408"/>
      <w:r>
        <w:t>Background and Motivation</w:t>
      </w:r>
      <w:bookmarkEnd w:id="16"/>
      <w:r>
        <w:t xml:space="preserve"> </w:t>
      </w:r>
    </w:p>
    <w:p w14:paraId="33040FEC" w14:textId="77777777" w:rsidR="001820FD" w:rsidRPr="007604E2" w:rsidRDefault="001820FD" w:rsidP="001820FD">
      <w:pPr>
        <w:pStyle w:val="NewNormal"/>
        <w:rPr>
          <w:sz w:val="24"/>
          <w:szCs w:val="24"/>
        </w:rPr>
      </w:pPr>
      <w:r w:rsidRPr="007604E2">
        <w:rPr>
          <w:sz w:val="24"/>
          <w:szCs w:val="24"/>
        </w:rPr>
        <w:t>The global mobile data traffic grew by 63 percent in 2016</w:t>
      </w:r>
      <w:sdt>
        <w:sdtPr>
          <w:rPr>
            <w:sz w:val="24"/>
            <w:szCs w:val="24"/>
          </w:rPr>
          <w:id w:val="-1238173190"/>
          <w:citation/>
        </w:sdtPr>
        <w:sdtContent>
          <w:r w:rsidRPr="007604E2">
            <w:rPr>
              <w:sz w:val="24"/>
              <w:szCs w:val="24"/>
            </w:rPr>
            <w:fldChar w:fldCharType="begin"/>
          </w:r>
          <w:r w:rsidRPr="007604E2">
            <w:rPr>
              <w:sz w:val="24"/>
              <w:szCs w:val="24"/>
            </w:rPr>
            <w:instrText xml:space="preserve"> CITATION 2016-cisco-visual-networking-index:-global-mobile-data-traffic-forecast-update-the-cisco-®-visual-networking-index-(vni)-global-mobile-data-traffic-forecast-update \l 1053 </w:instrText>
          </w:r>
          <w:r w:rsidRPr="007604E2">
            <w:rPr>
              <w:sz w:val="24"/>
              <w:szCs w:val="24"/>
            </w:rPr>
            <w:fldChar w:fldCharType="separate"/>
          </w:r>
          <w:r w:rsidRPr="007604E2">
            <w:rPr>
              <w:noProof/>
              <w:sz w:val="24"/>
              <w:szCs w:val="24"/>
            </w:rPr>
            <w:t xml:space="preserve"> [2]</w:t>
          </w:r>
          <w:r w:rsidRPr="007604E2">
            <w:rPr>
              <w:sz w:val="24"/>
              <w:szCs w:val="24"/>
            </w:rPr>
            <w:fldChar w:fldCharType="end"/>
          </w:r>
        </w:sdtContent>
      </w:sdt>
      <w:r w:rsidRPr="007604E2">
        <w:rPr>
          <w:sz w:val="24"/>
          <w:szCs w:val="24"/>
        </w:rPr>
        <w:t>. It stood at 7.2 billion Giga bytes per month during the ending of 2016.  And by 2021 it will be 49 billion Giga bytes.</w:t>
      </w:r>
    </w:p>
    <w:p w14:paraId="3DE38E70" w14:textId="5C9EC872" w:rsidR="001820FD" w:rsidRPr="007604E2" w:rsidRDefault="000F7F8A" w:rsidP="001820FD">
      <w:pPr>
        <w:pStyle w:val="NewNormal"/>
        <w:rPr>
          <w:sz w:val="24"/>
          <w:szCs w:val="24"/>
        </w:rPr>
      </w:pPr>
      <w:commentRangeStart w:id="17"/>
      <w:r>
        <w:rPr>
          <w:sz w:val="24"/>
          <w:szCs w:val="24"/>
        </w:rPr>
        <w:t>In 2016 a</w:t>
      </w:r>
      <w:r w:rsidR="001820FD" w:rsidRPr="007604E2">
        <w:rPr>
          <w:sz w:val="24"/>
          <w:szCs w:val="24"/>
        </w:rPr>
        <w:t>lmost</w:t>
      </w:r>
      <w:r w:rsidR="001820FD" w:rsidRPr="007604E2">
        <w:rPr>
          <w:sz w:val="24"/>
          <w:szCs w:val="24"/>
        </w:rPr>
        <w:t xml:space="preserve"> half a billion new </w:t>
      </w:r>
      <w:r>
        <w:rPr>
          <w:sz w:val="24"/>
          <w:szCs w:val="24"/>
        </w:rPr>
        <w:t xml:space="preserve">mobile devices </w:t>
      </w:r>
      <w:r w:rsidR="00365E93">
        <w:rPr>
          <w:sz w:val="24"/>
          <w:szCs w:val="24"/>
        </w:rPr>
        <w:t>got</w:t>
      </w:r>
      <w:r>
        <w:rPr>
          <w:sz w:val="24"/>
          <w:szCs w:val="24"/>
        </w:rPr>
        <w:t xml:space="preserve"> added</w:t>
      </w:r>
      <w:r>
        <w:rPr>
          <w:sz w:val="24"/>
          <w:szCs w:val="24"/>
        </w:rPr>
        <w:t>. A</w:t>
      </w:r>
      <w:r w:rsidR="001820FD" w:rsidRPr="007604E2">
        <w:rPr>
          <w:sz w:val="24"/>
          <w:szCs w:val="24"/>
        </w:rPr>
        <w:t>ccording</w:t>
      </w:r>
      <w:r w:rsidR="001820FD" w:rsidRPr="007604E2">
        <w:rPr>
          <w:sz w:val="24"/>
          <w:szCs w:val="24"/>
        </w:rPr>
        <w:t xml:space="preserve"> to the Ericsson’s forecast there will be 50 billion connected devices by 2020.</w:t>
      </w:r>
      <w:commentRangeEnd w:id="17"/>
      <w:r w:rsidR="00FA4400">
        <w:rPr>
          <w:rStyle w:val="CommentReference"/>
          <w:rFonts w:ascii="Calibri" w:hAnsi="Calibri"/>
        </w:rPr>
        <w:commentReference w:id="17"/>
      </w:r>
    </w:p>
    <w:p w14:paraId="5DDC3BA2" w14:textId="6FA14120" w:rsidR="001820FD" w:rsidRPr="007604E2" w:rsidRDefault="001820FD" w:rsidP="001820FD">
      <w:pPr>
        <w:pStyle w:val="NewNormal"/>
        <w:rPr>
          <w:sz w:val="24"/>
          <w:szCs w:val="24"/>
        </w:rPr>
      </w:pPr>
      <w:commentRangeStart w:id="18"/>
      <w:r w:rsidRPr="007604E2">
        <w:rPr>
          <w:sz w:val="24"/>
          <w:szCs w:val="24"/>
        </w:rPr>
        <w:t xml:space="preserve">Since </w:t>
      </w:r>
      <w:r w:rsidR="00DB44F4">
        <w:rPr>
          <w:sz w:val="24"/>
          <w:szCs w:val="24"/>
        </w:rPr>
        <w:t>the</w:t>
      </w:r>
      <w:r w:rsidRPr="007604E2">
        <w:rPr>
          <w:sz w:val="24"/>
          <w:szCs w:val="24"/>
        </w:rPr>
        <w:t xml:space="preserve"> mobile networks</w:t>
      </w:r>
      <w:r w:rsidR="00DB44F4">
        <w:rPr>
          <w:sz w:val="24"/>
          <w:szCs w:val="24"/>
        </w:rPr>
        <w:t xml:space="preserve"> got introduced</w:t>
      </w:r>
      <w:commentRangeEnd w:id="18"/>
      <w:r w:rsidR="00DB44F4">
        <w:rPr>
          <w:rStyle w:val="CommentReference"/>
          <w:rFonts w:ascii="Calibri" w:hAnsi="Calibri"/>
        </w:rPr>
        <w:commentReference w:id="18"/>
      </w:r>
      <w:commentRangeStart w:id="19"/>
      <w:r w:rsidR="00290B96">
        <w:rPr>
          <w:sz w:val="24"/>
          <w:szCs w:val="24"/>
        </w:rPr>
        <w:t>;</w:t>
      </w:r>
      <w:commentRangeEnd w:id="19"/>
      <w:r w:rsidR="00290B96">
        <w:rPr>
          <w:rStyle w:val="CommentReference"/>
          <w:rFonts w:ascii="Calibri" w:hAnsi="Calibri"/>
        </w:rPr>
        <w:commentReference w:id="19"/>
      </w:r>
      <w:r w:rsidRPr="007604E2">
        <w:rPr>
          <w:sz w:val="24"/>
          <w:szCs w:val="24"/>
        </w:rPr>
        <w:t xml:space="preserve"> the focus has often been on optimizing the network to fulfil the coverage, capacity and quality requirements. </w:t>
      </w:r>
      <w:commentRangeStart w:id="20"/>
      <w:r w:rsidR="00483266">
        <w:rPr>
          <w:sz w:val="24"/>
          <w:szCs w:val="24"/>
        </w:rPr>
        <w:t>On these key requirement</w:t>
      </w:r>
      <w:r w:rsidR="00365E93">
        <w:rPr>
          <w:sz w:val="24"/>
          <w:szCs w:val="24"/>
        </w:rPr>
        <w:t>s;</w:t>
      </w:r>
      <w:r w:rsidR="00483266">
        <w:rPr>
          <w:sz w:val="24"/>
          <w:szCs w:val="24"/>
        </w:rPr>
        <w:t xml:space="preserve"> p</w:t>
      </w:r>
      <w:r w:rsidRPr="007604E2">
        <w:rPr>
          <w:sz w:val="24"/>
          <w:szCs w:val="24"/>
        </w:rPr>
        <w:t xml:space="preserve">roducts </w:t>
      </w:r>
      <w:r w:rsidR="007C1FA9">
        <w:rPr>
          <w:sz w:val="24"/>
          <w:szCs w:val="24"/>
        </w:rPr>
        <w:t>got</w:t>
      </w:r>
      <w:r w:rsidRPr="007604E2">
        <w:rPr>
          <w:sz w:val="24"/>
          <w:szCs w:val="24"/>
        </w:rPr>
        <w:t xml:space="preserve"> developed and network</w:t>
      </w:r>
      <w:r w:rsidR="00365E93">
        <w:rPr>
          <w:sz w:val="24"/>
          <w:szCs w:val="24"/>
        </w:rPr>
        <w:t xml:space="preserve"> </w:t>
      </w:r>
      <w:r w:rsidR="00365E93">
        <w:rPr>
          <w:sz w:val="24"/>
          <w:szCs w:val="24"/>
        </w:rPr>
        <w:t xml:space="preserve">were </w:t>
      </w:r>
      <w:r w:rsidR="00365E93">
        <w:rPr>
          <w:sz w:val="24"/>
          <w:szCs w:val="24"/>
        </w:rPr>
        <w:t>deployments</w:t>
      </w:r>
      <w:r w:rsidRPr="007604E2">
        <w:rPr>
          <w:sz w:val="24"/>
          <w:szCs w:val="24"/>
        </w:rPr>
        <w:t xml:space="preserve">. </w:t>
      </w:r>
      <w:commentRangeEnd w:id="20"/>
      <w:r w:rsidR="007C1FA9">
        <w:rPr>
          <w:rStyle w:val="CommentReference"/>
          <w:rFonts w:ascii="Calibri" w:hAnsi="Calibri"/>
        </w:rPr>
        <w:commentReference w:id="20"/>
      </w:r>
      <w:r w:rsidRPr="007604E2">
        <w:rPr>
          <w:sz w:val="24"/>
          <w:szCs w:val="24"/>
        </w:rPr>
        <w:t>But, the focus has shifted a bit during recent years, operators have star</w:t>
      </w:r>
      <w:r w:rsidR="009312A8">
        <w:rPr>
          <w:sz w:val="24"/>
          <w:szCs w:val="24"/>
        </w:rPr>
        <w:t xml:space="preserve">ted to investigate how energy </w:t>
      </w:r>
      <w:commentRangeStart w:id="21"/>
      <w:r w:rsidR="009312A8">
        <w:rPr>
          <w:sz w:val="24"/>
          <w:szCs w:val="24"/>
        </w:rPr>
        <w:t>gets</w:t>
      </w:r>
      <w:r w:rsidRPr="007604E2">
        <w:rPr>
          <w:sz w:val="24"/>
          <w:szCs w:val="24"/>
        </w:rPr>
        <w:t xml:space="preserve"> </w:t>
      </w:r>
      <w:commentRangeEnd w:id="21"/>
      <w:r w:rsidR="009312A8">
        <w:rPr>
          <w:rStyle w:val="CommentReference"/>
          <w:rFonts w:ascii="Calibri" w:hAnsi="Calibri"/>
        </w:rPr>
        <w:commentReference w:id="21"/>
      </w:r>
      <w:r w:rsidRPr="007604E2">
        <w:rPr>
          <w:sz w:val="24"/>
          <w:szCs w:val="24"/>
        </w:rPr>
        <w:t>consumed in mobile networks. The understanding has increased on how</w:t>
      </w:r>
      <w:r w:rsidR="0089180C">
        <w:rPr>
          <w:sz w:val="24"/>
          <w:szCs w:val="24"/>
        </w:rPr>
        <w:t xml:space="preserve"> </w:t>
      </w:r>
      <w:commentRangeStart w:id="22"/>
      <w:r w:rsidR="0089180C">
        <w:rPr>
          <w:sz w:val="24"/>
          <w:szCs w:val="24"/>
        </w:rPr>
        <w:t>to cut the</w:t>
      </w:r>
      <w:r w:rsidRPr="007604E2">
        <w:rPr>
          <w:sz w:val="24"/>
          <w:szCs w:val="24"/>
        </w:rPr>
        <w:t xml:space="preserve"> </w:t>
      </w:r>
      <w:commentRangeEnd w:id="22"/>
      <w:r w:rsidR="00A83E57">
        <w:rPr>
          <w:rStyle w:val="CommentReference"/>
          <w:rFonts w:ascii="Calibri" w:hAnsi="Calibri"/>
        </w:rPr>
        <w:commentReference w:id="22"/>
      </w:r>
      <w:r w:rsidRPr="007604E2">
        <w:rPr>
          <w:sz w:val="24"/>
          <w:szCs w:val="24"/>
        </w:rPr>
        <w:t>energy consumption and environmental awareness has gained importance in the mobile telecom industry. The cha</w:t>
      </w:r>
      <w:r w:rsidR="00E42331">
        <w:rPr>
          <w:sz w:val="24"/>
          <w:szCs w:val="24"/>
        </w:rPr>
        <w:t>llenge with designing an energy</w:t>
      </w:r>
      <w:del w:id="23" w:author="Sulabh Sharma" w:date="2017-11-19T18:03:00Z">
        <w:r w:rsidR="007D6152" w:rsidRPr="007604E2">
          <w:rPr>
            <w:sz w:val="24"/>
            <w:szCs w:val="24"/>
          </w:rPr>
          <w:delText xml:space="preserve"> </w:delText>
        </w:r>
      </w:del>
      <w:commentRangeStart w:id="24"/>
      <w:r w:rsidR="00E42331">
        <w:rPr>
          <w:sz w:val="24"/>
          <w:szCs w:val="24"/>
        </w:rPr>
        <w:t>-</w:t>
      </w:r>
      <w:commentRangeEnd w:id="24"/>
      <w:r w:rsidR="00E42331">
        <w:rPr>
          <w:rStyle w:val="CommentReference"/>
          <w:rFonts w:ascii="Calibri" w:hAnsi="Calibri"/>
        </w:rPr>
        <w:commentReference w:id="24"/>
      </w:r>
      <w:r w:rsidRPr="007604E2">
        <w:rPr>
          <w:sz w:val="24"/>
          <w:szCs w:val="24"/>
        </w:rPr>
        <w:t>efficient network is to avoid reducing quality or coverage and hence reducing the performance.</w:t>
      </w:r>
    </w:p>
    <w:p w14:paraId="64E8AF62" w14:textId="437A0BB2" w:rsidR="001820FD" w:rsidRPr="007604E2" w:rsidRDefault="001820FD" w:rsidP="001820FD">
      <w:pPr>
        <w:pStyle w:val="NewNormal"/>
        <w:rPr>
          <w:sz w:val="24"/>
          <w:szCs w:val="24"/>
        </w:rPr>
      </w:pPr>
      <w:r w:rsidRPr="007604E2">
        <w:rPr>
          <w:sz w:val="24"/>
          <w:szCs w:val="24"/>
        </w:rPr>
        <w:t>About 0.5% of the world energy consumption is from mobile radio networks</w:t>
      </w:r>
      <w:sdt>
        <w:sdtPr>
          <w:rPr>
            <w:sz w:val="24"/>
            <w:szCs w:val="24"/>
          </w:rPr>
          <w:id w:val="649785807"/>
          <w:citation/>
        </w:sdtPr>
        <w:sdtContent>
          <w:r w:rsidRPr="007604E2">
            <w:rPr>
              <w:sz w:val="24"/>
              <w:szCs w:val="24"/>
            </w:rPr>
            <w:fldChar w:fldCharType="begin"/>
          </w:r>
          <w:r w:rsidRPr="007604E2">
            <w:rPr>
              <w:sz w:val="24"/>
              <w:szCs w:val="24"/>
            </w:rPr>
            <w:instrText xml:space="preserve"> CITATION Ric16 \l 1053 </w:instrText>
          </w:r>
          <w:r w:rsidRPr="007604E2">
            <w:rPr>
              <w:sz w:val="24"/>
              <w:szCs w:val="24"/>
            </w:rPr>
            <w:fldChar w:fldCharType="separate"/>
          </w:r>
          <w:r w:rsidRPr="007604E2">
            <w:rPr>
              <w:noProof/>
              <w:sz w:val="24"/>
              <w:szCs w:val="24"/>
            </w:rPr>
            <w:t xml:space="preserve"> [3]</w:t>
          </w:r>
          <w:r w:rsidRPr="007604E2">
            <w:rPr>
              <w:sz w:val="24"/>
              <w:szCs w:val="24"/>
            </w:rPr>
            <w:fldChar w:fldCharType="end"/>
          </w:r>
        </w:sdtContent>
      </w:sdt>
      <w:r w:rsidRPr="007604E2">
        <w:rPr>
          <w:sz w:val="24"/>
          <w:szCs w:val="24"/>
        </w:rPr>
        <w:t xml:space="preserve">. In mobile networks, base stations are the ones which consume the most amount of energy. Comparing the life cycle of a mobile and base </w:t>
      </w:r>
      <w:r w:rsidRPr="007604E2">
        <w:rPr>
          <w:sz w:val="24"/>
          <w:szCs w:val="24"/>
        </w:rPr>
        <w:lastRenderedPageBreak/>
        <w:t>station, a mobile would contribute to green-house gases the most at the time of its manufacturing while for the base station, it is during its life time as a serving node. A lot of research has been done to make mobile more efficient with consuming battery</w:t>
      </w:r>
      <w:r w:rsidR="00BC0C29">
        <w:rPr>
          <w:sz w:val="24"/>
          <w:szCs w:val="24"/>
        </w:rPr>
        <w:t xml:space="preserve"> power but, base stations </w:t>
      </w:r>
      <w:commentRangeStart w:id="25"/>
      <w:r w:rsidR="00BC0C29">
        <w:rPr>
          <w:sz w:val="24"/>
          <w:szCs w:val="24"/>
        </w:rPr>
        <w:t>stay</w:t>
      </w:r>
      <w:commentRangeEnd w:id="25"/>
      <w:r w:rsidR="00BC0C29">
        <w:rPr>
          <w:rStyle w:val="CommentReference"/>
          <w:rFonts w:ascii="Calibri" w:hAnsi="Calibri"/>
        </w:rPr>
        <w:commentReference w:id="25"/>
      </w:r>
      <w:r w:rsidRPr="007604E2">
        <w:rPr>
          <w:sz w:val="24"/>
          <w:szCs w:val="24"/>
        </w:rPr>
        <w:t xml:space="preserve"> behind their counterparts. </w:t>
      </w:r>
      <w:commentRangeStart w:id="26"/>
      <w:r w:rsidR="006B22BA">
        <w:rPr>
          <w:sz w:val="24"/>
          <w:szCs w:val="24"/>
        </w:rPr>
        <w:t xml:space="preserve">Radio access network </w:t>
      </w:r>
      <w:commentRangeEnd w:id="26"/>
      <w:r w:rsidR="004F7298">
        <w:rPr>
          <w:rStyle w:val="CommentReference"/>
          <w:rFonts w:ascii="Calibri" w:hAnsi="Calibri"/>
        </w:rPr>
        <w:commentReference w:id="26"/>
      </w:r>
      <w:r w:rsidR="006B22BA">
        <w:rPr>
          <w:sz w:val="24"/>
          <w:szCs w:val="24"/>
        </w:rPr>
        <w:t>consumes a</w:t>
      </w:r>
      <w:r w:rsidRPr="007604E2">
        <w:rPr>
          <w:sz w:val="24"/>
          <w:szCs w:val="24"/>
        </w:rPr>
        <w:t xml:space="preserve">round </w:t>
      </w:r>
      <w:r w:rsidRPr="007604E2">
        <w:rPr>
          <w:sz w:val="24"/>
          <w:szCs w:val="24"/>
        </w:rPr>
        <w:t>80% of the total energy in mobile networks and majorly in base stations which com</w:t>
      </w:r>
      <w:r w:rsidR="00CB2ED7">
        <w:rPr>
          <w:sz w:val="24"/>
          <w:szCs w:val="24"/>
        </w:rPr>
        <w:t xml:space="preserve">es around to be 60% of </w:t>
      </w:r>
      <w:commentRangeStart w:id="27"/>
      <w:r w:rsidR="00CB2ED7">
        <w:rPr>
          <w:sz w:val="24"/>
          <w:szCs w:val="24"/>
        </w:rPr>
        <w:t>all</w:t>
      </w:r>
      <w:commentRangeEnd w:id="27"/>
      <w:r w:rsidR="00CB2ED7">
        <w:rPr>
          <w:rStyle w:val="CommentReference"/>
          <w:rFonts w:ascii="Calibri" w:hAnsi="Calibri"/>
        </w:rPr>
        <w:commentReference w:id="27"/>
      </w:r>
      <w:sdt>
        <w:sdtPr>
          <w:rPr>
            <w:sz w:val="24"/>
            <w:szCs w:val="24"/>
          </w:rPr>
          <w:id w:val="1362630522"/>
          <w:citation/>
        </w:sdtPr>
        <w:sdtContent>
          <w:r w:rsidRPr="007604E2">
            <w:rPr>
              <w:sz w:val="24"/>
              <w:szCs w:val="24"/>
            </w:rPr>
            <w:fldChar w:fldCharType="begin"/>
          </w:r>
          <w:r w:rsidRPr="007604E2">
            <w:rPr>
              <w:sz w:val="24"/>
              <w:szCs w:val="24"/>
            </w:rPr>
            <w:instrText xml:space="preserve"> CITATION Ric16 \l 1053 </w:instrText>
          </w:r>
          <w:r w:rsidRPr="007604E2">
            <w:rPr>
              <w:sz w:val="24"/>
              <w:szCs w:val="24"/>
            </w:rPr>
            <w:fldChar w:fldCharType="separate"/>
          </w:r>
          <w:r w:rsidRPr="007604E2">
            <w:rPr>
              <w:noProof/>
              <w:sz w:val="24"/>
              <w:szCs w:val="24"/>
            </w:rPr>
            <w:t xml:space="preserve"> [3]</w:t>
          </w:r>
          <w:r w:rsidRPr="007604E2">
            <w:rPr>
              <w:sz w:val="24"/>
              <w:szCs w:val="24"/>
            </w:rPr>
            <w:fldChar w:fldCharType="end"/>
          </w:r>
        </w:sdtContent>
      </w:sdt>
      <w:r w:rsidRPr="007604E2">
        <w:rPr>
          <w:sz w:val="24"/>
          <w:szCs w:val="24"/>
        </w:rPr>
        <w:t>. Which stresses on call for reducing this energy consumption at the base station side.</w:t>
      </w:r>
    </w:p>
    <w:p w14:paraId="4D9D3444" w14:textId="77777777" w:rsidR="001820FD" w:rsidRDefault="001820FD" w:rsidP="001820FD">
      <w:pPr>
        <w:pStyle w:val="NewNormal"/>
      </w:pPr>
    </w:p>
    <w:p w14:paraId="22EB0399" w14:textId="77777777" w:rsidR="001820FD" w:rsidRDefault="001820FD" w:rsidP="001820FD">
      <w:pPr>
        <w:pStyle w:val="NewNormal"/>
      </w:pPr>
    </w:p>
    <w:p w14:paraId="788A98A3" w14:textId="77777777" w:rsidR="00875C08" w:rsidRDefault="0092361D" w:rsidP="007604E2">
      <w:pPr>
        <w:pStyle w:val="NewNormal"/>
        <w:keepNext/>
        <w:ind w:firstLine="0"/>
        <w:rPr>
          <w:del w:id="28" w:author="Sulabh Sharma" w:date="2017-11-19T18:03:00Z"/>
        </w:rPr>
      </w:pPr>
      <w:del w:id="29" w:author="Sulabh Sharma" w:date="2017-11-19T18:03:00Z">
        <w:r w:rsidRPr="00EE7510">
          <w:rPr>
            <w:noProof/>
          </w:rPr>
          <w:drawing>
            <wp:inline distT="0" distB="0" distL="0" distR="0" wp14:anchorId="780E98D3" wp14:editId="6309E158">
              <wp:extent cx="4295775" cy="2514600"/>
              <wp:effectExtent l="0" t="0" r="0" b="0"/>
              <wp:docPr id="10" name="Char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del>
    </w:p>
    <w:p w14:paraId="2CF5D7D4" w14:textId="77777777" w:rsidR="001820FD" w:rsidRDefault="001820FD" w:rsidP="001820FD">
      <w:pPr>
        <w:pStyle w:val="NewNormal"/>
        <w:keepNext/>
        <w:ind w:firstLine="0"/>
        <w:rPr>
          <w:ins w:id="30" w:author="Sulabh Sharma" w:date="2017-11-19T18:03:00Z"/>
        </w:rPr>
      </w:pPr>
      <w:ins w:id="31" w:author="Sulabh Sharma" w:date="2017-11-19T18:03:00Z">
        <w:r w:rsidRPr="00EE7510">
          <w:rPr>
            <w:noProof/>
          </w:rPr>
          <w:drawing>
            <wp:inline distT="0" distB="0" distL="0" distR="0" wp14:anchorId="0A0B9821" wp14:editId="79D7D6A4">
              <wp:extent cx="4295775" cy="2514600"/>
              <wp:effectExtent l="0" t="0" r="0" b="0"/>
              <wp:docPr id="1" name="Char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ins>
    </w:p>
    <w:p w14:paraId="6E65B249" w14:textId="77777777" w:rsidR="001820FD" w:rsidRDefault="001820FD" w:rsidP="001820FD">
      <w:pPr>
        <w:pStyle w:val="Caption"/>
        <w:jc w:val="both"/>
      </w:pPr>
      <w:bookmarkStart w:id="32" w:name="_Toc497836833"/>
      <w:r>
        <w:t xml:space="preserve">Figure </w:t>
      </w:r>
      <w:r>
        <w:fldChar w:fldCharType="begin"/>
      </w:r>
      <w:r>
        <w:instrText xml:space="preserve"> SEQ Figure \* ARABIC </w:instrText>
      </w:r>
      <w:r>
        <w:fldChar w:fldCharType="separate"/>
      </w:r>
      <w:r>
        <w:rPr>
          <w:noProof/>
        </w:rPr>
        <w:t>1</w:t>
      </w:r>
      <w:r>
        <w:fldChar w:fldCharType="end"/>
      </w:r>
      <w:r>
        <w:t>.</w:t>
      </w:r>
      <w:r w:rsidRPr="00875C08">
        <w:t xml:space="preserve"> </w:t>
      </w:r>
      <w:r>
        <w:t>Breakdown of energy consumption in cellular networks</w:t>
      </w:r>
      <w:sdt>
        <w:sdtPr>
          <w:id w:val="186643498"/>
          <w:citation/>
        </w:sdtPr>
        <w:sdtContent>
          <w:r>
            <w:fldChar w:fldCharType="begin"/>
          </w:r>
          <w:r w:rsidRPr="00EC3FB1">
            <w:instrText xml:space="preserve"> CITATION han-harrold-2011-green-radio:-radio-techniques-to-enable-energy-efficient-wireless-networks \l 1053 </w:instrText>
          </w:r>
          <w:r>
            <w:fldChar w:fldCharType="separate"/>
          </w:r>
          <w:r>
            <w:rPr>
              <w:noProof/>
            </w:rPr>
            <w:t xml:space="preserve"> </w:t>
          </w:r>
          <w:r w:rsidRPr="00C546BA">
            <w:rPr>
              <w:noProof/>
            </w:rPr>
            <w:t>[4]</w:t>
          </w:r>
          <w:r>
            <w:fldChar w:fldCharType="end"/>
          </w:r>
        </w:sdtContent>
      </w:sdt>
      <w:r>
        <w:t xml:space="preserve">.  </w:t>
      </w:r>
      <w:bookmarkEnd w:id="32"/>
    </w:p>
    <w:p w14:paraId="4E75854B" w14:textId="77777777" w:rsidR="001820FD" w:rsidRDefault="001820FD" w:rsidP="001820FD">
      <w:pPr>
        <w:pStyle w:val="NewNormal"/>
      </w:pPr>
      <w:r>
        <w:t xml:space="preserve">                          </w:t>
      </w:r>
    </w:p>
    <w:p w14:paraId="0D8761F2" w14:textId="77777777" w:rsidR="001820FD" w:rsidRDefault="001820FD" w:rsidP="001820FD">
      <w:pPr>
        <w:pStyle w:val="NewNormal"/>
      </w:pPr>
    </w:p>
    <w:p w14:paraId="0D16CF34" w14:textId="77777777" w:rsidR="00875C08" w:rsidRDefault="0092361D" w:rsidP="007604E2">
      <w:pPr>
        <w:pStyle w:val="NewNormal"/>
        <w:keepNext/>
        <w:ind w:firstLine="0"/>
        <w:rPr>
          <w:del w:id="33" w:author="Sulabh Sharma" w:date="2017-11-19T18:03:00Z"/>
        </w:rPr>
      </w:pPr>
      <w:del w:id="34" w:author="Sulabh Sharma" w:date="2017-11-19T18:03:00Z">
        <w:r w:rsidRPr="00EE7510">
          <w:rPr>
            <w:noProof/>
          </w:rPr>
          <w:lastRenderedPageBreak/>
          <w:drawing>
            <wp:inline distT="0" distB="0" distL="0" distR="0" wp14:anchorId="3F17B663" wp14:editId="0BBCCC29">
              <wp:extent cx="4457700" cy="2714625"/>
              <wp:effectExtent l="0" t="0" r="0" b="9525"/>
              <wp:docPr id="11" name="Chart 1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del>
    </w:p>
    <w:p w14:paraId="1DC53045" w14:textId="77777777" w:rsidR="001820FD" w:rsidRDefault="001820FD" w:rsidP="001820FD">
      <w:pPr>
        <w:pStyle w:val="NewNormal"/>
        <w:keepNext/>
        <w:ind w:firstLine="0"/>
        <w:rPr>
          <w:ins w:id="35" w:author="Sulabh Sharma" w:date="2017-11-19T18:03:00Z"/>
        </w:rPr>
      </w:pPr>
      <w:ins w:id="36" w:author="Sulabh Sharma" w:date="2017-11-19T18:03:00Z">
        <w:r w:rsidRPr="00EE7510">
          <w:rPr>
            <w:noProof/>
          </w:rPr>
          <w:drawing>
            <wp:inline distT="0" distB="0" distL="0" distR="0" wp14:anchorId="68525BAB" wp14:editId="3A93A655">
              <wp:extent cx="4457700" cy="2714625"/>
              <wp:effectExtent l="0" t="0" r="0" b="9525"/>
              <wp:docPr id="2" name="Chart 1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ins>
    </w:p>
    <w:p w14:paraId="30D9991D" w14:textId="77777777" w:rsidR="001820FD" w:rsidRDefault="001820FD" w:rsidP="001820FD">
      <w:pPr>
        <w:pStyle w:val="Caption"/>
        <w:jc w:val="both"/>
      </w:pPr>
      <w:bookmarkStart w:id="37" w:name="_Toc497836834"/>
      <w:r>
        <w:t xml:space="preserve">Figure </w:t>
      </w:r>
      <w:r>
        <w:fldChar w:fldCharType="begin"/>
      </w:r>
      <w:r>
        <w:instrText xml:space="preserve"> SEQ Figure \* ARABIC </w:instrText>
      </w:r>
      <w:r>
        <w:fldChar w:fldCharType="separate"/>
      </w:r>
      <w:r>
        <w:rPr>
          <w:noProof/>
        </w:rPr>
        <w:t>2</w:t>
      </w:r>
      <w:r>
        <w:fldChar w:fldCharType="end"/>
      </w:r>
      <w:r>
        <w:t>.</w:t>
      </w:r>
      <w:r w:rsidRPr="00875C08">
        <w:t xml:space="preserve"> The operational and the embodied CO2 emissions by base stations and mobile phones per subscribers per year</w:t>
      </w:r>
      <w:bookmarkEnd w:id="37"/>
      <w:sdt>
        <w:sdtPr>
          <w:id w:val="-1161996102"/>
          <w:citation/>
        </w:sdtPr>
        <w:sdtContent>
          <w:r>
            <w:fldChar w:fldCharType="begin"/>
          </w:r>
          <w:r w:rsidRPr="00042145">
            <w:instrText xml:space="preserve"> CITATION han-harrold-2011-green-radio:-radio-techniques-to-enable-energy-efficient-wireless-networks \l 1053 </w:instrText>
          </w:r>
          <w:r>
            <w:fldChar w:fldCharType="separate"/>
          </w:r>
          <w:r>
            <w:rPr>
              <w:noProof/>
            </w:rPr>
            <w:t xml:space="preserve"> </w:t>
          </w:r>
          <w:r w:rsidRPr="00C546BA">
            <w:rPr>
              <w:noProof/>
            </w:rPr>
            <w:t>[4]</w:t>
          </w:r>
          <w:r>
            <w:fldChar w:fldCharType="end"/>
          </w:r>
        </w:sdtContent>
      </w:sdt>
      <w:r>
        <w:t>.</w:t>
      </w:r>
    </w:p>
    <w:p w14:paraId="26D3C368" w14:textId="77777777" w:rsidR="001820FD" w:rsidRDefault="001820FD" w:rsidP="001820FD">
      <w:pPr>
        <w:pStyle w:val="NewNormal"/>
      </w:pPr>
    </w:p>
    <w:p w14:paraId="24FC2667" w14:textId="77777777" w:rsidR="001820FD" w:rsidRDefault="001820FD" w:rsidP="001820FD">
      <w:pPr>
        <w:pStyle w:val="Heading2"/>
      </w:pPr>
      <w:r>
        <w:t xml:space="preserve"> </w:t>
      </w:r>
      <w:bookmarkStart w:id="38" w:name="_Toc497847966"/>
      <w:bookmarkStart w:id="39" w:name="_Toc497934409"/>
      <w:r>
        <w:t>Previous Work</w:t>
      </w:r>
      <w:bookmarkEnd w:id="38"/>
      <w:bookmarkEnd w:id="39"/>
      <w:r>
        <w:t xml:space="preserve"> </w:t>
      </w:r>
    </w:p>
    <w:p w14:paraId="785A0B0A" w14:textId="341F7551" w:rsidR="001820FD" w:rsidRPr="008F7530" w:rsidRDefault="001820FD" w:rsidP="001820FD">
      <w:pPr>
        <w:pStyle w:val="NewNormal"/>
        <w:rPr>
          <w:sz w:val="24"/>
          <w:szCs w:val="24"/>
        </w:rPr>
      </w:pPr>
      <w:r w:rsidRPr="008F7530">
        <w:rPr>
          <w:sz w:val="24"/>
          <w:szCs w:val="24"/>
        </w:rPr>
        <w:t xml:space="preserve">There had been </w:t>
      </w:r>
      <w:r w:rsidR="00DF1B77">
        <w:rPr>
          <w:sz w:val="24"/>
          <w:szCs w:val="24"/>
        </w:rPr>
        <w:t xml:space="preserve">various </w:t>
      </w:r>
      <w:r w:rsidRPr="008F7530">
        <w:rPr>
          <w:sz w:val="24"/>
          <w:szCs w:val="24"/>
        </w:rPr>
        <w:t>studies related to improvement of the base stations energy consumption</w:t>
      </w:r>
      <w:r w:rsidR="00E50073">
        <w:rPr>
          <w:sz w:val="24"/>
          <w:szCs w:val="24"/>
        </w:rPr>
        <w:t>.</w:t>
      </w:r>
      <w:r w:rsidRPr="008F7530">
        <w:rPr>
          <w:sz w:val="24"/>
          <w:szCs w:val="24"/>
        </w:rPr>
        <w:t xml:space="preserve"> </w:t>
      </w:r>
      <w:commentRangeStart w:id="40"/>
      <w:r w:rsidR="00E50073">
        <w:rPr>
          <w:sz w:val="24"/>
          <w:szCs w:val="24"/>
        </w:rPr>
        <w:t>I</w:t>
      </w:r>
      <w:r w:rsidRPr="008F7530">
        <w:rPr>
          <w:sz w:val="24"/>
          <w:szCs w:val="24"/>
        </w:rPr>
        <w:t>n</w:t>
      </w:r>
      <w:r w:rsidRPr="008F7530">
        <w:rPr>
          <w:sz w:val="24"/>
          <w:szCs w:val="24"/>
        </w:rPr>
        <w:t xml:space="preserve"> 2010-2012</w:t>
      </w:r>
      <w:r w:rsidR="00573AAB">
        <w:rPr>
          <w:sz w:val="24"/>
          <w:szCs w:val="24"/>
        </w:rPr>
        <w:t xml:space="preserve"> </w:t>
      </w:r>
      <w:r w:rsidR="00573AAB">
        <w:rPr>
          <w:sz w:val="24"/>
          <w:szCs w:val="24"/>
        </w:rPr>
        <w:t>a study</w:t>
      </w:r>
      <w:r w:rsidR="00573AAB">
        <w:rPr>
          <w:sz w:val="24"/>
          <w:szCs w:val="24"/>
        </w:rPr>
        <w:t xml:space="preserve"> was conducted</w:t>
      </w:r>
      <w:r w:rsidRPr="008F7530">
        <w:rPr>
          <w:sz w:val="24"/>
          <w:szCs w:val="24"/>
        </w:rPr>
        <w:t xml:space="preserve"> under Energy Aware Radio and </w:t>
      </w:r>
      <w:proofErr w:type="spellStart"/>
      <w:r w:rsidRPr="008F7530">
        <w:rPr>
          <w:sz w:val="24"/>
          <w:szCs w:val="24"/>
        </w:rPr>
        <w:t>n</w:t>
      </w:r>
      <w:commentRangeStart w:id="41"/>
      <w:r w:rsidRPr="008F7530">
        <w:rPr>
          <w:sz w:val="24"/>
          <w:szCs w:val="24"/>
        </w:rPr>
        <w:t>e</w:t>
      </w:r>
      <w:r w:rsidR="00DD15EE">
        <w:rPr>
          <w:sz w:val="24"/>
          <w:szCs w:val="24"/>
        </w:rPr>
        <w:t>Tw</w:t>
      </w:r>
      <w:commentRangeEnd w:id="41"/>
      <w:r w:rsidR="00DD15EE">
        <w:rPr>
          <w:rStyle w:val="CommentReference"/>
          <w:rFonts w:ascii="Calibri" w:hAnsi="Calibri"/>
        </w:rPr>
        <w:commentReference w:id="41"/>
      </w:r>
      <w:r w:rsidRPr="008F7530">
        <w:rPr>
          <w:sz w:val="24"/>
          <w:szCs w:val="24"/>
        </w:rPr>
        <w:t>ork</w:t>
      </w:r>
      <w:proofErr w:type="spellEnd"/>
      <w:r w:rsidRPr="008F7530">
        <w:rPr>
          <w:sz w:val="24"/>
          <w:szCs w:val="24"/>
        </w:rPr>
        <w:t xml:space="preserve"> </w:t>
      </w:r>
      <w:proofErr w:type="spellStart"/>
      <w:r w:rsidRPr="008F7530">
        <w:rPr>
          <w:sz w:val="24"/>
          <w:szCs w:val="24"/>
        </w:rPr>
        <w:t>tecHnologies</w:t>
      </w:r>
      <w:proofErr w:type="spellEnd"/>
      <w:r w:rsidRPr="008F7530">
        <w:rPr>
          <w:sz w:val="24"/>
          <w:szCs w:val="24"/>
        </w:rPr>
        <w:t xml:space="preserve"> (EARTH) </w:t>
      </w:r>
      <w:r w:rsidR="00A855F6">
        <w:rPr>
          <w:sz w:val="24"/>
          <w:szCs w:val="24"/>
        </w:rPr>
        <w:t>project; where</w:t>
      </w:r>
      <w:r w:rsidR="00A855F6">
        <w:rPr>
          <w:sz w:val="24"/>
          <w:szCs w:val="24"/>
        </w:rPr>
        <w:t xml:space="preserve"> </w:t>
      </w:r>
      <w:r w:rsidRPr="008F7530">
        <w:rPr>
          <w:sz w:val="24"/>
          <w:szCs w:val="24"/>
        </w:rPr>
        <w:t>researchers from a</w:t>
      </w:r>
      <w:r w:rsidR="000A4AFD">
        <w:rPr>
          <w:sz w:val="24"/>
          <w:szCs w:val="24"/>
        </w:rPr>
        <w:t xml:space="preserve">round the world tried to </w:t>
      </w:r>
      <w:r w:rsidR="00573AAB">
        <w:rPr>
          <w:sz w:val="24"/>
          <w:szCs w:val="24"/>
        </w:rPr>
        <w:t>achieve</w:t>
      </w:r>
      <w:r w:rsidRPr="008F7530">
        <w:rPr>
          <w:sz w:val="24"/>
          <w:szCs w:val="24"/>
        </w:rPr>
        <w:t xml:space="preserve"> deliverables</w:t>
      </w:r>
      <w:commentRangeEnd w:id="40"/>
      <w:r w:rsidR="00E50AF2">
        <w:rPr>
          <w:rStyle w:val="CommentReference"/>
          <w:rFonts w:ascii="Calibri" w:hAnsi="Calibri"/>
        </w:rPr>
        <w:commentReference w:id="40"/>
      </w:r>
      <w:sdt>
        <w:sdtPr>
          <w:rPr>
            <w:sz w:val="24"/>
            <w:szCs w:val="24"/>
          </w:rPr>
          <w:id w:val="2011862053"/>
          <w:citation/>
        </w:sdtPr>
        <w:sdtContent>
          <w:r w:rsidRPr="008F7530">
            <w:rPr>
              <w:sz w:val="24"/>
              <w:szCs w:val="24"/>
            </w:rPr>
            <w:fldChar w:fldCharType="begin"/>
          </w:r>
          <w:r w:rsidRPr="008F7530">
            <w:rPr>
              <w:sz w:val="24"/>
              <w:szCs w:val="24"/>
            </w:rPr>
            <w:instrText xml:space="preserve"> CITATION domenico-petersson-2012-final-integrated-concept \l 1053 </w:instrText>
          </w:r>
          <w:r w:rsidRPr="008F7530">
            <w:rPr>
              <w:sz w:val="24"/>
              <w:szCs w:val="24"/>
            </w:rPr>
            <w:fldChar w:fldCharType="separate"/>
          </w:r>
          <w:r w:rsidRPr="008F7530">
            <w:rPr>
              <w:noProof/>
              <w:sz w:val="24"/>
              <w:szCs w:val="24"/>
            </w:rPr>
            <w:t xml:space="preserve"> [5]</w:t>
          </w:r>
          <w:r w:rsidRPr="008F7530">
            <w:rPr>
              <w:sz w:val="24"/>
              <w:szCs w:val="24"/>
            </w:rPr>
            <w:fldChar w:fldCharType="end"/>
          </w:r>
        </w:sdtContent>
      </w:sdt>
      <w:r w:rsidRPr="008F7530">
        <w:rPr>
          <w:sz w:val="24"/>
          <w:szCs w:val="24"/>
        </w:rPr>
        <w:t xml:space="preserve"> which proved to become</w:t>
      </w:r>
      <w:r w:rsidR="00573AAB">
        <w:rPr>
          <w:sz w:val="24"/>
          <w:szCs w:val="24"/>
        </w:rPr>
        <w:t xml:space="preserve"> the</w:t>
      </w:r>
      <w:r w:rsidRPr="008F7530">
        <w:rPr>
          <w:sz w:val="24"/>
          <w:szCs w:val="24"/>
        </w:rPr>
        <w:t xml:space="preserve"> standardized principles for working on energy efficiency concepts for base stations.</w:t>
      </w:r>
    </w:p>
    <w:p w14:paraId="316685BB" w14:textId="347A5C12" w:rsidR="001820FD" w:rsidRPr="008F7530" w:rsidRDefault="001820FD" w:rsidP="001820FD">
      <w:pPr>
        <w:pStyle w:val="NewNormal"/>
        <w:rPr>
          <w:sz w:val="24"/>
          <w:szCs w:val="24"/>
        </w:rPr>
      </w:pPr>
      <w:r w:rsidRPr="008F7530">
        <w:rPr>
          <w:sz w:val="24"/>
          <w:szCs w:val="24"/>
        </w:rPr>
        <w:t xml:space="preserve">The EARTH project gave the mathematical power model for calculating the energy consumption in the base stations </w:t>
      </w:r>
      <w:r w:rsidR="00E6731D">
        <w:rPr>
          <w:sz w:val="24"/>
          <w:szCs w:val="24"/>
        </w:rPr>
        <w:t>in</w:t>
      </w:r>
      <w:r w:rsidRPr="008F7530">
        <w:rPr>
          <w:sz w:val="24"/>
          <w:szCs w:val="24"/>
        </w:rPr>
        <w:t xml:space="preserve"> various scenarios of rural, sub-urban and dense urban</w:t>
      </w:r>
      <w:del w:id="42" w:author="Sulabh Sharma" w:date="2017-11-19T18:03:00Z">
        <w:r w:rsidR="007D6152" w:rsidRPr="008F7530">
          <w:rPr>
            <w:sz w:val="24"/>
            <w:szCs w:val="24"/>
          </w:rPr>
          <w:delText xml:space="preserve">, the </w:delText>
        </w:r>
      </w:del>
      <w:ins w:id="43" w:author="Sulabh Sharma" w:date="2017-11-19T18:03:00Z">
        <w:r w:rsidR="00E6731D">
          <w:rPr>
            <w:sz w:val="24"/>
            <w:szCs w:val="24"/>
          </w:rPr>
          <w:t xml:space="preserve">. </w:t>
        </w:r>
        <w:commentRangeStart w:id="44"/>
        <w:r w:rsidR="00E6731D">
          <w:rPr>
            <w:sz w:val="24"/>
            <w:szCs w:val="24"/>
          </w:rPr>
          <w:t xml:space="preserve">The project developed a </w:t>
        </w:r>
      </w:ins>
      <w:r w:rsidR="00E6731D">
        <w:rPr>
          <w:sz w:val="24"/>
          <w:szCs w:val="24"/>
        </w:rPr>
        <w:t xml:space="preserve">linear </w:t>
      </w:r>
      <w:bookmarkStart w:id="45" w:name="_GoBack"/>
      <w:bookmarkEnd w:id="45"/>
      <w:r w:rsidR="00E6731D">
        <w:rPr>
          <w:sz w:val="24"/>
          <w:szCs w:val="24"/>
        </w:rPr>
        <w:t>power model</w:t>
      </w:r>
      <w:del w:id="46" w:author="Sulabh Sharma" w:date="2017-11-19T18:03:00Z">
        <w:r w:rsidR="007D6152" w:rsidRPr="008F7530">
          <w:rPr>
            <w:sz w:val="24"/>
            <w:szCs w:val="24"/>
          </w:rPr>
          <w:delText xml:space="preserve"> i</w:delText>
        </w:r>
        <w:r w:rsidR="00D655A8" w:rsidRPr="008F7530">
          <w:rPr>
            <w:sz w:val="24"/>
            <w:szCs w:val="24"/>
          </w:rPr>
          <w:delText xml:space="preserve">s used in generic </w:delText>
        </w:r>
      </w:del>
      <w:ins w:id="47" w:author="Sulabh Sharma" w:date="2017-11-19T18:03:00Z">
        <w:r w:rsidR="000B6096">
          <w:rPr>
            <w:sz w:val="24"/>
            <w:szCs w:val="24"/>
          </w:rPr>
          <w:t>.</w:t>
        </w:r>
        <w:r w:rsidR="00191254">
          <w:rPr>
            <w:sz w:val="24"/>
            <w:szCs w:val="24"/>
          </w:rPr>
          <w:t xml:space="preserve"> </w:t>
        </w:r>
        <w:r w:rsidR="007A79B8">
          <w:rPr>
            <w:sz w:val="24"/>
            <w:szCs w:val="24"/>
          </w:rPr>
          <w:t>This model do</w:t>
        </w:r>
        <w:r w:rsidR="00662FBB">
          <w:rPr>
            <w:sz w:val="24"/>
            <w:szCs w:val="24"/>
          </w:rPr>
          <w:t>es</w:t>
        </w:r>
        <w:r w:rsidR="007A79B8">
          <w:rPr>
            <w:sz w:val="24"/>
            <w:szCs w:val="24"/>
          </w:rPr>
          <w:t xml:space="preserve"> the </w:t>
        </w:r>
      </w:ins>
      <w:r w:rsidRPr="008F7530">
        <w:rPr>
          <w:sz w:val="24"/>
          <w:szCs w:val="24"/>
        </w:rPr>
        <w:t xml:space="preserve">simulations. </w:t>
      </w:r>
      <w:commentRangeEnd w:id="44"/>
      <w:r w:rsidR="00F82690">
        <w:rPr>
          <w:rStyle w:val="CommentReference"/>
          <w:rFonts w:ascii="Calibri" w:hAnsi="Calibri"/>
        </w:rPr>
        <w:commentReference w:id="44"/>
      </w:r>
      <w:r w:rsidRPr="008F7530">
        <w:rPr>
          <w:sz w:val="24"/>
          <w:szCs w:val="24"/>
        </w:rPr>
        <w:t xml:space="preserve">It also gives the internal breakdown of energy consumed within different sizes of nodes such as macro, micro, </w:t>
      </w:r>
      <w:proofErr w:type="spellStart"/>
      <w:r w:rsidRPr="008F7530">
        <w:rPr>
          <w:sz w:val="24"/>
          <w:szCs w:val="24"/>
        </w:rPr>
        <w:t>pico</w:t>
      </w:r>
      <w:proofErr w:type="spellEnd"/>
      <w:r w:rsidRPr="008F7530">
        <w:rPr>
          <w:sz w:val="24"/>
          <w:szCs w:val="24"/>
        </w:rPr>
        <w:t xml:space="preserve"> and </w:t>
      </w:r>
      <w:proofErr w:type="spellStart"/>
      <w:r w:rsidRPr="008F7530">
        <w:rPr>
          <w:sz w:val="24"/>
          <w:szCs w:val="24"/>
        </w:rPr>
        <w:t>femto</w:t>
      </w:r>
      <w:proofErr w:type="spellEnd"/>
      <w:r w:rsidRPr="008F7530">
        <w:rPr>
          <w:sz w:val="24"/>
          <w:szCs w:val="24"/>
        </w:rPr>
        <w:t>.</w:t>
      </w:r>
    </w:p>
    <w:p w14:paraId="45251D97" w14:textId="7A549831" w:rsidR="001820FD" w:rsidRPr="008F7530" w:rsidRDefault="001820FD" w:rsidP="001820FD">
      <w:pPr>
        <w:pStyle w:val="NewNormal"/>
        <w:rPr>
          <w:sz w:val="24"/>
          <w:szCs w:val="24"/>
        </w:rPr>
      </w:pPr>
      <w:r w:rsidRPr="008F7530">
        <w:rPr>
          <w:sz w:val="24"/>
          <w:szCs w:val="24"/>
        </w:rPr>
        <w:t xml:space="preserve"> </w:t>
      </w:r>
      <w:del w:id="48" w:author="Sulabh Sharma" w:date="2017-11-19T18:03:00Z">
        <w:r w:rsidR="007D6152" w:rsidRPr="008F7530">
          <w:rPr>
            <w:sz w:val="24"/>
            <w:szCs w:val="24"/>
          </w:rPr>
          <w:delText>In</w:delText>
        </w:r>
      </w:del>
      <w:ins w:id="49" w:author="Sulabh Sharma" w:date="2017-11-19T18:03:00Z">
        <w:r w:rsidR="00F82690">
          <w:rPr>
            <w:sz w:val="24"/>
            <w:szCs w:val="24"/>
          </w:rPr>
          <w:t>T</w:t>
        </w:r>
        <w:r w:rsidRPr="008F7530">
          <w:rPr>
            <w:sz w:val="24"/>
            <w:szCs w:val="24"/>
          </w:rPr>
          <w:t>he study</w:t>
        </w:r>
      </w:ins>
      <w:sdt>
        <w:sdtPr>
          <w:rPr>
            <w:sz w:val="24"/>
            <w:szCs w:val="24"/>
          </w:rPr>
          <w:id w:val="195355780"/>
          <w:citation/>
        </w:sdtPr>
        <w:sdtContent>
          <w:r w:rsidR="00F82690" w:rsidRPr="008F7530">
            <w:rPr>
              <w:sz w:val="24"/>
              <w:szCs w:val="24"/>
            </w:rPr>
            <w:fldChar w:fldCharType="begin"/>
          </w:r>
          <w:r w:rsidR="00F82690" w:rsidRPr="008F7530">
            <w:rPr>
              <w:sz w:val="24"/>
              <w:szCs w:val="24"/>
            </w:rPr>
            <w:instrText xml:space="preserve"> CITATION desset-debaillie-towards-a-flexible-and-future-proof-power-model-for-cellular-base-stations \l 1053 </w:instrText>
          </w:r>
          <w:r w:rsidR="00F82690" w:rsidRPr="008F7530">
            <w:rPr>
              <w:sz w:val="24"/>
              <w:szCs w:val="24"/>
            </w:rPr>
            <w:fldChar w:fldCharType="separate"/>
          </w:r>
          <w:r w:rsidR="00F82690" w:rsidRPr="008F7530">
            <w:rPr>
              <w:noProof/>
              <w:sz w:val="24"/>
              <w:szCs w:val="24"/>
            </w:rPr>
            <w:t xml:space="preserve"> [6]</w:t>
          </w:r>
          <w:r w:rsidR="00F82690" w:rsidRPr="008F7530">
            <w:rPr>
              <w:sz w:val="24"/>
              <w:szCs w:val="24"/>
            </w:rPr>
            <w:fldChar w:fldCharType="end"/>
          </w:r>
        </w:sdtContent>
      </w:sdt>
      <w:r w:rsidRPr="008F7530">
        <w:rPr>
          <w:sz w:val="24"/>
          <w:szCs w:val="24"/>
        </w:rPr>
        <w:t xml:space="preserve"> </w:t>
      </w:r>
      <w:del w:id="50" w:author="Sulabh Sharma" w:date="2017-11-19T18:03:00Z">
        <w:r w:rsidR="007D6152" w:rsidRPr="008F7530">
          <w:rPr>
            <w:sz w:val="24"/>
            <w:szCs w:val="24"/>
          </w:rPr>
          <w:delText>the study was conducted</w:delText>
        </w:r>
      </w:del>
      <w:ins w:id="51" w:author="Sulabh Sharma" w:date="2017-11-19T18:03:00Z">
        <w:r w:rsidR="00F82690">
          <w:rPr>
            <w:sz w:val="24"/>
            <w:szCs w:val="24"/>
          </w:rPr>
          <w:t>showed</w:t>
        </w:r>
      </w:ins>
      <w:r w:rsidR="00F82690">
        <w:rPr>
          <w:sz w:val="24"/>
          <w:szCs w:val="24"/>
        </w:rPr>
        <w:t xml:space="preserve"> to</w:t>
      </w:r>
      <w:r w:rsidRPr="008F7530">
        <w:rPr>
          <w:sz w:val="24"/>
          <w:szCs w:val="24"/>
        </w:rPr>
        <w:t xml:space="preserve"> break up the energy consumed by different components of the BS in macro, </w:t>
      </w:r>
      <w:proofErr w:type="spellStart"/>
      <w:r w:rsidRPr="008F7530">
        <w:rPr>
          <w:sz w:val="24"/>
          <w:szCs w:val="24"/>
        </w:rPr>
        <w:t>pico</w:t>
      </w:r>
      <w:proofErr w:type="spellEnd"/>
      <w:r w:rsidRPr="008F7530">
        <w:rPr>
          <w:sz w:val="24"/>
          <w:szCs w:val="24"/>
        </w:rPr>
        <w:t xml:space="preserve"> and other cells that support the 3GPP LTE standard. It supports the Earth Project’s state of the art (</w:t>
      </w:r>
      <w:proofErr w:type="spellStart"/>
      <w:r w:rsidRPr="008F7530">
        <w:rPr>
          <w:sz w:val="24"/>
          <w:szCs w:val="24"/>
        </w:rPr>
        <w:t>SoTA</w:t>
      </w:r>
      <w:proofErr w:type="spellEnd"/>
      <w:r w:rsidRPr="008F7530">
        <w:rPr>
          <w:sz w:val="24"/>
          <w:szCs w:val="24"/>
        </w:rPr>
        <w:t xml:space="preserve">) power model. </w:t>
      </w:r>
    </w:p>
    <w:p w14:paraId="3BED0EB6" w14:textId="10529306" w:rsidR="001820FD" w:rsidRPr="008F7530" w:rsidRDefault="001820FD" w:rsidP="001820FD">
      <w:pPr>
        <w:pStyle w:val="NewNormal"/>
        <w:rPr>
          <w:sz w:val="24"/>
          <w:szCs w:val="24"/>
        </w:rPr>
      </w:pPr>
      <w:r w:rsidRPr="008F7530">
        <w:rPr>
          <w:sz w:val="24"/>
          <w:szCs w:val="24"/>
        </w:rPr>
        <w:lastRenderedPageBreak/>
        <w:t>In</w:t>
      </w:r>
      <w:sdt>
        <w:sdtPr>
          <w:rPr>
            <w:sz w:val="24"/>
            <w:szCs w:val="24"/>
          </w:rPr>
          <w:id w:val="2057967659"/>
          <w:citation/>
        </w:sdtPr>
        <w:sdtContent>
          <w:r w:rsidRPr="008F7530">
            <w:rPr>
              <w:sz w:val="24"/>
              <w:szCs w:val="24"/>
            </w:rPr>
            <w:fldChar w:fldCharType="begin"/>
          </w:r>
          <w:r w:rsidRPr="008F7530">
            <w:rPr>
              <w:sz w:val="24"/>
              <w:szCs w:val="24"/>
            </w:rPr>
            <w:instrText xml:space="preserve"> CITATION yunas-valkama-2015-spectral-and-energy-efficiency-of-ultra-dense-networks-under-different-deployment-strategies \l 1053 </w:instrText>
          </w:r>
          <w:r w:rsidRPr="008F7530">
            <w:rPr>
              <w:sz w:val="24"/>
              <w:szCs w:val="24"/>
            </w:rPr>
            <w:fldChar w:fldCharType="separate"/>
          </w:r>
          <w:r w:rsidRPr="008F7530">
            <w:rPr>
              <w:noProof/>
              <w:sz w:val="24"/>
              <w:szCs w:val="24"/>
            </w:rPr>
            <w:t xml:space="preserve"> [7]</w:t>
          </w:r>
          <w:r w:rsidRPr="008F7530">
            <w:rPr>
              <w:sz w:val="24"/>
              <w:szCs w:val="24"/>
            </w:rPr>
            <w:fldChar w:fldCharType="end"/>
          </w:r>
        </w:sdtContent>
      </w:sdt>
      <w:r w:rsidRPr="008F7530">
        <w:rPr>
          <w:sz w:val="24"/>
          <w:szCs w:val="24"/>
        </w:rPr>
        <w:t xml:space="preserve"> a “</w:t>
      </w:r>
      <w:commentRangeStart w:id="52"/>
      <w:r w:rsidRPr="008F7530">
        <w:rPr>
          <w:sz w:val="24"/>
          <w:szCs w:val="24"/>
        </w:rPr>
        <w:t>Manhattan-type city grid” is analyzed for energy performance in which</w:t>
      </w:r>
      <w:r w:rsidR="00C63C07">
        <w:rPr>
          <w:sz w:val="24"/>
          <w:szCs w:val="24"/>
        </w:rPr>
        <w:t xml:space="preserve"> </w:t>
      </w:r>
      <w:del w:id="53" w:author="Sulabh Sharma" w:date="2017-11-19T18:03:00Z">
        <w:r w:rsidR="007D6152" w:rsidRPr="008F7530">
          <w:rPr>
            <w:sz w:val="24"/>
            <w:szCs w:val="24"/>
          </w:rPr>
          <w:delText xml:space="preserve">off-loading the </w:delText>
        </w:r>
      </w:del>
      <w:r w:rsidR="00C63C07">
        <w:rPr>
          <w:sz w:val="24"/>
          <w:szCs w:val="24"/>
        </w:rPr>
        <w:t xml:space="preserve">macro cells </w:t>
      </w:r>
      <w:ins w:id="54" w:author="Sulabh Sharma" w:date="2017-11-19T18:03:00Z">
        <w:r w:rsidR="00C63C07">
          <w:rPr>
            <w:sz w:val="24"/>
            <w:szCs w:val="24"/>
          </w:rPr>
          <w:t xml:space="preserve">were off-loaded </w:t>
        </w:r>
      </w:ins>
      <w:r w:rsidR="00C63C07">
        <w:rPr>
          <w:sz w:val="24"/>
          <w:szCs w:val="24"/>
        </w:rPr>
        <w:t>with indoor cells</w:t>
      </w:r>
      <w:del w:id="55" w:author="Sulabh Sharma" w:date="2017-11-19T18:03:00Z">
        <w:r w:rsidR="007D6152" w:rsidRPr="008F7530">
          <w:rPr>
            <w:sz w:val="24"/>
            <w:szCs w:val="24"/>
          </w:rPr>
          <w:delText xml:space="preserve"> prove to be</w:delText>
        </w:r>
      </w:del>
      <w:ins w:id="56" w:author="Sulabh Sharma" w:date="2017-11-19T18:03:00Z">
        <w:r w:rsidR="00C63C07">
          <w:rPr>
            <w:sz w:val="24"/>
            <w:szCs w:val="24"/>
          </w:rPr>
          <w:t>. It was proven that indoor cells are</w:t>
        </w:r>
      </w:ins>
      <w:r w:rsidR="00DA7C8C">
        <w:rPr>
          <w:sz w:val="24"/>
          <w:szCs w:val="24"/>
        </w:rPr>
        <w:t xml:space="preserve"> more </w:t>
      </w:r>
      <w:commentRangeEnd w:id="52"/>
      <w:r w:rsidR="00C63C07">
        <w:rPr>
          <w:rStyle w:val="CommentReference"/>
          <w:rFonts w:ascii="Calibri" w:hAnsi="Calibri"/>
        </w:rPr>
        <w:commentReference w:id="52"/>
      </w:r>
      <w:r w:rsidR="00DA7C8C">
        <w:rPr>
          <w:sz w:val="24"/>
          <w:szCs w:val="24"/>
        </w:rPr>
        <w:t>energy</w:t>
      </w:r>
      <w:del w:id="57" w:author="Sulabh Sharma" w:date="2017-11-19T18:03:00Z">
        <w:r w:rsidR="007D6152" w:rsidRPr="008F7530">
          <w:rPr>
            <w:sz w:val="24"/>
            <w:szCs w:val="24"/>
          </w:rPr>
          <w:delText xml:space="preserve"> </w:delText>
        </w:r>
      </w:del>
      <w:commentRangeStart w:id="58"/>
      <w:ins w:id="59" w:author="Sulabh Sharma" w:date="2017-11-19T18:03:00Z">
        <w:r w:rsidR="00DA7C8C">
          <w:rPr>
            <w:sz w:val="24"/>
            <w:szCs w:val="24"/>
          </w:rPr>
          <w:t>-</w:t>
        </w:r>
        <w:commentRangeEnd w:id="58"/>
        <w:r w:rsidR="00DA7C8C">
          <w:rPr>
            <w:rStyle w:val="CommentReference"/>
            <w:rFonts w:ascii="Calibri" w:hAnsi="Calibri"/>
          </w:rPr>
          <w:commentReference w:id="58"/>
        </w:r>
      </w:ins>
      <w:r w:rsidRPr="008F7530">
        <w:rPr>
          <w:sz w:val="24"/>
          <w:szCs w:val="24"/>
        </w:rPr>
        <w:t>efficient.</w:t>
      </w:r>
    </w:p>
    <w:p w14:paraId="105A2254" w14:textId="7814BDDD" w:rsidR="001820FD" w:rsidRPr="008F7530" w:rsidRDefault="007D6152" w:rsidP="001820FD">
      <w:pPr>
        <w:pStyle w:val="NewNormal"/>
        <w:rPr>
          <w:sz w:val="24"/>
          <w:szCs w:val="24"/>
        </w:rPr>
      </w:pPr>
      <w:del w:id="60" w:author="Sulabh Sharma" w:date="2017-11-19T18:03:00Z">
        <w:r w:rsidRPr="008F7530">
          <w:rPr>
            <w:sz w:val="24"/>
            <w:szCs w:val="24"/>
          </w:rPr>
          <w:delText>In</w:delText>
        </w:r>
      </w:del>
      <w:ins w:id="61" w:author="Sulabh Sharma" w:date="2017-11-19T18:03:00Z">
        <w:r w:rsidR="007D1BDE">
          <w:rPr>
            <w:sz w:val="24"/>
            <w:szCs w:val="24"/>
          </w:rPr>
          <w:t xml:space="preserve">The dense urban scenario </w:t>
        </w:r>
        <w:r w:rsidR="00545880">
          <w:rPr>
            <w:sz w:val="24"/>
            <w:szCs w:val="24"/>
          </w:rPr>
          <w:t>was studied in the study</w:t>
        </w:r>
      </w:ins>
      <w:r w:rsidR="00545880">
        <w:rPr>
          <w:sz w:val="24"/>
          <w:szCs w:val="24"/>
        </w:rPr>
        <w:t xml:space="preserve"> </w:t>
      </w:r>
      <w:sdt>
        <w:sdtPr>
          <w:rPr>
            <w:sz w:val="24"/>
            <w:szCs w:val="24"/>
          </w:rPr>
          <w:id w:val="120736220"/>
          <w:citation/>
        </w:sdtPr>
        <w:sdtContent>
          <w:r w:rsidR="001820FD" w:rsidRPr="008F7530">
            <w:rPr>
              <w:sz w:val="24"/>
              <w:szCs w:val="24"/>
            </w:rPr>
            <w:fldChar w:fldCharType="begin"/>
          </w:r>
          <w:r w:rsidR="001820FD" w:rsidRPr="008F7530">
            <w:rPr>
              <w:sz w:val="24"/>
              <w:szCs w:val="24"/>
            </w:rPr>
            <w:instrText xml:space="preserve"> CITATION forssell-auer-2015-energy-efficiency-of-heterogeneous-networks-in \l 1053 </w:instrText>
          </w:r>
          <w:r w:rsidR="001820FD" w:rsidRPr="008F7530">
            <w:rPr>
              <w:sz w:val="24"/>
              <w:szCs w:val="24"/>
            </w:rPr>
            <w:fldChar w:fldCharType="separate"/>
          </w:r>
          <w:r w:rsidR="001820FD" w:rsidRPr="008F7530">
            <w:rPr>
              <w:noProof/>
              <w:sz w:val="24"/>
              <w:szCs w:val="24"/>
            </w:rPr>
            <w:t>[8]</w:t>
          </w:r>
          <w:r w:rsidR="001820FD" w:rsidRPr="008F7530">
            <w:rPr>
              <w:sz w:val="24"/>
              <w:szCs w:val="24"/>
            </w:rPr>
            <w:fldChar w:fldCharType="end"/>
          </w:r>
        </w:sdtContent>
      </w:sdt>
      <w:r w:rsidR="00545880">
        <w:rPr>
          <w:sz w:val="24"/>
          <w:szCs w:val="24"/>
        </w:rPr>
        <w:t xml:space="preserve"> </w:t>
      </w:r>
      <w:del w:id="62" w:author="Sulabh Sharma" w:date="2017-11-19T18:03:00Z">
        <w:r w:rsidRPr="008F7530">
          <w:rPr>
            <w:sz w:val="24"/>
            <w:szCs w:val="24"/>
          </w:rPr>
          <w:delText xml:space="preserve">study was conducted to find if in a dense urban </w:delText>
        </w:r>
        <w:r w:rsidR="0039661E" w:rsidRPr="008F7530">
          <w:rPr>
            <w:sz w:val="24"/>
            <w:szCs w:val="24"/>
          </w:rPr>
          <w:delText>scenario,</w:delText>
        </w:r>
      </w:del>
      <w:ins w:id="63" w:author="Sulabh Sharma" w:date="2017-11-19T18:03:00Z">
        <w:r w:rsidR="00545880">
          <w:rPr>
            <w:sz w:val="24"/>
            <w:szCs w:val="24"/>
          </w:rPr>
          <w:t xml:space="preserve">wherein it was discovered </w:t>
        </w:r>
        <w:commentRangeStart w:id="64"/>
        <w:r w:rsidR="00545880">
          <w:rPr>
            <w:sz w:val="24"/>
            <w:szCs w:val="24"/>
          </w:rPr>
          <w:t>that</w:t>
        </w:r>
      </w:ins>
      <w:r w:rsidR="001820FD" w:rsidRPr="008F7530">
        <w:rPr>
          <w:sz w:val="24"/>
          <w:szCs w:val="24"/>
        </w:rPr>
        <w:t xml:space="preserve"> the indoor nodes </w:t>
      </w:r>
      <w:del w:id="65" w:author="Sulabh Sharma" w:date="2017-11-19T18:03:00Z">
        <w:r w:rsidRPr="008F7530">
          <w:rPr>
            <w:sz w:val="24"/>
            <w:szCs w:val="24"/>
          </w:rPr>
          <w:delText>would prove to be energy efficient or not but, to the contrary they proved to be</w:delText>
        </w:r>
      </w:del>
      <w:ins w:id="66" w:author="Sulabh Sharma" w:date="2017-11-19T18:03:00Z">
        <w:r w:rsidR="00545880">
          <w:rPr>
            <w:sz w:val="24"/>
            <w:szCs w:val="24"/>
          </w:rPr>
          <w:t>were</w:t>
        </w:r>
      </w:ins>
      <w:r w:rsidR="001820FD" w:rsidRPr="008F7530">
        <w:rPr>
          <w:sz w:val="24"/>
          <w:szCs w:val="24"/>
        </w:rPr>
        <w:t xml:space="preserve"> worse than </w:t>
      </w:r>
      <w:del w:id="67" w:author="Sulabh Sharma" w:date="2017-11-19T18:03:00Z">
        <w:r w:rsidRPr="008F7530">
          <w:rPr>
            <w:sz w:val="24"/>
            <w:szCs w:val="24"/>
          </w:rPr>
          <w:delText xml:space="preserve">keeping only </w:delText>
        </w:r>
      </w:del>
      <w:r w:rsidR="001820FD" w:rsidRPr="008F7530">
        <w:rPr>
          <w:sz w:val="24"/>
          <w:szCs w:val="24"/>
        </w:rPr>
        <w:t xml:space="preserve">the macro </w:t>
      </w:r>
      <w:commentRangeEnd w:id="64"/>
      <w:r w:rsidR="00545880">
        <w:rPr>
          <w:rStyle w:val="CommentReference"/>
          <w:rFonts w:ascii="Calibri" w:hAnsi="Calibri"/>
        </w:rPr>
        <w:commentReference w:id="64"/>
      </w:r>
      <w:r w:rsidR="001820FD" w:rsidRPr="008F7530">
        <w:rPr>
          <w:sz w:val="24"/>
          <w:szCs w:val="24"/>
        </w:rPr>
        <w:t>BS grid</w:t>
      </w:r>
      <w:del w:id="68" w:author="Sulabh Sharma" w:date="2017-11-19T18:03:00Z">
        <w:r w:rsidRPr="008F7530">
          <w:rPr>
            <w:sz w:val="24"/>
            <w:szCs w:val="24"/>
          </w:rPr>
          <w:delText xml:space="preserve"> in the scenario</w:delText>
        </w:r>
      </w:del>
      <w:r w:rsidR="00545880">
        <w:rPr>
          <w:sz w:val="24"/>
          <w:szCs w:val="24"/>
        </w:rPr>
        <w:t>.</w:t>
      </w:r>
    </w:p>
    <w:p w14:paraId="6CE3AB8F" w14:textId="6D81B075" w:rsidR="001820FD" w:rsidRPr="008F7530" w:rsidRDefault="007C0E20" w:rsidP="001820FD">
      <w:pPr>
        <w:pStyle w:val="NewNormal"/>
        <w:rPr>
          <w:sz w:val="24"/>
          <w:szCs w:val="24"/>
        </w:rPr>
      </w:pPr>
      <w:del w:id="69" w:author="Sulabh Sharma" w:date="2017-11-19T18:03:00Z">
        <w:r w:rsidRPr="008F7530">
          <w:rPr>
            <w:sz w:val="24"/>
            <w:szCs w:val="24"/>
          </w:rPr>
          <w:delText>In</w:delText>
        </w:r>
      </w:del>
      <w:ins w:id="70" w:author="Sulabh Sharma" w:date="2017-11-19T18:03:00Z">
        <w:r w:rsidR="00BF2BCA">
          <w:rPr>
            <w:sz w:val="24"/>
            <w:szCs w:val="24"/>
          </w:rPr>
          <w:t xml:space="preserve">A </w:t>
        </w:r>
        <w:commentRangeStart w:id="71"/>
        <w:r w:rsidR="00BF2BCA">
          <w:rPr>
            <w:sz w:val="24"/>
            <w:szCs w:val="24"/>
          </w:rPr>
          <w:t>dense</w:t>
        </w:r>
        <w:commentRangeEnd w:id="71"/>
        <w:r w:rsidR="00966857">
          <w:rPr>
            <w:rStyle w:val="CommentReference"/>
            <w:rFonts w:ascii="Calibri" w:hAnsi="Calibri"/>
          </w:rPr>
          <w:commentReference w:id="71"/>
        </w:r>
        <w:r w:rsidR="00BF2BCA">
          <w:rPr>
            <w:sz w:val="24"/>
            <w:szCs w:val="24"/>
          </w:rPr>
          <w:t xml:space="preserve"> network was</w:t>
        </w:r>
      </w:ins>
      <w:r w:rsidR="00BF2BCA">
        <w:rPr>
          <w:sz w:val="24"/>
          <w:szCs w:val="24"/>
        </w:rPr>
        <w:t xml:space="preserve"> </w:t>
      </w:r>
      <w:sdt>
        <w:sdtPr>
          <w:rPr>
            <w:sz w:val="24"/>
            <w:szCs w:val="24"/>
          </w:rPr>
          <w:id w:val="634068006"/>
          <w:citation/>
        </w:sdtPr>
        <w:sdtContent>
          <w:r w:rsidR="001820FD" w:rsidRPr="008F7530">
            <w:rPr>
              <w:sz w:val="24"/>
              <w:szCs w:val="24"/>
            </w:rPr>
            <w:fldChar w:fldCharType="begin"/>
          </w:r>
          <w:r w:rsidR="001820FD" w:rsidRPr="008F7530">
            <w:rPr>
              <w:sz w:val="24"/>
              <w:szCs w:val="24"/>
            </w:rPr>
            <w:instrText xml:space="preserve"> CITATION tombaz-sung-2012-impact-of-densification-on-energy-efficiency-in-wireless-access-networks \l 1053 </w:instrText>
          </w:r>
          <w:r w:rsidR="001820FD" w:rsidRPr="008F7530">
            <w:rPr>
              <w:sz w:val="24"/>
              <w:szCs w:val="24"/>
            </w:rPr>
            <w:fldChar w:fldCharType="separate"/>
          </w:r>
          <w:r w:rsidR="001820FD" w:rsidRPr="008F7530">
            <w:rPr>
              <w:noProof/>
              <w:sz w:val="24"/>
              <w:szCs w:val="24"/>
            </w:rPr>
            <w:t>[9]</w:t>
          </w:r>
          <w:r w:rsidR="001820FD" w:rsidRPr="008F7530">
            <w:rPr>
              <w:sz w:val="24"/>
              <w:szCs w:val="24"/>
            </w:rPr>
            <w:fldChar w:fldCharType="end"/>
          </w:r>
        </w:sdtContent>
      </w:sdt>
      <w:r w:rsidR="00BF2BCA">
        <w:rPr>
          <w:sz w:val="24"/>
          <w:szCs w:val="24"/>
        </w:rPr>
        <w:t xml:space="preserve"> </w:t>
      </w:r>
      <w:del w:id="72" w:author="Sulabh Sharma" w:date="2017-11-19T18:03:00Z">
        <w:r w:rsidR="007D6152" w:rsidRPr="008F7530">
          <w:rPr>
            <w:sz w:val="24"/>
            <w:szCs w:val="24"/>
          </w:rPr>
          <w:delText>study was conducted on densification of network in</w:delText>
        </w:r>
      </w:del>
      <w:commentRangeStart w:id="73"/>
      <w:ins w:id="74" w:author="Sulabh Sharma" w:date="2017-11-19T18:03:00Z">
        <w:r w:rsidR="00BF2BCA">
          <w:rPr>
            <w:sz w:val="24"/>
            <w:szCs w:val="24"/>
          </w:rPr>
          <w:t>studied.</w:t>
        </w:r>
        <w:r w:rsidR="001820FD" w:rsidRPr="008F7530">
          <w:rPr>
            <w:sz w:val="24"/>
            <w:szCs w:val="24"/>
          </w:rPr>
          <w:t xml:space="preserve"> </w:t>
        </w:r>
        <w:r w:rsidR="00BF2BCA">
          <w:rPr>
            <w:sz w:val="24"/>
            <w:szCs w:val="24"/>
          </w:rPr>
          <w:t>I</w:t>
        </w:r>
        <w:r w:rsidR="001820FD" w:rsidRPr="008F7530">
          <w:rPr>
            <w:sz w:val="24"/>
            <w:szCs w:val="24"/>
          </w:rPr>
          <w:t>n</w:t>
        </w:r>
      </w:ins>
      <w:r w:rsidR="001820FD" w:rsidRPr="008F7530">
        <w:rPr>
          <w:sz w:val="24"/>
          <w:szCs w:val="24"/>
        </w:rPr>
        <w:t xml:space="preserve"> which</w:t>
      </w:r>
      <w:ins w:id="75" w:author="Sulabh Sharma" w:date="2017-11-19T18:03:00Z">
        <w:r w:rsidR="00BF2BCA">
          <w:rPr>
            <w:sz w:val="24"/>
            <w:szCs w:val="24"/>
          </w:rPr>
          <w:t>;</w:t>
        </w:r>
      </w:ins>
      <w:r w:rsidR="001820FD" w:rsidRPr="008F7530">
        <w:rPr>
          <w:sz w:val="24"/>
          <w:szCs w:val="24"/>
        </w:rPr>
        <w:t xml:space="preserve"> it was found out that the</w:t>
      </w:r>
      <w:r w:rsidR="00BF2BCA">
        <w:rPr>
          <w:sz w:val="24"/>
          <w:szCs w:val="24"/>
        </w:rPr>
        <w:t xml:space="preserve"> </w:t>
      </w:r>
      <w:del w:id="76" w:author="Sulabh Sharma" w:date="2017-11-19T18:03:00Z">
        <w:r w:rsidR="007D6152" w:rsidRPr="008F7530">
          <w:rPr>
            <w:sz w:val="24"/>
            <w:szCs w:val="24"/>
          </w:rPr>
          <w:delText xml:space="preserve">deployment of smaller cells reduces the </w:delText>
        </w:r>
      </w:del>
      <w:r w:rsidR="00BF2BCA">
        <w:rPr>
          <w:sz w:val="24"/>
          <w:szCs w:val="24"/>
        </w:rPr>
        <w:t xml:space="preserve">transmit power of </w:t>
      </w:r>
      <w:ins w:id="77" w:author="Sulabh Sharma" w:date="2017-11-19T18:03:00Z">
        <w:r w:rsidR="00BF2BCA">
          <w:rPr>
            <w:sz w:val="24"/>
            <w:szCs w:val="24"/>
          </w:rPr>
          <w:t xml:space="preserve">the </w:t>
        </w:r>
      </w:ins>
      <w:r w:rsidR="00BF2BCA">
        <w:rPr>
          <w:sz w:val="24"/>
          <w:szCs w:val="24"/>
        </w:rPr>
        <w:t>large base stations (</w:t>
      </w:r>
      <w:del w:id="78" w:author="Sulabh Sharma" w:date="2017-11-19T18:03:00Z">
        <w:r w:rsidR="007D6152" w:rsidRPr="008F7530">
          <w:rPr>
            <w:sz w:val="24"/>
            <w:szCs w:val="24"/>
          </w:rPr>
          <w:delText>BSs</w:delText>
        </w:r>
        <w:r w:rsidR="00D655A8" w:rsidRPr="008F7530">
          <w:rPr>
            <w:sz w:val="24"/>
            <w:szCs w:val="24"/>
          </w:rPr>
          <w:delText>)</w:delText>
        </w:r>
        <w:r w:rsidR="007D6152" w:rsidRPr="008F7530">
          <w:rPr>
            <w:sz w:val="24"/>
            <w:szCs w:val="24"/>
          </w:rPr>
          <w:delText xml:space="preserve"> and</w:delText>
        </w:r>
      </w:del>
      <w:ins w:id="79" w:author="Sulabh Sharma" w:date="2017-11-19T18:03:00Z">
        <w:r w:rsidR="00BF2BCA">
          <w:rPr>
            <w:sz w:val="24"/>
            <w:szCs w:val="24"/>
          </w:rPr>
          <w:t>BS’s)</w:t>
        </w:r>
        <w:r w:rsidR="001820FD" w:rsidRPr="008F7530">
          <w:rPr>
            <w:sz w:val="24"/>
            <w:szCs w:val="24"/>
          </w:rPr>
          <w:t xml:space="preserve"> </w:t>
        </w:r>
        <w:r w:rsidR="00BF2BCA">
          <w:rPr>
            <w:sz w:val="24"/>
            <w:szCs w:val="24"/>
          </w:rPr>
          <w:t>is less with</w:t>
        </w:r>
      </w:ins>
      <w:r w:rsidR="00BF2BCA">
        <w:rPr>
          <w:sz w:val="24"/>
          <w:szCs w:val="24"/>
        </w:rPr>
        <w:t xml:space="preserve"> the</w:t>
      </w:r>
      <w:r w:rsidR="001820FD" w:rsidRPr="008F7530">
        <w:rPr>
          <w:sz w:val="24"/>
          <w:szCs w:val="24"/>
        </w:rPr>
        <w:t xml:space="preserve"> </w:t>
      </w:r>
      <w:ins w:id="80" w:author="Sulabh Sharma" w:date="2017-11-19T18:03:00Z">
        <w:r w:rsidR="001820FD" w:rsidRPr="008F7530">
          <w:rPr>
            <w:sz w:val="24"/>
            <w:szCs w:val="24"/>
          </w:rPr>
          <w:t>smaller cell</w:t>
        </w:r>
        <w:r w:rsidR="00BF2BCA">
          <w:rPr>
            <w:sz w:val="24"/>
            <w:szCs w:val="24"/>
          </w:rPr>
          <w:t xml:space="preserve">s. The </w:t>
        </w:r>
      </w:ins>
      <w:r w:rsidR="00BF2BCA">
        <w:rPr>
          <w:sz w:val="24"/>
          <w:szCs w:val="24"/>
        </w:rPr>
        <w:t xml:space="preserve">idle time and </w:t>
      </w:r>
      <w:ins w:id="81" w:author="Sulabh Sharma" w:date="2017-11-19T18:03:00Z">
        <w:r w:rsidR="00BF2BCA">
          <w:rPr>
            <w:sz w:val="24"/>
            <w:szCs w:val="24"/>
          </w:rPr>
          <w:t>the</w:t>
        </w:r>
        <w:r w:rsidR="001820FD" w:rsidRPr="008F7530">
          <w:rPr>
            <w:sz w:val="24"/>
            <w:szCs w:val="24"/>
          </w:rPr>
          <w:t xml:space="preserve"> </w:t>
        </w:r>
      </w:ins>
      <w:r w:rsidR="001820FD" w:rsidRPr="008F7530">
        <w:rPr>
          <w:sz w:val="24"/>
          <w:szCs w:val="24"/>
        </w:rPr>
        <w:t xml:space="preserve">backhaul </w:t>
      </w:r>
      <w:del w:id="82" w:author="Sulabh Sharma" w:date="2017-11-19T18:03:00Z">
        <w:r w:rsidR="007D6152" w:rsidRPr="008F7530">
          <w:rPr>
            <w:sz w:val="24"/>
            <w:szCs w:val="24"/>
          </w:rPr>
          <w:delText>proved to be</w:delText>
        </w:r>
      </w:del>
      <w:ins w:id="83" w:author="Sulabh Sharma" w:date="2017-11-19T18:03:00Z">
        <w:r w:rsidR="00BF2BCA">
          <w:rPr>
            <w:sz w:val="24"/>
            <w:szCs w:val="24"/>
          </w:rPr>
          <w:t>were the</w:t>
        </w:r>
      </w:ins>
      <w:r w:rsidR="00BF2BCA">
        <w:rPr>
          <w:sz w:val="24"/>
          <w:szCs w:val="24"/>
        </w:rPr>
        <w:t xml:space="preserve"> </w:t>
      </w:r>
      <w:r w:rsidR="001820FD" w:rsidRPr="008F7530">
        <w:rPr>
          <w:sz w:val="24"/>
          <w:szCs w:val="24"/>
        </w:rPr>
        <w:t>energy wasters.</w:t>
      </w:r>
      <w:commentRangeEnd w:id="73"/>
      <w:r w:rsidR="00BF2BCA">
        <w:rPr>
          <w:rStyle w:val="CommentReference"/>
          <w:rFonts w:ascii="Calibri" w:hAnsi="Calibri"/>
        </w:rPr>
        <w:commentReference w:id="73"/>
      </w:r>
    </w:p>
    <w:p w14:paraId="75396BE1" w14:textId="2876319D" w:rsidR="001820FD" w:rsidRPr="008F7530" w:rsidRDefault="0039661E" w:rsidP="001820FD">
      <w:pPr>
        <w:pStyle w:val="NewNormal"/>
        <w:rPr>
          <w:sz w:val="24"/>
          <w:szCs w:val="24"/>
        </w:rPr>
      </w:pPr>
      <w:del w:id="84" w:author="Sulabh Sharma" w:date="2017-11-19T18:03:00Z">
        <w:r w:rsidRPr="008F7530">
          <w:rPr>
            <w:sz w:val="24"/>
            <w:szCs w:val="24"/>
          </w:rPr>
          <w:delText xml:space="preserve">In </w:delText>
        </w:r>
      </w:del>
      <w:ins w:id="85" w:author="Sulabh Sharma" w:date="2017-11-19T18:03:00Z">
        <w:r w:rsidR="00966857">
          <w:rPr>
            <w:sz w:val="24"/>
            <w:szCs w:val="24"/>
          </w:rPr>
          <w:t>A</w:t>
        </w:r>
        <w:r w:rsidR="001820FD" w:rsidRPr="008F7530">
          <w:rPr>
            <w:sz w:val="24"/>
            <w:szCs w:val="24"/>
          </w:rPr>
          <w:t xml:space="preserve"> heterogeneous network scenario </w:t>
        </w:r>
        <w:r w:rsidR="00966857">
          <w:rPr>
            <w:sz w:val="24"/>
            <w:szCs w:val="24"/>
          </w:rPr>
          <w:t xml:space="preserve">was </w:t>
        </w:r>
      </w:ins>
      <w:sdt>
        <w:sdtPr>
          <w:rPr>
            <w:sz w:val="24"/>
            <w:szCs w:val="24"/>
          </w:rPr>
          <w:id w:val="-2131927260"/>
          <w:citation/>
        </w:sdtPr>
        <w:sdtContent>
          <w:r w:rsidR="00966857" w:rsidRPr="008F7530">
            <w:rPr>
              <w:sz w:val="24"/>
              <w:szCs w:val="24"/>
            </w:rPr>
            <w:fldChar w:fldCharType="begin"/>
          </w:r>
          <w:r w:rsidR="00966857" w:rsidRPr="008F7530">
            <w:rPr>
              <w:sz w:val="24"/>
              <w:szCs w:val="24"/>
            </w:rPr>
            <w:instrText xml:space="preserve"> CITATION falconetti-frenger-2012-energy-efficiency-in-heterogeneous-networks \l 1053 </w:instrText>
          </w:r>
          <w:r w:rsidR="00966857" w:rsidRPr="008F7530">
            <w:rPr>
              <w:sz w:val="24"/>
              <w:szCs w:val="24"/>
            </w:rPr>
            <w:fldChar w:fldCharType="separate"/>
          </w:r>
          <w:r w:rsidR="00966857" w:rsidRPr="008F7530">
            <w:rPr>
              <w:noProof/>
              <w:sz w:val="24"/>
              <w:szCs w:val="24"/>
            </w:rPr>
            <w:t>[10]</w:t>
          </w:r>
          <w:r w:rsidR="00966857" w:rsidRPr="008F7530">
            <w:rPr>
              <w:sz w:val="24"/>
              <w:szCs w:val="24"/>
            </w:rPr>
            <w:fldChar w:fldCharType="end"/>
          </w:r>
        </w:sdtContent>
      </w:sdt>
      <w:r w:rsidR="00966857">
        <w:rPr>
          <w:sz w:val="24"/>
          <w:szCs w:val="24"/>
        </w:rPr>
        <w:t xml:space="preserve"> </w:t>
      </w:r>
      <w:del w:id="86" w:author="Sulabh Sharma" w:date="2017-11-19T18:03:00Z">
        <w:r w:rsidR="007D6152" w:rsidRPr="008F7530">
          <w:rPr>
            <w:sz w:val="24"/>
            <w:szCs w:val="24"/>
          </w:rPr>
          <w:delText>a heterogeneous network scenario was considered in which network densification strategies were introduced and</w:delText>
        </w:r>
      </w:del>
      <w:ins w:id="87" w:author="Sulabh Sharma" w:date="2017-11-19T18:03:00Z">
        <w:r w:rsidR="00966857">
          <w:rPr>
            <w:sz w:val="24"/>
            <w:szCs w:val="24"/>
          </w:rPr>
          <w:t>studied.</w:t>
        </w:r>
        <w:r w:rsidR="001820FD" w:rsidRPr="008F7530">
          <w:rPr>
            <w:sz w:val="24"/>
            <w:szCs w:val="24"/>
          </w:rPr>
          <w:t xml:space="preserve"> </w:t>
        </w:r>
        <w:commentRangeStart w:id="88"/>
        <w:proofErr w:type="gramStart"/>
        <w:r w:rsidR="00254E06">
          <w:rPr>
            <w:sz w:val="24"/>
            <w:szCs w:val="24"/>
          </w:rPr>
          <w:t>I</w:t>
        </w:r>
        <w:r w:rsidR="00966857">
          <w:rPr>
            <w:sz w:val="24"/>
            <w:szCs w:val="24"/>
          </w:rPr>
          <w:t>n</w:t>
        </w:r>
        <w:r w:rsidR="001820FD" w:rsidRPr="008F7530">
          <w:rPr>
            <w:sz w:val="24"/>
            <w:szCs w:val="24"/>
          </w:rPr>
          <w:t xml:space="preserve"> </w:t>
        </w:r>
        <w:r w:rsidR="00966857">
          <w:rPr>
            <w:sz w:val="24"/>
            <w:szCs w:val="24"/>
          </w:rPr>
          <w:t xml:space="preserve"> the</w:t>
        </w:r>
        <w:proofErr w:type="gramEnd"/>
        <w:r w:rsidR="00254E06">
          <w:rPr>
            <w:sz w:val="24"/>
            <w:szCs w:val="24"/>
          </w:rPr>
          <w:t xml:space="preserve"> study</w:t>
        </w:r>
        <w:r w:rsidR="00280715">
          <w:rPr>
            <w:sz w:val="24"/>
            <w:szCs w:val="24"/>
          </w:rPr>
          <w:t>;</w:t>
        </w:r>
        <w:r w:rsidR="00254E06">
          <w:rPr>
            <w:sz w:val="24"/>
            <w:szCs w:val="24"/>
          </w:rPr>
          <w:t xml:space="preserve"> how</w:t>
        </w:r>
      </w:ins>
      <w:r w:rsidR="00254E06">
        <w:rPr>
          <w:sz w:val="24"/>
          <w:szCs w:val="24"/>
        </w:rPr>
        <w:t xml:space="preserve"> to save the power</w:t>
      </w:r>
      <w:del w:id="89" w:author="Sulabh Sharma" w:date="2017-11-19T18:03:00Z">
        <w:r w:rsidR="007D6152" w:rsidRPr="008F7530">
          <w:rPr>
            <w:sz w:val="24"/>
            <w:szCs w:val="24"/>
          </w:rPr>
          <w:delText>; micro DTX and pico node sleep modes were utilized to</w:delText>
        </w:r>
      </w:del>
      <w:ins w:id="90" w:author="Sulabh Sharma" w:date="2017-11-19T18:03:00Z">
        <w:r w:rsidR="00966857">
          <w:rPr>
            <w:sz w:val="24"/>
            <w:szCs w:val="24"/>
          </w:rPr>
          <w:t xml:space="preserve"> </w:t>
        </w:r>
        <w:r w:rsidR="00280715">
          <w:rPr>
            <w:sz w:val="24"/>
            <w:szCs w:val="24"/>
          </w:rPr>
          <w:t>by increasing the network density studied</w:t>
        </w:r>
        <w:r w:rsidR="00966857">
          <w:rPr>
            <w:sz w:val="24"/>
            <w:szCs w:val="24"/>
          </w:rPr>
          <w:t>.</w:t>
        </w:r>
        <w:r w:rsidR="001820FD" w:rsidRPr="008F7530">
          <w:rPr>
            <w:sz w:val="24"/>
            <w:szCs w:val="24"/>
          </w:rPr>
          <w:t xml:space="preserve"> </w:t>
        </w:r>
        <w:r w:rsidR="00280715">
          <w:rPr>
            <w:sz w:val="24"/>
            <w:szCs w:val="24"/>
          </w:rPr>
          <w:t>T</w:t>
        </w:r>
        <w:r w:rsidR="001820FD" w:rsidRPr="008F7530">
          <w:rPr>
            <w:sz w:val="24"/>
            <w:szCs w:val="24"/>
          </w:rPr>
          <w:t>o</w:t>
        </w:r>
      </w:ins>
      <w:r w:rsidR="001820FD" w:rsidRPr="008F7530">
        <w:rPr>
          <w:sz w:val="24"/>
          <w:szCs w:val="24"/>
        </w:rPr>
        <w:t xml:space="preserve"> prov</w:t>
      </w:r>
      <w:r w:rsidR="00280715">
        <w:rPr>
          <w:sz w:val="24"/>
          <w:szCs w:val="24"/>
        </w:rPr>
        <w:t xml:space="preserve">e that the network </w:t>
      </w:r>
      <w:del w:id="91" w:author="Sulabh Sharma" w:date="2017-11-19T18:03:00Z">
        <w:r w:rsidR="007D6152" w:rsidRPr="008F7530">
          <w:rPr>
            <w:sz w:val="24"/>
            <w:szCs w:val="24"/>
          </w:rPr>
          <w:delText>densification could take place successful</w:delText>
        </w:r>
      </w:del>
      <w:ins w:id="92" w:author="Sulabh Sharma" w:date="2017-11-19T18:03:00Z">
        <w:r w:rsidR="00280715">
          <w:rPr>
            <w:sz w:val="24"/>
            <w:szCs w:val="24"/>
          </w:rPr>
          <w:t>density successfully increased</w:t>
        </w:r>
      </w:ins>
      <w:r w:rsidR="001820FD" w:rsidRPr="008F7530">
        <w:rPr>
          <w:sz w:val="24"/>
          <w:szCs w:val="24"/>
        </w:rPr>
        <w:t xml:space="preserve"> without increasing the energy requirements</w:t>
      </w:r>
      <w:ins w:id="93" w:author="Sulabh Sharma" w:date="2017-11-19T18:03:00Z">
        <w:r w:rsidR="00280715">
          <w:rPr>
            <w:sz w:val="24"/>
            <w:szCs w:val="24"/>
          </w:rPr>
          <w:t>; m</w:t>
        </w:r>
        <w:r w:rsidR="00280715" w:rsidRPr="008F7530">
          <w:rPr>
            <w:sz w:val="24"/>
            <w:szCs w:val="24"/>
          </w:rPr>
          <w:t xml:space="preserve">icro DTX and </w:t>
        </w:r>
        <w:proofErr w:type="spellStart"/>
        <w:r w:rsidR="00280715" w:rsidRPr="008F7530">
          <w:rPr>
            <w:sz w:val="24"/>
            <w:szCs w:val="24"/>
          </w:rPr>
          <w:t>pico</w:t>
        </w:r>
        <w:proofErr w:type="spellEnd"/>
        <w:r w:rsidR="00280715" w:rsidRPr="008F7530">
          <w:rPr>
            <w:sz w:val="24"/>
            <w:szCs w:val="24"/>
          </w:rPr>
          <w:t xml:space="preserve"> node sleep modes w</w:t>
        </w:r>
        <w:r w:rsidR="005638EC">
          <w:rPr>
            <w:sz w:val="24"/>
            <w:szCs w:val="24"/>
          </w:rPr>
          <w:t>as</w:t>
        </w:r>
        <w:r w:rsidR="00280715" w:rsidRPr="008F7530">
          <w:rPr>
            <w:sz w:val="24"/>
            <w:szCs w:val="24"/>
          </w:rPr>
          <w:t xml:space="preserve"> </w:t>
        </w:r>
        <w:commentRangeEnd w:id="88"/>
        <w:r w:rsidR="005638EC">
          <w:rPr>
            <w:rStyle w:val="CommentReference"/>
            <w:rFonts w:ascii="Calibri" w:hAnsi="Calibri"/>
          </w:rPr>
          <w:commentReference w:id="88"/>
        </w:r>
        <w:r w:rsidR="00280715" w:rsidRPr="008F7530">
          <w:rPr>
            <w:sz w:val="24"/>
            <w:szCs w:val="24"/>
          </w:rPr>
          <w:t>u</w:t>
        </w:r>
        <w:r w:rsidR="005638EC">
          <w:rPr>
            <w:sz w:val="24"/>
            <w:szCs w:val="24"/>
          </w:rPr>
          <w:t>sed</w:t>
        </w:r>
      </w:ins>
      <w:r w:rsidR="001820FD" w:rsidRPr="008F7530">
        <w:rPr>
          <w:sz w:val="24"/>
          <w:szCs w:val="24"/>
        </w:rPr>
        <w:t xml:space="preserve">. The heterogeneous network was composed of macro nodes and </w:t>
      </w:r>
      <w:proofErr w:type="spellStart"/>
      <w:r w:rsidR="001820FD" w:rsidRPr="008F7530">
        <w:rPr>
          <w:sz w:val="24"/>
          <w:szCs w:val="24"/>
        </w:rPr>
        <w:t>pico</w:t>
      </w:r>
      <w:proofErr w:type="spellEnd"/>
      <w:r w:rsidR="001820FD" w:rsidRPr="008F7530">
        <w:rPr>
          <w:sz w:val="24"/>
          <w:szCs w:val="24"/>
        </w:rPr>
        <w:t xml:space="preserve"> nodes. At high traffic energy could be saved a lot by smaller nodes handling large traffic, thereby increasing user performance and decreasing energy consumption at the same time. </w:t>
      </w:r>
    </w:p>
    <w:p w14:paraId="36EC9C56" w14:textId="595A09E8" w:rsidR="001820FD" w:rsidRPr="008F7530" w:rsidRDefault="001820FD" w:rsidP="001820FD">
      <w:pPr>
        <w:pStyle w:val="NewNormal"/>
        <w:rPr>
          <w:sz w:val="24"/>
          <w:szCs w:val="24"/>
        </w:rPr>
      </w:pPr>
      <w:r w:rsidRPr="008F7530">
        <w:rPr>
          <w:sz w:val="24"/>
          <w:szCs w:val="24"/>
        </w:rPr>
        <w:t>We will make use</w:t>
      </w:r>
      <w:r w:rsidR="0050263B">
        <w:rPr>
          <w:sz w:val="24"/>
          <w:szCs w:val="24"/>
        </w:rPr>
        <w:t xml:space="preserve"> of these energy</w:t>
      </w:r>
      <w:del w:id="94" w:author="Sulabh Sharma" w:date="2017-11-19T18:03:00Z">
        <w:r w:rsidR="007D6152" w:rsidRPr="008F7530">
          <w:rPr>
            <w:sz w:val="24"/>
            <w:szCs w:val="24"/>
          </w:rPr>
          <w:delText xml:space="preserve"> </w:delText>
        </w:r>
      </w:del>
      <w:commentRangeStart w:id="95"/>
      <w:ins w:id="96" w:author="Sulabh Sharma" w:date="2017-11-19T18:03:00Z">
        <w:r w:rsidR="0050263B">
          <w:rPr>
            <w:sz w:val="24"/>
            <w:szCs w:val="24"/>
          </w:rPr>
          <w:t>-</w:t>
        </w:r>
        <w:commentRangeEnd w:id="95"/>
        <w:r w:rsidR="0050263B">
          <w:rPr>
            <w:rStyle w:val="CommentReference"/>
            <w:rFonts w:ascii="Calibri" w:hAnsi="Calibri"/>
          </w:rPr>
          <w:commentReference w:id="95"/>
        </w:r>
      </w:ins>
      <w:r w:rsidRPr="008F7530">
        <w:rPr>
          <w:sz w:val="24"/>
          <w:szCs w:val="24"/>
        </w:rPr>
        <w:t xml:space="preserve">saving features like micro DTX, lean carrier and MBSFN in the nodes. </w:t>
      </w:r>
    </w:p>
    <w:p w14:paraId="2E3663FD" w14:textId="2950BFB9" w:rsidR="001820FD" w:rsidRPr="008F7530" w:rsidRDefault="001820FD" w:rsidP="001820FD">
      <w:pPr>
        <w:pStyle w:val="NewNormal"/>
        <w:rPr>
          <w:sz w:val="24"/>
          <w:szCs w:val="24"/>
        </w:rPr>
      </w:pPr>
      <w:commentRangeStart w:id="97"/>
      <w:r w:rsidRPr="008F7530">
        <w:rPr>
          <w:sz w:val="24"/>
          <w:szCs w:val="24"/>
        </w:rPr>
        <w:t xml:space="preserve">We will </w:t>
      </w:r>
      <w:del w:id="98" w:author="Sulabh Sharma" w:date="2017-11-19T18:03:00Z">
        <w:r w:rsidR="00036FD8" w:rsidRPr="008F7530">
          <w:rPr>
            <w:sz w:val="24"/>
            <w:szCs w:val="24"/>
          </w:rPr>
          <w:delText xml:space="preserve">make </w:delText>
        </w:r>
      </w:del>
      <w:r w:rsidRPr="008F7530">
        <w:rPr>
          <w:sz w:val="24"/>
          <w:szCs w:val="24"/>
        </w:rPr>
        <w:t>use</w:t>
      </w:r>
      <w:del w:id="99" w:author="Sulabh Sharma" w:date="2017-11-19T18:03:00Z">
        <w:r w:rsidR="00036FD8" w:rsidRPr="008F7530">
          <w:rPr>
            <w:sz w:val="24"/>
            <w:szCs w:val="24"/>
          </w:rPr>
          <w:delText xml:space="preserve"> of</w:delText>
        </w:r>
      </w:del>
      <w:r w:rsidRPr="008F7530">
        <w:rPr>
          <w:sz w:val="24"/>
          <w:szCs w:val="24"/>
        </w:rPr>
        <w:t xml:space="preserve"> Ericsson’s static network simulator which will present us a realistic three-dimensional model of a city</w:t>
      </w:r>
      <w:ins w:id="100" w:author="Sulabh Sharma" w:date="2017-11-19T18:03:00Z">
        <w:r w:rsidR="00792569">
          <w:rPr>
            <w:sz w:val="24"/>
            <w:szCs w:val="24"/>
          </w:rPr>
          <w:t>;</w:t>
        </w:r>
      </w:ins>
      <w:r w:rsidRPr="008F7530">
        <w:rPr>
          <w:sz w:val="24"/>
          <w:szCs w:val="24"/>
        </w:rPr>
        <w:t xml:space="preserve"> with buildings, pavements and open spaces. Th</w:t>
      </w:r>
      <w:r w:rsidR="00792569">
        <w:rPr>
          <w:sz w:val="24"/>
          <w:szCs w:val="24"/>
        </w:rPr>
        <w:t xml:space="preserve">e simulator </w:t>
      </w:r>
      <w:del w:id="101" w:author="Sulabh Sharma" w:date="2017-11-19T18:03:00Z">
        <w:r w:rsidR="007D6152" w:rsidRPr="008F7530">
          <w:rPr>
            <w:sz w:val="24"/>
            <w:szCs w:val="24"/>
          </w:rPr>
          <w:delText>makes use of</w:delText>
        </w:r>
      </w:del>
      <w:ins w:id="102" w:author="Sulabh Sharma" w:date="2017-11-19T18:03:00Z">
        <w:r w:rsidRPr="008F7530">
          <w:rPr>
            <w:sz w:val="24"/>
            <w:szCs w:val="24"/>
          </w:rPr>
          <w:t>use</w:t>
        </w:r>
        <w:r w:rsidR="00792569">
          <w:rPr>
            <w:sz w:val="24"/>
            <w:szCs w:val="24"/>
          </w:rPr>
          <w:t>s</w:t>
        </w:r>
      </w:ins>
      <w:r w:rsidRPr="008F7530">
        <w:rPr>
          <w:sz w:val="24"/>
          <w:szCs w:val="24"/>
        </w:rPr>
        <w:t xml:space="preserve"> ray-tracing propagation models like BEZT.</w:t>
      </w:r>
      <w:commentRangeEnd w:id="97"/>
      <w:r w:rsidR="00792569">
        <w:rPr>
          <w:rStyle w:val="CommentReference"/>
          <w:rFonts w:ascii="Calibri" w:hAnsi="Calibri"/>
        </w:rPr>
        <w:commentReference w:id="97"/>
      </w:r>
    </w:p>
    <w:p w14:paraId="77A6A518" w14:textId="77777777" w:rsidR="001820FD" w:rsidRDefault="001820FD" w:rsidP="001820FD">
      <w:pPr>
        <w:pStyle w:val="NewNormal"/>
        <w:rPr>
          <w:rFonts w:ascii="LMRoman10-Regular" w:hAnsi="LMRoman10-Regular" w:cs="LMRoman10-Regular"/>
          <w:sz w:val="20"/>
          <w:szCs w:val="20"/>
        </w:rPr>
      </w:pPr>
    </w:p>
    <w:p w14:paraId="4F186ECC" w14:textId="77777777" w:rsidR="001820FD" w:rsidRDefault="001820FD" w:rsidP="001820FD">
      <w:pPr>
        <w:pStyle w:val="Heading2"/>
      </w:pPr>
      <w:r>
        <w:t xml:space="preserve"> </w:t>
      </w:r>
      <w:bookmarkStart w:id="103" w:name="_Toc497934410"/>
      <w:r>
        <w:t>Purpose of the Project</w:t>
      </w:r>
      <w:bookmarkEnd w:id="103"/>
    </w:p>
    <w:p w14:paraId="775F634B" w14:textId="3CAB892F" w:rsidR="001820FD" w:rsidRPr="008F7530" w:rsidRDefault="001820FD" w:rsidP="001820FD">
      <w:pPr>
        <w:pStyle w:val="NewNormal"/>
        <w:rPr>
          <w:sz w:val="24"/>
          <w:szCs w:val="24"/>
        </w:rPr>
      </w:pPr>
      <w:commentRangeStart w:id="104"/>
      <w:r w:rsidRPr="008F7530">
        <w:rPr>
          <w:sz w:val="24"/>
          <w:szCs w:val="24"/>
        </w:rPr>
        <w:t>With the outset of 5G,</w:t>
      </w:r>
      <w:r w:rsidR="00E4701D">
        <w:rPr>
          <w:sz w:val="24"/>
          <w:szCs w:val="24"/>
        </w:rPr>
        <w:t xml:space="preserve"> </w:t>
      </w:r>
      <w:r w:rsidRPr="008F7530">
        <w:rPr>
          <w:sz w:val="24"/>
          <w:szCs w:val="24"/>
        </w:rPr>
        <w:t>many cities</w:t>
      </w:r>
      <w:r w:rsidR="00E4701D">
        <w:rPr>
          <w:sz w:val="24"/>
          <w:szCs w:val="24"/>
        </w:rPr>
        <w:t xml:space="preserve"> will </w:t>
      </w:r>
      <w:del w:id="105" w:author="Sulabh Sharma" w:date="2017-11-19T18:03:00Z">
        <w:r w:rsidR="007D6152" w:rsidRPr="008F7530">
          <w:rPr>
            <w:sz w:val="24"/>
            <w:szCs w:val="24"/>
          </w:rPr>
          <w:delText>be deployed with</w:delText>
        </w:r>
      </w:del>
      <w:ins w:id="106" w:author="Sulabh Sharma" w:date="2017-11-19T18:03:00Z">
        <w:r w:rsidR="00E4701D">
          <w:rPr>
            <w:sz w:val="24"/>
            <w:szCs w:val="24"/>
          </w:rPr>
          <w:t>use</w:t>
        </w:r>
      </w:ins>
      <w:r w:rsidR="00E4701D">
        <w:rPr>
          <w:sz w:val="24"/>
          <w:szCs w:val="24"/>
        </w:rPr>
        <w:t xml:space="preserve"> small cells</w:t>
      </w:r>
      <w:r w:rsidRPr="008F7530">
        <w:rPr>
          <w:sz w:val="24"/>
          <w:szCs w:val="24"/>
        </w:rPr>
        <w:t xml:space="preserve">. The networks </w:t>
      </w:r>
      <w:ins w:id="107" w:author="Sulabh Sharma" w:date="2017-11-19T18:03:00Z">
        <w:r w:rsidR="00E4701D">
          <w:rPr>
            <w:sz w:val="24"/>
            <w:szCs w:val="24"/>
          </w:rPr>
          <w:t xml:space="preserve">density </w:t>
        </w:r>
      </w:ins>
      <w:r w:rsidR="00E4701D">
        <w:rPr>
          <w:sz w:val="24"/>
          <w:szCs w:val="24"/>
        </w:rPr>
        <w:t xml:space="preserve">will </w:t>
      </w:r>
      <w:del w:id="108" w:author="Sulabh Sharma" w:date="2017-11-19T18:03:00Z">
        <w:r w:rsidR="00FC17D5" w:rsidRPr="008F7530">
          <w:rPr>
            <w:sz w:val="24"/>
            <w:szCs w:val="24"/>
          </w:rPr>
          <w:delText>densify</w:delText>
        </w:r>
      </w:del>
      <w:ins w:id="109" w:author="Sulabh Sharma" w:date="2017-11-19T18:03:00Z">
        <w:r w:rsidR="00E4701D">
          <w:rPr>
            <w:sz w:val="24"/>
            <w:szCs w:val="24"/>
          </w:rPr>
          <w:t>increase</w:t>
        </w:r>
      </w:ins>
      <w:r w:rsidRPr="008F7530">
        <w:rPr>
          <w:sz w:val="24"/>
          <w:szCs w:val="24"/>
        </w:rPr>
        <w:t xml:space="preserve"> at a very fast pace. The internet of</w:t>
      </w:r>
      <w:r w:rsidR="00E4701D">
        <w:rPr>
          <w:sz w:val="24"/>
          <w:szCs w:val="24"/>
        </w:rPr>
        <w:t xml:space="preserve"> things (IoT) would need </w:t>
      </w:r>
      <w:del w:id="110" w:author="Sulabh Sharma" w:date="2017-11-19T18:03:00Z">
        <w:r w:rsidR="00A511B0" w:rsidRPr="008F7530">
          <w:rPr>
            <w:sz w:val="24"/>
            <w:szCs w:val="24"/>
          </w:rPr>
          <w:delText>densified</w:delText>
        </w:r>
      </w:del>
      <w:proofErr w:type="gramStart"/>
      <w:ins w:id="111" w:author="Sulabh Sharma" w:date="2017-11-19T18:03:00Z">
        <w:r w:rsidR="00E4701D">
          <w:rPr>
            <w:sz w:val="24"/>
            <w:szCs w:val="24"/>
          </w:rPr>
          <w:t>more dense</w:t>
        </w:r>
      </w:ins>
      <w:proofErr w:type="gramEnd"/>
      <w:r w:rsidRPr="008F7530">
        <w:rPr>
          <w:sz w:val="24"/>
          <w:szCs w:val="24"/>
        </w:rPr>
        <w:t xml:space="preserve"> network with lower latency and higher throughput for self-driving cars, buses etc. New technologies like augmented reality and virtual reality are bound to demand higher data rates. These advancements will call for a strengthened mobile broadband network.</w:t>
      </w:r>
    </w:p>
    <w:p w14:paraId="0F59D0F7" w14:textId="45C987B8" w:rsidR="007E0A19" w:rsidRDefault="00FC17D5" w:rsidP="00E6731D">
      <w:pPr>
        <w:pStyle w:val="NewNormal"/>
        <w:rPr>
          <w:sz w:val="24"/>
          <w:szCs w:val="24"/>
        </w:rPr>
      </w:pPr>
      <w:del w:id="112" w:author="Sulabh Sharma" w:date="2017-11-19T18:03:00Z">
        <w:r w:rsidRPr="008F7530">
          <w:rPr>
            <w:sz w:val="24"/>
            <w:szCs w:val="24"/>
          </w:rPr>
          <w:delText xml:space="preserve"> </w:delText>
        </w:r>
      </w:del>
      <w:r w:rsidR="007E0A19" w:rsidRPr="007E0A19">
        <w:rPr>
          <w:sz w:val="24"/>
          <w:szCs w:val="24"/>
        </w:rPr>
        <w:t xml:space="preserve">To have </w:t>
      </w:r>
      <w:del w:id="113" w:author="Sulabh Sharma" w:date="2017-11-19T18:03:00Z">
        <w:r w:rsidRPr="008F7530">
          <w:rPr>
            <w:sz w:val="24"/>
            <w:szCs w:val="24"/>
          </w:rPr>
          <w:delText>an</w:delText>
        </w:r>
      </w:del>
      <w:ins w:id="114" w:author="Sulabh Sharma" w:date="2017-11-19T18:03:00Z">
        <w:r w:rsidR="007E0A19" w:rsidRPr="007E0A19">
          <w:rPr>
            <w:sz w:val="24"/>
            <w:szCs w:val="24"/>
          </w:rPr>
          <w:t>a good balance between</w:t>
        </w:r>
      </w:ins>
      <w:r w:rsidR="007E0A19" w:rsidRPr="007E0A19">
        <w:rPr>
          <w:sz w:val="24"/>
          <w:szCs w:val="24"/>
        </w:rPr>
        <w:t xml:space="preserve"> environment </w:t>
      </w:r>
      <w:del w:id="115" w:author="Sulabh Sharma" w:date="2017-11-19T18:03:00Z">
        <w:r w:rsidRPr="008F7530">
          <w:rPr>
            <w:sz w:val="24"/>
            <w:szCs w:val="24"/>
          </w:rPr>
          <w:delText>friendly transit into this era</w:delText>
        </w:r>
      </w:del>
      <w:ins w:id="116" w:author="Sulabh Sharma" w:date="2017-11-19T18:03:00Z">
        <w:r w:rsidR="007E0A19" w:rsidRPr="007E0A19">
          <w:rPr>
            <w:sz w:val="24"/>
            <w:szCs w:val="24"/>
          </w:rPr>
          <w:t>and the Internet</w:t>
        </w:r>
      </w:ins>
      <w:r w:rsidR="007E0A19" w:rsidRPr="007E0A19">
        <w:rPr>
          <w:sz w:val="24"/>
          <w:szCs w:val="24"/>
        </w:rPr>
        <w:t xml:space="preserve"> of </w:t>
      </w:r>
      <w:del w:id="117" w:author="Sulabh Sharma" w:date="2017-11-19T18:03:00Z">
        <w:r w:rsidRPr="008F7530">
          <w:rPr>
            <w:sz w:val="24"/>
            <w:szCs w:val="24"/>
          </w:rPr>
          <w:delText>internet of things, we also need</w:delText>
        </w:r>
      </w:del>
      <w:ins w:id="118" w:author="Sulabh Sharma" w:date="2017-11-19T18:03:00Z">
        <w:r w:rsidR="007E0A19" w:rsidRPr="007E0A19">
          <w:rPr>
            <w:sz w:val="24"/>
            <w:szCs w:val="24"/>
          </w:rPr>
          <w:t>Things, it is important</w:t>
        </w:r>
      </w:ins>
      <w:r w:rsidR="007E0A19" w:rsidRPr="007E0A19">
        <w:rPr>
          <w:sz w:val="24"/>
          <w:szCs w:val="24"/>
        </w:rPr>
        <w:t xml:space="preserve"> to focus on energy consumption by these networks. There are various approaches </w:t>
      </w:r>
      <w:del w:id="119" w:author="Sulabh Sharma" w:date="2017-11-19T18:03:00Z">
        <w:r w:rsidRPr="008F7530">
          <w:rPr>
            <w:sz w:val="24"/>
            <w:szCs w:val="24"/>
          </w:rPr>
          <w:delText>for densifyi</w:delText>
        </w:r>
        <w:r w:rsidR="00A511B0" w:rsidRPr="008F7530">
          <w:rPr>
            <w:sz w:val="24"/>
            <w:szCs w:val="24"/>
          </w:rPr>
          <w:delText>ng</w:delText>
        </w:r>
      </w:del>
      <w:ins w:id="120" w:author="Sulabh Sharma" w:date="2017-11-19T18:03:00Z">
        <w:r w:rsidR="007E0A19" w:rsidRPr="007E0A19">
          <w:rPr>
            <w:sz w:val="24"/>
            <w:szCs w:val="24"/>
          </w:rPr>
          <w:t>to incre</w:t>
        </w:r>
        <w:r w:rsidR="007E0A19">
          <w:rPr>
            <w:sz w:val="24"/>
            <w:szCs w:val="24"/>
          </w:rPr>
          <w:t>ase</w:t>
        </w:r>
      </w:ins>
      <w:r w:rsidR="007E0A19">
        <w:rPr>
          <w:sz w:val="24"/>
          <w:szCs w:val="24"/>
        </w:rPr>
        <w:t xml:space="preserve"> the present network </w:t>
      </w:r>
      <w:del w:id="121" w:author="Sulabh Sharma" w:date="2017-11-19T18:03:00Z">
        <w:r w:rsidR="00A511B0" w:rsidRPr="008F7530">
          <w:rPr>
            <w:sz w:val="24"/>
            <w:szCs w:val="24"/>
          </w:rPr>
          <w:delText>that</w:delText>
        </w:r>
      </w:del>
      <w:ins w:id="122" w:author="Sulabh Sharma" w:date="2017-11-19T18:03:00Z">
        <w:r w:rsidR="007E0A19">
          <w:rPr>
            <w:sz w:val="24"/>
            <w:szCs w:val="24"/>
          </w:rPr>
          <w:t>density;</w:t>
        </w:r>
      </w:ins>
      <w:r w:rsidR="007E0A19" w:rsidRPr="007E0A19">
        <w:rPr>
          <w:sz w:val="24"/>
          <w:szCs w:val="24"/>
        </w:rPr>
        <w:t xml:space="preserve"> we </w:t>
      </w:r>
      <w:del w:id="123" w:author="Sulabh Sharma" w:date="2017-11-19T18:03:00Z">
        <w:r w:rsidR="00A511B0" w:rsidRPr="008F7530">
          <w:rPr>
            <w:sz w:val="24"/>
            <w:szCs w:val="24"/>
          </w:rPr>
          <w:delText xml:space="preserve">have. We </w:delText>
        </w:r>
      </w:del>
      <w:r w:rsidR="007E0A19" w:rsidRPr="007E0A19">
        <w:rPr>
          <w:sz w:val="24"/>
          <w:szCs w:val="24"/>
        </w:rPr>
        <w:t xml:space="preserve">will </w:t>
      </w:r>
      <w:del w:id="124" w:author="Sulabh Sharma" w:date="2017-11-19T18:03:00Z">
        <w:r w:rsidR="00C868BB" w:rsidRPr="008F7530">
          <w:rPr>
            <w:sz w:val="24"/>
            <w:szCs w:val="24"/>
          </w:rPr>
          <w:delText>consider</w:delText>
        </w:r>
        <w:r w:rsidR="00D655A8" w:rsidRPr="008F7530">
          <w:rPr>
            <w:sz w:val="24"/>
            <w:szCs w:val="24"/>
          </w:rPr>
          <w:delText xml:space="preserve"> an approach</w:delText>
        </w:r>
      </w:del>
      <w:ins w:id="125" w:author="Sulabh Sharma" w:date="2017-11-19T18:03:00Z">
        <w:r w:rsidR="007E0A19" w:rsidRPr="007E0A19">
          <w:rPr>
            <w:sz w:val="24"/>
            <w:szCs w:val="24"/>
          </w:rPr>
          <w:t>compare the approaches</w:t>
        </w:r>
      </w:ins>
      <w:r w:rsidR="007E0A19" w:rsidRPr="007E0A19">
        <w:rPr>
          <w:sz w:val="24"/>
          <w:szCs w:val="24"/>
        </w:rPr>
        <w:t xml:space="preserve"> to cater to the traffic demands with </w:t>
      </w:r>
      <w:del w:id="126" w:author="Sulabh Sharma" w:date="2017-11-19T18:03:00Z">
        <w:r w:rsidR="00A511B0" w:rsidRPr="008F7530">
          <w:rPr>
            <w:sz w:val="24"/>
            <w:szCs w:val="24"/>
          </w:rPr>
          <w:delText xml:space="preserve">traditional </w:delText>
        </w:r>
      </w:del>
      <w:r w:rsidR="007E0A19" w:rsidRPr="007E0A19">
        <w:rPr>
          <w:sz w:val="24"/>
          <w:szCs w:val="24"/>
        </w:rPr>
        <w:t>macro cells versus micro cells</w:t>
      </w:r>
      <w:del w:id="127" w:author="Sulabh Sharma" w:date="2017-11-19T18:03:00Z">
        <w:r w:rsidR="00A511B0" w:rsidRPr="008F7530">
          <w:rPr>
            <w:sz w:val="24"/>
            <w:szCs w:val="24"/>
          </w:rPr>
          <w:delText xml:space="preserve">. </w:delText>
        </w:r>
      </w:del>
      <w:ins w:id="128" w:author="Sulabh Sharma" w:date="2017-11-19T18:03:00Z">
        <w:r w:rsidR="007E0A19" w:rsidRPr="007E0A19">
          <w:rPr>
            <w:sz w:val="24"/>
            <w:szCs w:val="24"/>
          </w:rPr>
          <w:t xml:space="preserve"> deployments.</w:t>
        </w:r>
        <w:r w:rsidR="001820FD" w:rsidRPr="008F7530">
          <w:rPr>
            <w:sz w:val="24"/>
            <w:szCs w:val="24"/>
          </w:rPr>
          <w:t xml:space="preserve"> </w:t>
        </w:r>
        <w:commentRangeEnd w:id="104"/>
        <w:r w:rsidR="00916E46">
          <w:rPr>
            <w:rStyle w:val="CommentReference"/>
            <w:rFonts w:ascii="Calibri" w:hAnsi="Calibri"/>
          </w:rPr>
          <w:commentReference w:id="104"/>
        </w:r>
      </w:ins>
    </w:p>
    <w:p w14:paraId="19E00575" w14:textId="77777777" w:rsidR="007E0A19" w:rsidRDefault="007E0A19" w:rsidP="00E6731D">
      <w:pPr>
        <w:pStyle w:val="NewNormal"/>
        <w:rPr>
          <w:ins w:id="129" w:author="Sulabh Sharma" w:date="2017-11-19T18:03:00Z"/>
          <w:sz w:val="24"/>
          <w:szCs w:val="24"/>
        </w:rPr>
      </w:pPr>
    </w:p>
    <w:p w14:paraId="0F494DB4" w14:textId="55319D90" w:rsidR="001820FD" w:rsidRPr="008F7530" w:rsidRDefault="001820FD" w:rsidP="001820FD">
      <w:pPr>
        <w:pStyle w:val="NewNormal"/>
        <w:rPr>
          <w:sz w:val="24"/>
          <w:szCs w:val="24"/>
        </w:rPr>
      </w:pPr>
      <w:r w:rsidRPr="008F7530">
        <w:rPr>
          <w:sz w:val="24"/>
          <w:szCs w:val="24"/>
        </w:rPr>
        <w:lastRenderedPageBreak/>
        <w:t>We will setup a dense urban real like scenario in our simulator and compare the energy efficiencies between macro cells centric deployment versus a micro cells centric depl</w:t>
      </w:r>
      <w:r w:rsidR="00B60C77">
        <w:rPr>
          <w:sz w:val="24"/>
          <w:szCs w:val="24"/>
        </w:rPr>
        <w:t xml:space="preserve">oyment, and we will make use of </w:t>
      </w:r>
      <w:r w:rsidRPr="008F7530">
        <w:rPr>
          <w:sz w:val="24"/>
          <w:szCs w:val="24"/>
        </w:rPr>
        <w:t>energy</w:t>
      </w:r>
      <w:commentRangeStart w:id="130"/>
      <w:ins w:id="131" w:author="Sulabh Sharma" w:date="2017-11-19T18:03:00Z">
        <w:r w:rsidR="00B60C77">
          <w:rPr>
            <w:sz w:val="24"/>
            <w:szCs w:val="24"/>
          </w:rPr>
          <w:t>-</w:t>
        </w:r>
        <w:commentRangeEnd w:id="130"/>
        <w:r w:rsidR="00B60C77">
          <w:rPr>
            <w:rStyle w:val="CommentReference"/>
            <w:rFonts w:ascii="Calibri" w:hAnsi="Calibri"/>
          </w:rPr>
          <w:commentReference w:id="130"/>
        </w:r>
      </w:ins>
      <w:r w:rsidRPr="008F7530">
        <w:rPr>
          <w:sz w:val="24"/>
          <w:szCs w:val="24"/>
        </w:rPr>
        <w:t xml:space="preserve"> saving schemes like micro DTX, lean carrier and MBSFN to </w:t>
      </w:r>
      <w:del w:id="132" w:author="Sulabh Sharma" w:date="2017-11-19T18:03:00Z">
        <w:r w:rsidR="00D655A8" w:rsidRPr="008F7530">
          <w:rPr>
            <w:sz w:val="24"/>
            <w:szCs w:val="24"/>
          </w:rPr>
          <w:delText>reduce</w:delText>
        </w:r>
      </w:del>
      <w:ins w:id="133" w:author="Sulabh Sharma" w:date="2017-11-19T18:03:00Z">
        <w:r w:rsidR="00B60C77">
          <w:rPr>
            <w:sz w:val="24"/>
            <w:szCs w:val="24"/>
          </w:rPr>
          <w:t>cut</w:t>
        </w:r>
      </w:ins>
      <w:r w:rsidRPr="008F7530">
        <w:rPr>
          <w:sz w:val="24"/>
          <w:szCs w:val="24"/>
        </w:rPr>
        <w:t xml:space="preserve"> the power consumed in the network. </w:t>
      </w:r>
      <w:del w:id="134" w:author="Sulabh Sharma" w:date="2017-11-19T18:03:00Z">
        <w:r w:rsidR="00D655A8" w:rsidRPr="008F7530">
          <w:rPr>
            <w:sz w:val="24"/>
            <w:szCs w:val="24"/>
          </w:rPr>
          <w:delText>We will deploy these cells in the city center where the highest</w:delText>
        </w:r>
      </w:del>
      <w:commentRangeStart w:id="135"/>
      <w:ins w:id="136" w:author="Sulabh Sharma" w:date="2017-11-19T18:03:00Z">
        <w:r w:rsidR="00B60C77" w:rsidRPr="00B60C77">
          <w:rPr>
            <w:sz w:val="24"/>
            <w:szCs w:val="24"/>
          </w:rPr>
          <w:t>The</w:t>
        </w:r>
      </w:ins>
      <w:r w:rsidR="00B60C77" w:rsidRPr="00B60C77">
        <w:rPr>
          <w:sz w:val="24"/>
          <w:szCs w:val="24"/>
        </w:rPr>
        <w:t xml:space="preserve"> traffic demand is highest</w:t>
      </w:r>
      <w:del w:id="137" w:author="Sulabh Sharma" w:date="2017-11-19T18:03:00Z">
        <w:r w:rsidR="00D655A8" w:rsidRPr="008F7530">
          <w:rPr>
            <w:sz w:val="24"/>
            <w:szCs w:val="24"/>
          </w:rPr>
          <w:delText>.</w:delText>
        </w:r>
      </w:del>
      <w:ins w:id="138" w:author="Sulabh Sharma" w:date="2017-11-19T18:03:00Z">
        <w:r w:rsidR="00B60C77" w:rsidRPr="00B60C77">
          <w:rPr>
            <w:sz w:val="24"/>
            <w:szCs w:val="24"/>
          </w:rPr>
          <w:t xml:space="preserve"> in the city center; we will deploy these cells there.</w:t>
        </w:r>
        <w:r w:rsidR="00B60C77">
          <w:rPr>
            <w:sz w:val="24"/>
            <w:szCs w:val="24"/>
          </w:rPr>
          <w:t xml:space="preserve"> </w:t>
        </w:r>
        <w:commentRangeEnd w:id="135"/>
        <w:r w:rsidR="00B60C77">
          <w:rPr>
            <w:rStyle w:val="CommentReference"/>
            <w:rFonts w:ascii="Calibri" w:hAnsi="Calibri"/>
          </w:rPr>
          <w:commentReference w:id="135"/>
        </w:r>
      </w:ins>
    </w:p>
    <w:p w14:paraId="0A36A100" w14:textId="73D39B17" w:rsidR="001820FD" w:rsidRPr="008F7530" w:rsidRDefault="001820FD" w:rsidP="001820FD">
      <w:pPr>
        <w:pStyle w:val="NewNormal"/>
        <w:rPr>
          <w:sz w:val="24"/>
          <w:szCs w:val="24"/>
        </w:rPr>
      </w:pPr>
      <w:r w:rsidRPr="008F7530">
        <w:rPr>
          <w:sz w:val="24"/>
          <w:szCs w:val="24"/>
        </w:rPr>
        <w:t>With results presented in this thesis, we will contribute to the understanding of how these cells behave in a realistic traffi</w:t>
      </w:r>
      <w:r w:rsidR="000C26DA">
        <w:rPr>
          <w:sz w:val="24"/>
          <w:szCs w:val="24"/>
        </w:rPr>
        <w:t>c scenario and how much gains</w:t>
      </w:r>
      <w:r w:rsidRPr="008F7530">
        <w:rPr>
          <w:sz w:val="24"/>
          <w:szCs w:val="24"/>
        </w:rPr>
        <w:t xml:space="preserve"> </w:t>
      </w:r>
      <w:del w:id="139" w:author="Sulabh Sharma" w:date="2017-11-19T18:03:00Z">
        <w:r w:rsidR="00D655A8" w:rsidRPr="008F7530">
          <w:rPr>
            <w:sz w:val="24"/>
            <w:szCs w:val="24"/>
          </w:rPr>
          <w:delText xml:space="preserve">we </w:delText>
        </w:r>
      </w:del>
      <w:r w:rsidRPr="008F7530">
        <w:rPr>
          <w:sz w:val="24"/>
          <w:szCs w:val="24"/>
        </w:rPr>
        <w:t>can</w:t>
      </w:r>
      <w:ins w:id="140" w:author="Sulabh Sharma" w:date="2017-11-19T18:03:00Z">
        <w:r w:rsidRPr="008F7530">
          <w:rPr>
            <w:sz w:val="24"/>
            <w:szCs w:val="24"/>
          </w:rPr>
          <w:t xml:space="preserve"> </w:t>
        </w:r>
        <w:r w:rsidR="000C26DA">
          <w:rPr>
            <w:sz w:val="24"/>
            <w:szCs w:val="24"/>
          </w:rPr>
          <w:t>we</w:t>
        </w:r>
      </w:ins>
      <w:r w:rsidR="000C26DA">
        <w:rPr>
          <w:sz w:val="24"/>
          <w:szCs w:val="24"/>
        </w:rPr>
        <w:t xml:space="preserve"> </w:t>
      </w:r>
      <w:r w:rsidRPr="008F7530">
        <w:rPr>
          <w:sz w:val="24"/>
          <w:szCs w:val="24"/>
        </w:rPr>
        <w:t>achieve by implemen</w:t>
      </w:r>
      <w:r w:rsidR="00B60C77">
        <w:rPr>
          <w:sz w:val="24"/>
          <w:szCs w:val="24"/>
        </w:rPr>
        <w:t xml:space="preserve">ting the above-mentioned </w:t>
      </w:r>
      <w:commentRangeStart w:id="141"/>
      <w:r w:rsidR="00B60C77">
        <w:rPr>
          <w:sz w:val="24"/>
          <w:szCs w:val="24"/>
        </w:rPr>
        <w:t>energy</w:t>
      </w:r>
      <w:commentRangeEnd w:id="141"/>
      <w:del w:id="142" w:author="Sulabh Sharma" w:date="2017-11-19T18:03:00Z">
        <w:r w:rsidR="00D655A8" w:rsidRPr="008F7530">
          <w:rPr>
            <w:sz w:val="24"/>
            <w:szCs w:val="24"/>
          </w:rPr>
          <w:delText xml:space="preserve"> </w:delText>
        </w:r>
      </w:del>
      <w:ins w:id="143" w:author="Sulabh Sharma" w:date="2017-11-19T18:03:00Z">
        <w:r w:rsidR="00B60C77">
          <w:rPr>
            <w:rStyle w:val="CommentReference"/>
            <w:rFonts w:ascii="Calibri" w:hAnsi="Calibri"/>
          </w:rPr>
          <w:commentReference w:id="141"/>
        </w:r>
        <w:r w:rsidR="00B60C77">
          <w:rPr>
            <w:sz w:val="24"/>
            <w:szCs w:val="24"/>
          </w:rPr>
          <w:t>-</w:t>
        </w:r>
      </w:ins>
      <w:r w:rsidRPr="008F7530">
        <w:rPr>
          <w:sz w:val="24"/>
          <w:szCs w:val="24"/>
        </w:rPr>
        <w:t xml:space="preserve">saving schemes. To keep the results more generic and not specific to any </w:t>
      </w:r>
      <w:proofErr w:type="gramStart"/>
      <w:r w:rsidRPr="008F7530">
        <w:rPr>
          <w:sz w:val="24"/>
          <w:szCs w:val="24"/>
        </w:rPr>
        <w:t>particular set</w:t>
      </w:r>
      <w:proofErr w:type="gramEnd"/>
      <w:r w:rsidRPr="008F7530">
        <w:rPr>
          <w:sz w:val="24"/>
          <w:szCs w:val="24"/>
        </w:rPr>
        <w:t xml:space="preserve"> of radio base stations we will </w:t>
      </w:r>
      <w:del w:id="144" w:author="Sulabh Sharma" w:date="2017-11-19T18:03:00Z">
        <w:r w:rsidR="00D655A8" w:rsidRPr="008F7530">
          <w:rPr>
            <w:sz w:val="24"/>
            <w:szCs w:val="24"/>
          </w:rPr>
          <w:delText>implement</w:delText>
        </w:r>
      </w:del>
      <w:ins w:id="145" w:author="Sulabh Sharma" w:date="2017-11-19T18:03:00Z">
        <w:r w:rsidR="00B60C77">
          <w:rPr>
            <w:sz w:val="24"/>
            <w:szCs w:val="24"/>
          </w:rPr>
          <w:t>carry out</w:t>
        </w:r>
      </w:ins>
      <w:r w:rsidRPr="008F7530">
        <w:rPr>
          <w:sz w:val="24"/>
          <w:szCs w:val="24"/>
        </w:rPr>
        <w:t xml:space="preserve"> EARTH power model. </w:t>
      </w:r>
    </w:p>
    <w:p w14:paraId="6CCB2FB9" w14:textId="77777777" w:rsidR="001820FD" w:rsidRDefault="001820FD" w:rsidP="001820FD">
      <w:pPr>
        <w:pStyle w:val="NewNormal"/>
      </w:pPr>
    </w:p>
    <w:p w14:paraId="49F2CB49" w14:textId="77777777" w:rsidR="001820FD" w:rsidRDefault="001820FD" w:rsidP="001820FD">
      <w:pPr>
        <w:pStyle w:val="Heading2"/>
      </w:pPr>
      <w:r>
        <w:t xml:space="preserve"> </w:t>
      </w:r>
      <w:bookmarkStart w:id="146" w:name="_Toc497934411"/>
      <w:r>
        <w:t>Outline of the Thesis</w:t>
      </w:r>
      <w:bookmarkEnd w:id="146"/>
    </w:p>
    <w:p w14:paraId="026D8BC3" w14:textId="21E3DEB2" w:rsidR="001820FD" w:rsidRPr="008F7530" w:rsidRDefault="001820FD" w:rsidP="001820FD">
      <w:pPr>
        <w:pStyle w:val="NewNormal"/>
        <w:rPr>
          <w:sz w:val="24"/>
          <w:szCs w:val="24"/>
        </w:rPr>
      </w:pPr>
      <w:r w:rsidRPr="008F7530">
        <w:rPr>
          <w:sz w:val="24"/>
          <w:szCs w:val="24"/>
        </w:rPr>
        <w:t>In this thesis</w:t>
      </w:r>
      <w:ins w:id="147" w:author="Sulabh Sharma" w:date="2017-11-19T18:03:00Z">
        <w:r w:rsidR="000131F2">
          <w:rPr>
            <w:sz w:val="24"/>
            <w:szCs w:val="24"/>
          </w:rPr>
          <w:t>;</w:t>
        </w:r>
      </w:ins>
      <w:r w:rsidRPr="008F7530">
        <w:rPr>
          <w:sz w:val="24"/>
          <w:szCs w:val="24"/>
        </w:rPr>
        <w:t xml:space="preserve"> chapter 1 deals with the introductio</w:t>
      </w:r>
      <w:r w:rsidR="000131F2">
        <w:rPr>
          <w:sz w:val="24"/>
          <w:szCs w:val="24"/>
        </w:rPr>
        <w:t xml:space="preserve">n, background and motivation </w:t>
      </w:r>
      <w:del w:id="148" w:author="Sulabh Sharma" w:date="2017-11-19T18:03:00Z">
        <w:r w:rsidR="007D6152" w:rsidRPr="008F7530">
          <w:rPr>
            <w:sz w:val="24"/>
            <w:szCs w:val="24"/>
          </w:rPr>
          <w:delText>for</w:delText>
        </w:r>
      </w:del>
      <w:ins w:id="149" w:author="Sulabh Sharma" w:date="2017-11-19T18:03:00Z">
        <w:r w:rsidR="000131F2">
          <w:rPr>
            <w:sz w:val="24"/>
            <w:szCs w:val="24"/>
          </w:rPr>
          <w:t>of</w:t>
        </w:r>
      </w:ins>
      <w:r w:rsidRPr="008F7530">
        <w:rPr>
          <w:sz w:val="24"/>
          <w:szCs w:val="24"/>
        </w:rPr>
        <w:t xml:space="preserve"> this project, chapter 2 is about the theory of BSs which describes about various cells used in a typical LTE heterogeneous deployment and the transmission techniques used by these BSs like MIMO and OFDM, chapter 3 is where we explain about  the E</w:t>
      </w:r>
      <w:r w:rsidR="000131F2">
        <w:rPr>
          <w:sz w:val="24"/>
          <w:szCs w:val="24"/>
        </w:rPr>
        <w:t>arth Power model and the energy</w:t>
      </w:r>
      <w:del w:id="150" w:author="Sulabh Sharma" w:date="2017-11-19T18:03:00Z">
        <w:r w:rsidR="00D655A8" w:rsidRPr="008F7530">
          <w:rPr>
            <w:sz w:val="24"/>
            <w:szCs w:val="24"/>
          </w:rPr>
          <w:delText xml:space="preserve"> </w:delText>
        </w:r>
      </w:del>
      <w:commentRangeStart w:id="151"/>
      <w:ins w:id="152" w:author="Sulabh Sharma" w:date="2017-11-19T18:03:00Z">
        <w:r w:rsidR="000131F2">
          <w:rPr>
            <w:sz w:val="24"/>
            <w:szCs w:val="24"/>
          </w:rPr>
          <w:t>-</w:t>
        </w:r>
        <w:commentRangeEnd w:id="151"/>
        <w:r w:rsidR="00A92F74">
          <w:rPr>
            <w:rStyle w:val="CommentReference"/>
            <w:rFonts w:ascii="Calibri" w:hAnsi="Calibri"/>
          </w:rPr>
          <w:commentReference w:id="151"/>
        </w:r>
      </w:ins>
      <w:r w:rsidRPr="008F7530">
        <w:rPr>
          <w:sz w:val="24"/>
          <w:szCs w:val="24"/>
        </w:rPr>
        <w:t>saving schemes, chapter 4 deals with the simulation setup,</w:t>
      </w:r>
      <w:del w:id="153" w:author="Sulabh Sharma" w:date="2017-11-19T18:03:00Z">
        <w:r w:rsidR="007D6152" w:rsidRPr="008F7530">
          <w:rPr>
            <w:sz w:val="24"/>
            <w:szCs w:val="24"/>
          </w:rPr>
          <w:delText xml:space="preserve"> </w:delText>
        </w:r>
        <w:r w:rsidR="00D655A8" w:rsidRPr="008F7530">
          <w:rPr>
            <w:sz w:val="24"/>
            <w:szCs w:val="24"/>
          </w:rPr>
          <w:delText>which is</w:delText>
        </w:r>
      </w:del>
      <w:r w:rsidRPr="008F7530">
        <w:rPr>
          <w:sz w:val="24"/>
          <w:szCs w:val="24"/>
        </w:rPr>
        <w:t xml:space="preserve"> followed by chapters on results and discussions, conclusion and future work.</w:t>
      </w:r>
    </w:p>
    <w:p w14:paraId="3F975BF5" w14:textId="77777777" w:rsidR="001820FD" w:rsidRPr="008F7530" w:rsidRDefault="001820FD" w:rsidP="001820FD">
      <w:pPr>
        <w:pStyle w:val="NewNormal"/>
        <w:rPr>
          <w:rFonts w:ascii="NimbusRomNo9L-Regu" w:eastAsia="NimbusRomNo9L-Regu" w:hAnsi="NimbusRomNo9L-Regu" w:cs="NimbusRomNo9L-Regu"/>
          <w:sz w:val="24"/>
          <w:szCs w:val="24"/>
        </w:rPr>
      </w:pPr>
    </w:p>
    <w:p w14:paraId="2CAF8E9D" w14:textId="77777777" w:rsidR="001820FD" w:rsidRDefault="001820FD" w:rsidP="001820FD">
      <w:pPr>
        <w:pStyle w:val="NewNormal"/>
        <w:rPr>
          <w:rFonts w:ascii="NimbusRomNo9L-Regu" w:eastAsia="NimbusRomNo9L-Regu" w:hAnsi="NimbusRomNo9L-Regu" w:cs="NimbusRomNo9L-Regu"/>
          <w:sz w:val="20"/>
          <w:szCs w:val="20"/>
        </w:rPr>
      </w:pPr>
    </w:p>
    <w:p w14:paraId="65FEE7E3" w14:textId="77777777" w:rsidR="001820FD" w:rsidRDefault="001820FD" w:rsidP="001820FD">
      <w:pPr>
        <w:pStyle w:val="NewNormal"/>
      </w:pPr>
    </w:p>
    <w:p w14:paraId="7F12DAE9" w14:textId="77777777" w:rsidR="001820FD" w:rsidRDefault="001820FD" w:rsidP="001820FD">
      <w:pPr>
        <w:pStyle w:val="NewNormal"/>
      </w:pPr>
    </w:p>
    <w:p w14:paraId="1165089F" w14:textId="77777777" w:rsidR="001820FD" w:rsidRDefault="001820FD" w:rsidP="001820FD">
      <w:pPr>
        <w:pStyle w:val="NewNormal"/>
      </w:pPr>
    </w:p>
    <w:p w14:paraId="6C08657F" w14:textId="77777777" w:rsidR="001820FD" w:rsidRDefault="001820FD" w:rsidP="001820FD">
      <w:pPr>
        <w:pStyle w:val="NewNormal"/>
      </w:pPr>
    </w:p>
    <w:p w14:paraId="192A99A6" w14:textId="77777777" w:rsidR="001820FD" w:rsidRDefault="001820FD" w:rsidP="001820FD">
      <w:pPr>
        <w:pStyle w:val="NewNormal"/>
      </w:pPr>
    </w:p>
    <w:p w14:paraId="125526FC" w14:textId="77777777" w:rsidR="001820FD" w:rsidRDefault="001820FD" w:rsidP="001820FD">
      <w:pPr>
        <w:pStyle w:val="NewNormal"/>
        <w:rPr>
          <w:sz w:val="32"/>
          <w:szCs w:val="32"/>
        </w:rPr>
      </w:pPr>
    </w:p>
    <w:p w14:paraId="67C5556E" w14:textId="77777777" w:rsidR="001820FD" w:rsidRDefault="001820FD" w:rsidP="001820FD">
      <w:pPr>
        <w:pStyle w:val="NewNormal"/>
        <w:rPr>
          <w:sz w:val="32"/>
          <w:szCs w:val="32"/>
        </w:rPr>
      </w:pPr>
    </w:p>
    <w:p w14:paraId="186B4C88" w14:textId="77777777" w:rsidR="001820FD" w:rsidRDefault="001820FD" w:rsidP="001820FD">
      <w:pPr>
        <w:pStyle w:val="NewNormal"/>
        <w:rPr>
          <w:sz w:val="32"/>
          <w:szCs w:val="32"/>
        </w:rPr>
      </w:pPr>
    </w:p>
    <w:p w14:paraId="6763C2A3" w14:textId="77777777" w:rsidR="001820FD" w:rsidRDefault="001820FD" w:rsidP="001820FD">
      <w:pPr>
        <w:pStyle w:val="NewNormal"/>
        <w:rPr>
          <w:sz w:val="32"/>
          <w:szCs w:val="32"/>
        </w:rPr>
      </w:pPr>
    </w:p>
    <w:p w14:paraId="792EE11F" w14:textId="77777777" w:rsidR="001820FD" w:rsidRDefault="001820FD" w:rsidP="001820FD">
      <w:pPr>
        <w:pStyle w:val="NewNormal"/>
        <w:rPr>
          <w:sz w:val="32"/>
          <w:szCs w:val="32"/>
        </w:rPr>
      </w:pPr>
    </w:p>
    <w:p w14:paraId="167F5069" w14:textId="77777777" w:rsidR="001820FD" w:rsidRDefault="001820FD" w:rsidP="001820FD">
      <w:pPr>
        <w:pStyle w:val="NewNormal"/>
        <w:rPr>
          <w:sz w:val="32"/>
          <w:szCs w:val="32"/>
        </w:rPr>
      </w:pPr>
    </w:p>
    <w:p w14:paraId="2D3C8039" w14:textId="77777777" w:rsidR="001820FD" w:rsidRDefault="001820FD" w:rsidP="001820FD">
      <w:pPr>
        <w:pStyle w:val="NewNormal"/>
        <w:rPr>
          <w:sz w:val="32"/>
          <w:szCs w:val="32"/>
        </w:rPr>
      </w:pPr>
    </w:p>
    <w:p w14:paraId="050FC767" w14:textId="77777777" w:rsidR="001820FD" w:rsidRDefault="001820FD" w:rsidP="001820FD">
      <w:pPr>
        <w:pStyle w:val="NewNormal"/>
        <w:rPr>
          <w:sz w:val="32"/>
          <w:szCs w:val="32"/>
        </w:rPr>
      </w:pPr>
    </w:p>
    <w:p w14:paraId="496172D7" w14:textId="77777777" w:rsidR="001820FD" w:rsidRDefault="001820FD" w:rsidP="001820FD">
      <w:pPr>
        <w:pStyle w:val="NewNormal"/>
        <w:rPr>
          <w:sz w:val="32"/>
          <w:szCs w:val="32"/>
        </w:rPr>
      </w:pPr>
    </w:p>
    <w:p w14:paraId="3A7F7354" w14:textId="77777777" w:rsidR="001820FD" w:rsidRDefault="001820FD" w:rsidP="001820FD">
      <w:pPr>
        <w:pStyle w:val="NewNormal"/>
        <w:rPr>
          <w:sz w:val="32"/>
          <w:szCs w:val="32"/>
        </w:rPr>
      </w:pPr>
    </w:p>
    <w:p w14:paraId="46783375" w14:textId="77777777" w:rsidR="001820FD" w:rsidRDefault="001820FD" w:rsidP="001820FD">
      <w:pPr>
        <w:pStyle w:val="NewNormal"/>
        <w:rPr>
          <w:sz w:val="32"/>
          <w:szCs w:val="32"/>
        </w:rPr>
      </w:pPr>
    </w:p>
    <w:p w14:paraId="0C5AF675" w14:textId="77777777" w:rsidR="001820FD" w:rsidRDefault="001820FD" w:rsidP="001820FD">
      <w:pPr>
        <w:pStyle w:val="NewNormal"/>
        <w:rPr>
          <w:sz w:val="32"/>
          <w:szCs w:val="32"/>
        </w:rPr>
      </w:pPr>
    </w:p>
    <w:p w14:paraId="18ADB003" w14:textId="77777777" w:rsidR="001820FD" w:rsidRDefault="001820FD" w:rsidP="001820FD">
      <w:pPr>
        <w:pStyle w:val="NewNormal"/>
        <w:rPr>
          <w:sz w:val="32"/>
          <w:szCs w:val="32"/>
        </w:rPr>
      </w:pPr>
    </w:p>
    <w:p w14:paraId="5A461DD5" w14:textId="77777777" w:rsidR="001820FD" w:rsidRDefault="001820FD" w:rsidP="001820FD">
      <w:pPr>
        <w:pStyle w:val="NewNormal"/>
        <w:rPr>
          <w:sz w:val="32"/>
          <w:szCs w:val="32"/>
        </w:rPr>
      </w:pPr>
    </w:p>
    <w:p w14:paraId="4EF35DCD" w14:textId="77777777" w:rsidR="001820FD" w:rsidRDefault="001820FD" w:rsidP="001820FD">
      <w:pPr>
        <w:pStyle w:val="NewNormal"/>
        <w:rPr>
          <w:sz w:val="32"/>
          <w:szCs w:val="32"/>
        </w:rPr>
      </w:pPr>
    </w:p>
    <w:p w14:paraId="6962711D" w14:textId="77777777" w:rsidR="001820FD" w:rsidRDefault="001820FD" w:rsidP="001820FD">
      <w:pPr>
        <w:pStyle w:val="NewNormal"/>
        <w:rPr>
          <w:sz w:val="32"/>
          <w:szCs w:val="32"/>
        </w:rPr>
      </w:pPr>
    </w:p>
    <w:p w14:paraId="009A581B" w14:textId="77777777" w:rsidR="001820FD" w:rsidRDefault="001820FD" w:rsidP="001820FD">
      <w:pPr>
        <w:pStyle w:val="NewNormal"/>
        <w:rPr>
          <w:sz w:val="32"/>
          <w:szCs w:val="32"/>
        </w:rPr>
      </w:pPr>
    </w:p>
    <w:p w14:paraId="3C32ACDF" w14:textId="77777777" w:rsidR="001820FD" w:rsidRDefault="001820FD" w:rsidP="001820FD">
      <w:pPr>
        <w:pStyle w:val="NewNormal"/>
        <w:rPr>
          <w:sz w:val="32"/>
          <w:szCs w:val="32"/>
        </w:rPr>
      </w:pPr>
    </w:p>
    <w:p w14:paraId="7F1EAF2A" w14:textId="77777777" w:rsidR="001820FD" w:rsidRDefault="001820FD" w:rsidP="001820FD">
      <w:pPr>
        <w:pStyle w:val="NewNormal"/>
        <w:rPr>
          <w:sz w:val="32"/>
          <w:szCs w:val="32"/>
        </w:rPr>
      </w:pPr>
    </w:p>
    <w:p w14:paraId="5732E6DA" w14:textId="77777777" w:rsidR="001820FD" w:rsidRDefault="001820FD" w:rsidP="001820FD">
      <w:pPr>
        <w:pStyle w:val="NewNormal"/>
        <w:rPr>
          <w:sz w:val="32"/>
          <w:szCs w:val="32"/>
        </w:rPr>
      </w:pPr>
    </w:p>
    <w:p w14:paraId="56CF1821" w14:textId="77777777" w:rsidR="001820FD" w:rsidRDefault="001820FD" w:rsidP="001820FD">
      <w:pPr>
        <w:pStyle w:val="NewNormal"/>
        <w:rPr>
          <w:sz w:val="32"/>
          <w:szCs w:val="32"/>
        </w:rPr>
      </w:pPr>
    </w:p>
    <w:p w14:paraId="61DD8925" w14:textId="77777777" w:rsidR="001820FD" w:rsidRDefault="001820FD" w:rsidP="001820FD">
      <w:pPr>
        <w:pStyle w:val="NewNormal"/>
        <w:rPr>
          <w:sz w:val="32"/>
          <w:szCs w:val="32"/>
        </w:rPr>
      </w:pPr>
    </w:p>
    <w:p w14:paraId="0AE34482" w14:textId="77777777" w:rsidR="001820FD" w:rsidRDefault="001820FD" w:rsidP="001820FD">
      <w:pPr>
        <w:pStyle w:val="NewNormal"/>
        <w:rPr>
          <w:sz w:val="32"/>
          <w:szCs w:val="32"/>
        </w:rPr>
      </w:pPr>
    </w:p>
    <w:p w14:paraId="4BC7F090" w14:textId="77777777" w:rsidR="001820FD" w:rsidRPr="001E2937" w:rsidRDefault="001820FD" w:rsidP="001820FD">
      <w:pPr>
        <w:pStyle w:val="Heading1"/>
      </w:pPr>
      <w:bookmarkStart w:id="154" w:name="_Toc497934412"/>
      <w:r w:rsidRPr="001E2937">
        <w:lastRenderedPageBreak/>
        <w:t>Theory</w:t>
      </w:r>
      <w:bookmarkEnd w:id="154"/>
      <w:r w:rsidRPr="001E2937">
        <w:t xml:space="preserve"> </w:t>
      </w:r>
      <w:r>
        <w:tab/>
      </w:r>
    </w:p>
    <w:p w14:paraId="5064AD23" w14:textId="77777777" w:rsidR="001820FD" w:rsidRDefault="001820FD" w:rsidP="001820FD">
      <w:pPr>
        <w:pStyle w:val="Heading2"/>
        <w:rPr>
          <w:lang w:eastAsia="sv-SE"/>
        </w:rPr>
      </w:pPr>
      <w:bookmarkStart w:id="155" w:name="_Toc497934413"/>
      <w:r>
        <w:rPr>
          <w:lang w:eastAsia="sv-SE"/>
        </w:rPr>
        <w:t>Heterogeneous Networks</w:t>
      </w:r>
      <w:bookmarkEnd w:id="155"/>
    </w:p>
    <w:p w14:paraId="4152F5FA" w14:textId="33BA731D" w:rsidR="001820FD" w:rsidRPr="008F7530" w:rsidRDefault="001820FD" w:rsidP="001820FD">
      <w:pPr>
        <w:pStyle w:val="NewNormal"/>
        <w:rPr>
          <w:sz w:val="24"/>
          <w:szCs w:val="24"/>
        </w:rPr>
      </w:pPr>
      <w:r w:rsidRPr="008F7530">
        <w:rPr>
          <w:sz w:val="24"/>
          <w:szCs w:val="24"/>
          <w:lang w:eastAsia="sv-SE"/>
        </w:rPr>
        <w:t xml:space="preserve">With the onset of 5G, there will be a lot of deployment of </w:t>
      </w:r>
      <w:del w:id="156" w:author="Sulabh Sharma" w:date="2017-11-19T18:03:00Z">
        <w:r w:rsidR="007D6152" w:rsidRPr="008F7530">
          <w:rPr>
            <w:sz w:val="24"/>
            <w:szCs w:val="24"/>
            <w:lang w:eastAsia="sv-SE"/>
          </w:rPr>
          <w:delText>densified</w:delText>
        </w:r>
      </w:del>
      <w:ins w:id="157" w:author="Sulabh Sharma" w:date="2017-11-19T18:03:00Z">
        <w:r w:rsidRPr="008F7530">
          <w:rPr>
            <w:sz w:val="24"/>
            <w:szCs w:val="24"/>
            <w:lang w:eastAsia="sv-SE"/>
          </w:rPr>
          <w:t>dens</w:t>
        </w:r>
        <w:r w:rsidR="00A92F74">
          <w:rPr>
            <w:sz w:val="24"/>
            <w:szCs w:val="24"/>
            <w:lang w:eastAsia="sv-SE"/>
          </w:rPr>
          <w:t>e</w:t>
        </w:r>
      </w:ins>
      <w:r w:rsidRPr="008F7530">
        <w:rPr>
          <w:sz w:val="24"/>
          <w:szCs w:val="24"/>
          <w:lang w:eastAsia="sv-SE"/>
        </w:rPr>
        <w:t xml:space="preserve"> networks to satisfy the demand for increased traffic. </w:t>
      </w:r>
      <w:del w:id="158" w:author="Sulabh Sharma" w:date="2017-11-19T18:03:00Z">
        <w:r w:rsidR="007D6152" w:rsidRPr="008F7530">
          <w:rPr>
            <w:sz w:val="24"/>
            <w:szCs w:val="24"/>
            <w:lang w:eastAsia="sv-SE"/>
          </w:rPr>
          <w:delText>Most of the mobile traf</w:delText>
        </w:r>
        <w:r w:rsidR="00533313" w:rsidRPr="008F7530">
          <w:rPr>
            <w:sz w:val="24"/>
            <w:szCs w:val="24"/>
            <w:lang w:eastAsia="sv-SE"/>
          </w:rPr>
          <w:delText>fic around 70% will be concentrated around high</w:delText>
        </w:r>
      </w:del>
      <w:ins w:id="159" w:author="Sulabh Sharma" w:date="2017-11-19T18:03:00Z">
        <w:r w:rsidR="00A92F74">
          <w:rPr>
            <w:sz w:val="24"/>
            <w:szCs w:val="24"/>
            <w:lang w:eastAsia="sv-SE"/>
          </w:rPr>
          <w:t>High</w:t>
        </w:r>
      </w:ins>
      <w:r w:rsidR="00A92F74">
        <w:rPr>
          <w:sz w:val="24"/>
          <w:szCs w:val="24"/>
          <w:lang w:eastAsia="sv-SE"/>
        </w:rPr>
        <w:t xml:space="preserve"> traffic centers like downtown of an urban city</w:t>
      </w:r>
      <w:sdt>
        <w:sdtPr>
          <w:rPr>
            <w:sz w:val="24"/>
            <w:szCs w:val="24"/>
            <w:lang w:eastAsia="sv-SE"/>
          </w:rPr>
          <w:id w:val="-1295366027"/>
          <w:citation/>
        </w:sdtPr>
        <w:sdtContent>
          <w:r w:rsidR="00A92F74" w:rsidRPr="008F7530">
            <w:rPr>
              <w:sz w:val="24"/>
              <w:szCs w:val="24"/>
              <w:lang w:eastAsia="sv-SE"/>
            </w:rPr>
            <w:fldChar w:fldCharType="begin"/>
          </w:r>
          <w:r w:rsidR="00A92F74" w:rsidRPr="008F7530">
            <w:rPr>
              <w:sz w:val="24"/>
              <w:szCs w:val="24"/>
              <w:lang w:eastAsia="sv-SE"/>
            </w:rPr>
            <w:instrText xml:space="preserve"> CITATION –-chenguang-lu-berg-2014-connecting-the-dots:-small-cells-shape-up-for-high-performance-indoor-radio \l 1053 </w:instrText>
          </w:r>
          <w:r w:rsidR="00A92F74" w:rsidRPr="008F7530">
            <w:rPr>
              <w:sz w:val="24"/>
              <w:szCs w:val="24"/>
              <w:lang w:eastAsia="sv-SE"/>
            </w:rPr>
            <w:fldChar w:fldCharType="separate"/>
          </w:r>
          <w:r w:rsidR="00A92F74" w:rsidRPr="008F7530">
            <w:rPr>
              <w:noProof/>
              <w:sz w:val="24"/>
              <w:szCs w:val="24"/>
              <w:lang w:eastAsia="sv-SE"/>
            </w:rPr>
            <w:t xml:space="preserve"> [11]</w:t>
          </w:r>
          <w:r w:rsidR="00A92F74" w:rsidRPr="008F7530">
            <w:rPr>
              <w:sz w:val="24"/>
              <w:szCs w:val="24"/>
              <w:lang w:eastAsia="sv-SE"/>
            </w:rPr>
            <w:fldChar w:fldCharType="end"/>
          </w:r>
        </w:sdtContent>
      </w:sdt>
      <w:sdt>
        <w:sdtPr>
          <w:rPr>
            <w:sz w:val="24"/>
            <w:szCs w:val="24"/>
            <w:lang w:eastAsia="sv-SE"/>
          </w:rPr>
          <w:id w:val="219018709"/>
          <w:citation/>
        </w:sdtPr>
        <w:sdtContent>
          <w:r w:rsidR="00A92F74" w:rsidRPr="008F7530">
            <w:rPr>
              <w:sz w:val="24"/>
              <w:szCs w:val="24"/>
              <w:lang w:eastAsia="sv-SE"/>
            </w:rPr>
            <w:fldChar w:fldCharType="begin"/>
          </w:r>
          <w:r w:rsidR="00A92F74" w:rsidRPr="008F7530">
            <w:rPr>
              <w:sz w:val="24"/>
              <w:szCs w:val="24"/>
              <w:lang w:eastAsia="sv-SE"/>
            </w:rPr>
            <w:instrText xml:space="preserve"> CITATION landström-anders-2011-ericsson-review:-heterogeneous-networks-increasing-cellular-capacity \l 1053 </w:instrText>
          </w:r>
          <w:r w:rsidR="00A92F74" w:rsidRPr="008F7530">
            <w:rPr>
              <w:sz w:val="24"/>
              <w:szCs w:val="24"/>
              <w:lang w:eastAsia="sv-SE"/>
            </w:rPr>
            <w:fldChar w:fldCharType="separate"/>
          </w:r>
          <w:r w:rsidR="00A92F74" w:rsidRPr="008F7530">
            <w:rPr>
              <w:noProof/>
              <w:sz w:val="24"/>
              <w:szCs w:val="24"/>
              <w:lang w:eastAsia="sv-SE"/>
            </w:rPr>
            <w:t xml:space="preserve"> [12]</w:t>
          </w:r>
          <w:r w:rsidR="00A92F74" w:rsidRPr="008F7530">
            <w:rPr>
              <w:sz w:val="24"/>
              <w:szCs w:val="24"/>
              <w:lang w:eastAsia="sv-SE"/>
            </w:rPr>
            <w:fldChar w:fldCharType="end"/>
          </w:r>
        </w:sdtContent>
      </w:sdt>
      <w:del w:id="160" w:author="Sulabh Sharma" w:date="2017-11-19T18:03:00Z">
        <w:r w:rsidR="007D6152" w:rsidRPr="008F7530">
          <w:rPr>
            <w:sz w:val="24"/>
            <w:szCs w:val="24"/>
            <w:lang w:eastAsia="sv-SE"/>
          </w:rPr>
          <w:delText>.</w:delText>
        </w:r>
      </w:del>
      <w:ins w:id="161" w:author="Sulabh Sharma" w:date="2017-11-19T18:03:00Z">
        <w:r w:rsidR="00A92F74">
          <w:rPr>
            <w:sz w:val="24"/>
            <w:szCs w:val="24"/>
            <w:lang w:eastAsia="sv-SE"/>
          </w:rPr>
          <w:t xml:space="preserve"> will have m</w:t>
        </w:r>
        <w:r w:rsidRPr="008F7530">
          <w:rPr>
            <w:sz w:val="24"/>
            <w:szCs w:val="24"/>
            <w:lang w:eastAsia="sv-SE"/>
          </w:rPr>
          <w:t>ost of the mobile traffic around 70%</w:t>
        </w:r>
        <w:r w:rsidR="00A92F74">
          <w:rPr>
            <w:sz w:val="24"/>
            <w:szCs w:val="24"/>
            <w:lang w:eastAsia="sv-SE"/>
          </w:rPr>
          <w:t>.</w:t>
        </w:r>
      </w:ins>
      <w:r w:rsidRPr="008F7530">
        <w:rPr>
          <w:sz w:val="24"/>
          <w:szCs w:val="24"/>
          <w:lang w:eastAsia="sv-SE"/>
        </w:rPr>
        <w:t xml:space="preserve"> There will be small cells which would be deployable as ‘plug and play’ which is going to save a lot of CAPEX for the operators and as these smaller cells will have a small coverage area which will enable frequency to reuse possible being close to each other</w:t>
      </w:r>
      <w:ins w:id="162" w:author="Sulabh Sharma" w:date="2017-11-19T18:03:00Z">
        <w:r w:rsidR="00A92F74">
          <w:rPr>
            <w:sz w:val="24"/>
            <w:szCs w:val="24"/>
            <w:lang w:eastAsia="sv-SE"/>
          </w:rPr>
          <w:t>;</w:t>
        </w:r>
      </w:ins>
      <w:r w:rsidRPr="008F7530">
        <w:rPr>
          <w:sz w:val="24"/>
          <w:szCs w:val="24"/>
          <w:lang w:eastAsia="sv-SE"/>
        </w:rPr>
        <w:t xml:space="preserve"> which will provide large capacity improvement</w:t>
      </w:r>
      <w:sdt>
        <w:sdtPr>
          <w:rPr>
            <w:sz w:val="24"/>
            <w:szCs w:val="24"/>
            <w:lang w:eastAsia="sv-SE"/>
          </w:rPr>
          <w:id w:val="-904535160"/>
          <w:citation/>
        </w:sdtPr>
        <w:sdtContent>
          <w:r w:rsidRPr="008F7530">
            <w:rPr>
              <w:sz w:val="24"/>
              <w:szCs w:val="24"/>
              <w:lang w:eastAsia="sv-SE"/>
            </w:rPr>
            <w:fldChar w:fldCharType="begin"/>
          </w:r>
          <w:r w:rsidRPr="008F7530">
            <w:rPr>
              <w:sz w:val="24"/>
              <w:szCs w:val="24"/>
              <w:lang w:eastAsia="sv-SE"/>
            </w:rPr>
            <w:instrText xml:space="preserve"> CITATION yunas-valkama-2015-spectral-and-energy-efficiency-of-ultra-dense-networks-under-different-deployment-strategies \l 1053 </w:instrText>
          </w:r>
          <w:r w:rsidRPr="008F7530">
            <w:rPr>
              <w:sz w:val="24"/>
              <w:szCs w:val="24"/>
              <w:lang w:eastAsia="sv-SE"/>
            </w:rPr>
            <w:fldChar w:fldCharType="separate"/>
          </w:r>
          <w:r w:rsidRPr="008F7530">
            <w:rPr>
              <w:noProof/>
              <w:sz w:val="24"/>
              <w:szCs w:val="24"/>
              <w:lang w:eastAsia="sv-SE"/>
            </w:rPr>
            <w:t xml:space="preserve"> [7]</w:t>
          </w:r>
          <w:r w:rsidRPr="008F7530">
            <w:rPr>
              <w:sz w:val="24"/>
              <w:szCs w:val="24"/>
              <w:lang w:eastAsia="sv-SE"/>
            </w:rPr>
            <w:fldChar w:fldCharType="end"/>
          </w:r>
        </w:sdtContent>
      </w:sdt>
      <w:r w:rsidRPr="008F7530">
        <w:rPr>
          <w:sz w:val="24"/>
          <w:szCs w:val="24"/>
          <w:lang w:eastAsia="sv-SE"/>
        </w:rPr>
        <w:t>.</w:t>
      </w:r>
    </w:p>
    <w:p w14:paraId="26B33EA1" w14:textId="12DEF09C" w:rsidR="001820FD" w:rsidRPr="008F7530" w:rsidRDefault="001820FD" w:rsidP="001820FD">
      <w:pPr>
        <w:pStyle w:val="NewNormal"/>
        <w:rPr>
          <w:sz w:val="24"/>
          <w:szCs w:val="24"/>
        </w:rPr>
      </w:pPr>
      <w:r w:rsidRPr="008F7530">
        <w:rPr>
          <w:sz w:val="24"/>
          <w:szCs w:val="24"/>
          <w:lang w:eastAsia="sv-SE"/>
        </w:rPr>
        <w:t xml:space="preserve">With the </w:t>
      </w:r>
      <w:r w:rsidR="00A92F74">
        <w:rPr>
          <w:sz w:val="24"/>
          <w:szCs w:val="24"/>
          <w:lang w:eastAsia="sv-SE"/>
        </w:rPr>
        <w:t>incoming 5G spectrum allocation</w:t>
      </w:r>
      <w:del w:id="163" w:author="Sulabh Sharma" w:date="2017-11-19T18:03:00Z">
        <w:r w:rsidR="007D6152" w:rsidRPr="008F7530">
          <w:rPr>
            <w:sz w:val="24"/>
            <w:szCs w:val="24"/>
            <w:lang w:eastAsia="sv-SE"/>
          </w:rPr>
          <w:delText>,</w:delText>
        </w:r>
      </w:del>
      <w:ins w:id="164" w:author="Sulabh Sharma" w:date="2017-11-19T18:03:00Z">
        <w:r w:rsidR="00A92F74">
          <w:rPr>
            <w:sz w:val="24"/>
            <w:szCs w:val="24"/>
            <w:lang w:eastAsia="sv-SE"/>
          </w:rPr>
          <w:t>;</w:t>
        </w:r>
      </w:ins>
      <w:r w:rsidRPr="008F7530">
        <w:rPr>
          <w:sz w:val="24"/>
          <w:szCs w:val="24"/>
          <w:lang w:eastAsia="sv-SE"/>
        </w:rPr>
        <w:t xml:space="preserve"> speculations are that freque</w:t>
      </w:r>
      <w:r w:rsidR="00A92F74">
        <w:rPr>
          <w:sz w:val="24"/>
          <w:szCs w:val="24"/>
          <w:lang w:eastAsia="sv-SE"/>
        </w:rPr>
        <w:t>ncy spectrum for 5G will lie in</w:t>
      </w:r>
      <w:ins w:id="165" w:author="Sulabh Sharma" w:date="2017-11-19T18:03:00Z">
        <w:r w:rsidR="00A92F74">
          <w:rPr>
            <w:sz w:val="24"/>
            <w:szCs w:val="24"/>
            <w:lang w:eastAsia="sv-SE"/>
          </w:rPr>
          <w:t xml:space="preserve"> </w:t>
        </w:r>
        <w:proofErr w:type="gramStart"/>
        <w:r w:rsidR="00A92F74">
          <w:rPr>
            <w:sz w:val="24"/>
            <w:szCs w:val="24"/>
            <w:lang w:eastAsia="sv-SE"/>
          </w:rPr>
          <w:t>a</w:t>
        </w:r>
      </w:ins>
      <w:r w:rsidR="00A92F74">
        <w:rPr>
          <w:sz w:val="24"/>
          <w:szCs w:val="24"/>
          <w:lang w:eastAsia="sv-SE"/>
        </w:rPr>
        <w:t xml:space="preserve"> </w:t>
      </w:r>
      <w:r w:rsidRPr="008F7530">
        <w:rPr>
          <w:sz w:val="24"/>
          <w:szCs w:val="24"/>
          <w:lang w:eastAsia="sv-SE"/>
        </w:rPr>
        <w:t xml:space="preserve">very high frequencies of </w:t>
      </w:r>
      <w:r w:rsidR="00A92F74">
        <w:rPr>
          <w:sz w:val="24"/>
          <w:szCs w:val="24"/>
          <w:lang w:eastAsia="sv-SE"/>
        </w:rPr>
        <w:t>the order</w:t>
      </w:r>
      <w:proofErr w:type="gramEnd"/>
      <w:r w:rsidR="00A92F74">
        <w:rPr>
          <w:sz w:val="24"/>
          <w:szCs w:val="24"/>
          <w:lang w:eastAsia="sv-SE"/>
        </w:rPr>
        <w:t xml:space="preserve"> 30 GHZ, according to a</w:t>
      </w:r>
      <w:r w:rsidRPr="008F7530">
        <w:rPr>
          <w:sz w:val="24"/>
          <w:szCs w:val="24"/>
          <w:lang w:eastAsia="sv-SE"/>
        </w:rPr>
        <w:t xml:space="preserve"> study done with coverage and penetration of these waves in indoor environment will be very problematic. “Achieving indoor coverage at 30 GHz is highly problematic for all cases, and </w:t>
      </w:r>
      <w:commentRangeStart w:id="166"/>
      <w:r w:rsidRPr="008F7530">
        <w:rPr>
          <w:sz w:val="24"/>
          <w:szCs w:val="24"/>
          <w:lang w:eastAsia="sv-SE"/>
        </w:rPr>
        <w:t xml:space="preserve">it is </w:t>
      </w:r>
      <w:commentRangeEnd w:id="166"/>
      <w:r w:rsidR="00AB33D1">
        <w:rPr>
          <w:rStyle w:val="CommentReference"/>
          <w:rFonts w:ascii="Calibri" w:hAnsi="Calibri"/>
        </w:rPr>
        <w:commentReference w:id="166"/>
      </w:r>
      <w:r w:rsidRPr="008F7530">
        <w:rPr>
          <w:sz w:val="24"/>
          <w:szCs w:val="24"/>
          <w:lang w:eastAsia="sv-SE"/>
        </w:rPr>
        <w:t xml:space="preserve">concluded that smaller base stations are necessary if frequencies of 10 GHz and above are to be used in future mobile networks.” </w:t>
      </w:r>
      <w:sdt>
        <w:sdtPr>
          <w:rPr>
            <w:sz w:val="24"/>
            <w:szCs w:val="24"/>
            <w:lang w:eastAsia="sv-SE"/>
          </w:rPr>
          <w:id w:val="-439601026"/>
          <w:citation/>
        </w:sdtPr>
        <w:sdtContent>
          <w:r w:rsidRPr="008F7530">
            <w:rPr>
              <w:sz w:val="24"/>
              <w:szCs w:val="24"/>
              <w:lang w:eastAsia="sv-SE"/>
            </w:rPr>
            <w:fldChar w:fldCharType="begin"/>
          </w:r>
          <w:r w:rsidRPr="00CB4DC0">
            <w:rPr>
              <w:sz w:val="24"/>
              <w:szCs w:val="24"/>
              <w:lang w:eastAsia="sv-SE"/>
            </w:rPr>
            <w:instrText xml:space="preserve"> CITATION rydén-2016-outdoor-to-indoor-coverage-in-5g-networks \l 1053 </w:instrText>
          </w:r>
          <w:r w:rsidRPr="008F7530">
            <w:rPr>
              <w:sz w:val="24"/>
              <w:szCs w:val="24"/>
              <w:lang w:eastAsia="sv-SE"/>
            </w:rPr>
            <w:fldChar w:fldCharType="separate"/>
          </w:r>
          <w:r w:rsidRPr="00CB4DC0">
            <w:rPr>
              <w:noProof/>
              <w:sz w:val="24"/>
              <w:szCs w:val="24"/>
              <w:lang w:eastAsia="sv-SE"/>
            </w:rPr>
            <w:t>[13]</w:t>
          </w:r>
          <w:r w:rsidRPr="008F7530">
            <w:rPr>
              <w:sz w:val="24"/>
              <w:szCs w:val="24"/>
              <w:lang w:eastAsia="sv-SE"/>
            </w:rPr>
            <w:fldChar w:fldCharType="end"/>
          </w:r>
        </w:sdtContent>
      </w:sdt>
      <w:r w:rsidRPr="008F7530">
        <w:rPr>
          <w:sz w:val="24"/>
          <w:szCs w:val="24"/>
          <w:lang w:eastAsia="sv-SE"/>
        </w:rPr>
        <w:t>.</w:t>
      </w:r>
    </w:p>
    <w:p w14:paraId="457672EA" w14:textId="77777777" w:rsidR="001820FD" w:rsidRDefault="001820FD" w:rsidP="001820FD">
      <w:pPr>
        <w:pStyle w:val="NewNormal"/>
        <w:rPr>
          <w:sz w:val="24"/>
          <w:szCs w:val="24"/>
          <w:lang w:eastAsia="sv-SE"/>
        </w:rPr>
      </w:pPr>
      <w:r w:rsidRPr="008F7530">
        <w:rPr>
          <w:sz w:val="24"/>
          <w:szCs w:val="24"/>
          <w:lang w:eastAsia="sv-SE"/>
        </w:rPr>
        <w:t xml:space="preserve">Here are some details about the cells which constitute a heterogeneous network. </w:t>
      </w:r>
    </w:p>
    <w:tbl>
      <w:tblPr>
        <w:tblW w:w="7421" w:type="dxa"/>
        <w:tblLayout w:type="fixed"/>
        <w:tblCellMar>
          <w:left w:w="10" w:type="dxa"/>
          <w:right w:w="10" w:type="dxa"/>
        </w:tblCellMar>
        <w:tblLook w:val="04A0" w:firstRow="1" w:lastRow="0" w:firstColumn="1" w:lastColumn="0" w:noHBand="0" w:noVBand="1"/>
      </w:tblPr>
      <w:tblGrid>
        <w:gridCol w:w="1705"/>
        <w:gridCol w:w="1440"/>
        <w:gridCol w:w="1350"/>
        <w:gridCol w:w="1440"/>
        <w:gridCol w:w="1486"/>
      </w:tblGrid>
      <w:tr w:rsidR="001820FD" w14:paraId="4F641548" w14:textId="77777777" w:rsidTr="000C26DA">
        <w:trPr>
          <w:trHeight w:val="553"/>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35F56" w14:textId="77777777" w:rsidR="001820FD" w:rsidRPr="008F7530" w:rsidRDefault="001820FD" w:rsidP="000C26DA">
            <w:pPr>
              <w:pStyle w:val="NewNormal"/>
              <w:jc w:val="left"/>
              <w:rPr>
                <w:rFonts w:eastAsia="Times New Roman"/>
                <w:b/>
                <w:sz w:val="20"/>
                <w:szCs w:val="20"/>
                <w:lang w:eastAsia="sv-SE"/>
              </w:rPr>
            </w:pPr>
            <w:r w:rsidRPr="008F7530">
              <w:rPr>
                <w:rFonts w:eastAsia="Times New Roman"/>
                <w:b/>
                <w:sz w:val="20"/>
                <w:szCs w:val="20"/>
                <w:lang w:eastAsia="sv-SE"/>
              </w:rPr>
              <w:t>Specification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D4866" w14:textId="77777777" w:rsidR="001820FD" w:rsidRPr="008F7530" w:rsidRDefault="001820FD" w:rsidP="000C26DA">
            <w:pPr>
              <w:pStyle w:val="NewNormal"/>
              <w:jc w:val="left"/>
              <w:rPr>
                <w:rFonts w:eastAsia="Times New Roman"/>
                <w:b/>
                <w:sz w:val="20"/>
                <w:szCs w:val="20"/>
                <w:lang w:eastAsia="sv-SE"/>
              </w:rPr>
            </w:pPr>
            <w:r w:rsidRPr="008F7530">
              <w:rPr>
                <w:rFonts w:eastAsia="Times New Roman"/>
                <w:b/>
                <w:sz w:val="20"/>
                <w:szCs w:val="20"/>
                <w:lang w:eastAsia="sv-SE"/>
              </w:rPr>
              <w:t>Femtocell</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F4919" w14:textId="77777777" w:rsidR="001820FD" w:rsidRPr="008F7530" w:rsidRDefault="001820FD" w:rsidP="000C26DA">
            <w:pPr>
              <w:pStyle w:val="NewNormal"/>
              <w:jc w:val="left"/>
              <w:rPr>
                <w:rFonts w:eastAsia="Times New Roman"/>
                <w:b/>
                <w:sz w:val="20"/>
                <w:szCs w:val="20"/>
                <w:lang w:eastAsia="sv-SE"/>
              </w:rPr>
            </w:pPr>
            <w:r w:rsidRPr="008F7530">
              <w:rPr>
                <w:rFonts w:eastAsia="Times New Roman"/>
                <w:b/>
                <w:sz w:val="20"/>
                <w:szCs w:val="20"/>
                <w:lang w:eastAsia="sv-SE"/>
              </w:rPr>
              <w:t>Picocell</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C407F7" w14:textId="77777777" w:rsidR="001820FD" w:rsidRPr="008F7530" w:rsidRDefault="001820FD" w:rsidP="000C26DA">
            <w:pPr>
              <w:pStyle w:val="NewNormal"/>
              <w:jc w:val="left"/>
              <w:rPr>
                <w:rFonts w:eastAsia="Times New Roman"/>
                <w:b/>
                <w:sz w:val="20"/>
                <w:szCs w:val="20"/>
                <w:lang w:eastAsia="sv-SE"/>
              </w:rPr>
            </w:pPr>
            <w:r w:rsidRPr="008F7530">
              <w:rPr>
                <w:rFonts w:eastAsia="Times New Roman"/>
                <w:b/>
                <w:sz w:val="20"/>
                <w:szCs w:val="20"/>
                <w:lang w:eastAsia="sv-SE"/>
              </w:rPr>
              <w:t>Microcell</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27E4C" w14:textId="77777777" w:rsidR="001820FD" w:rsidRPr="008F7530" w:rsidRDefault="001820FD" w:rsidP="000C26DA">
            <w:pPr>
              <w:pStyle w:val="NewNormal"/>
              <w:jc w:val="left"/>
              <w:rPr>
                <w:rFonts w:eastAsia="Times New Roman"/>
                <w:b/>
                <w:sz w:val="20"/>
                <w:szCs w:val="20"/>
                <w:lang w:eastAsia="sv-SE"/>
              </w:rPr>
            </w:pPr>
            <w:proofErr w:type="spellStart"/>
            <w:r w:rsidRPr="008F7530">
              <w:rPr>
                <w:rFonts w:eastAsia="Times New Roman"/>
                <w:b/>
                <w:sz w:val="20"/>
                <w:szCs w:val="20"/>
                <w:lang w:eastAsia="sv-SE"/>
              </w:rPr>
              <w:t>Macrocell</w:t>
            </w:r>
            <w:proofErr w:type="spellEnd"/>
          </w:p>
        </w:tc>
      </w:tr>
      <w:tr w:rsidR="001820FD" w14:paraId="53D4B624" w14:textId="77777777" w:rsidTr="000C26DA">
        <w:trPr>
          <w:trHeight w:val="263"/>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9145BE" w14:textId="77777777" w:rsidR="001820FD" w:rsidRPr="008F7530" w:rsidRDefault="001820FD" w:rsidP="000C26DA">
            <w:pPr>
              <w:pStyle w:val="NewNormal"/>
              <w:ind w:firstLine="0"/>
              <w:jc w:val="left"/>
              <w:rPr>
                <w:rFonts w:eastAsia="Times New Roman"/>
                <w:b/>
                <w:sz w:val="20"/>
                <w:szCs w:val="20"/>
                <w:lang w:eastAsia="sv-SE"/>
              </w:rPr>
            </w:pPr>
            <w:r w:rsidRPr="008F7530">
              <w:rPr>
                <w:rFonts w:eastAsia="Times New Roman"/>
                <w:b/>
                <w:sz w:val="20"/>
                <w:szCs w:val="20"/>
                <w:lang w:eastAsia="sv-SE"/>
              </w:rPr>
              <w:t>Transmit Power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D7B04" w14:textId="77777777" w:rsidR="001820FD" w:rsidRPr="008F7530" w:rsidRDefault="001820FD" w:rsidP="000C26DA">
            <w:pPr>
              <w:pStyle w:val="NewNormal"/>
              <w:ind w:firstLine="0"/>
              <w:jc w:val="left"/>
              <w:rPr>
                <w:rFonts w:eastAsia="Times New Roman"/>
                <w:sz w:val="20"/>
                <w:szCs w:val="20"/>
                <w:lang w:eastAsia="sv-SE"/>
              </w:rPr>
            </w:pPr>
            <w:r w:rsidRPr="008F7530">
              <w:rPr>
                <w:rFonts w:eastAsia="Times New Roman"/>
                <w:sz w:val="20"/>
                <w:szCs w:val="20"/>
                <w:lang w:eastAsia="sv-SE"/>
              </w:rPr>
              <w:t>20 dBm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51EFF" w14:textId="77777777" w:rsidR="001820FD" w:rsidRPr="008F7530" w:rsidRDefault="001820FD" w:rsidP="000C26DA">
            <w:pPr>
              <w:pStyle w:val="NewNormal"/>
              <w:ind w:firstLine="0"/>
              <w:jc w:val="left"/>
              <w:rPr>
                <w:rFonts w:eastAsia="Times New Roman"/>
                <w:sz w:val="20"/>
                <w:szCs w:val="20"/>
                <w:lang w:eastAsia="sv-SE"/>
              </w:rPr>
            </w:pPr>
            <w:r w:rsidRPr="008F7530">
              <w:rPr>
                <w:rFonts w:eastAsia="Times New Roman"/>
                <w:sz w:val="20"/>
                <w:szCs w:val="20"/>
                <w:lang w:eastAsia="sv-SE"/>
              </w:rPr>
              <w:t>30dBm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2EE9C" w14:textId="77777777" w:rsidR="001820FD" w:rsidRPr="008F7530" w:rsidRDefault="001820FD" w:rsidP="000C26DA">
            <w:pPr>
              <w:pStyle w:val="NewNormal"/>
              <w:ind w:firstLine="0"/>
              <w:jc w:val="left"/>
              <w:rPr>
                <w:rFonts w:eastAsia="Times New Roman"/>
                <w:sz w:val="20"/>
                <w:szCs w:val="20"/>
                <w:lang w:eastAsia="sv-SE"/>
              </w:rPr>
            </w:pPr>
            <w:r w:rsidRPr="008F7530">
              <w:rPr>
                <w:rFonts w:eastAsia="Times New Roman"/>
                <w:sz w:val="20"/>
                <w:szCs w:val="20"/>
                <w:lang w:eastAsia="sv-SE"/>
              </w:rPr>
              <w:t>30dBm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8A593" w14:textId="77777777" w:rsidR="001820FD" w:rsidRPr="008F7530" w:rsidRDefault="001820FD" w:rsidP="000C26DA">
            <w:pPr>
              <w:pStyle w:val="NewNormal"/>
              <w:ind w:firstLine="0"/>
              <w:jc w:val="left"/>
              <w:rPr>
                <w:rFonts w:eastAsia="Times New Roman"/>
                <w:sz w:val="20"/>
                <w:szCs w:val="20"/>
                <w:lang w:eastAsia="sv-SE"/>
              </w:rPr>
            </w:pPr>
            <w:r w:rsidRPr="008F7530">
              <w:rPr>
                <w:rFonts w:eastAsia="Times New Roman"/>
                <w:sz w:val="20"/>
                <w:szCs w:val="20"/>
                <w:lang w:eastAsia="sv-SE"/>
              </w:rPr>
              <w:t>45dBm</w:t>
            </w:r>
          </w:p>
        </w:tc>
      </w:tr>
      <w:tr w:rsidR="001820FD" w14:paraId="1D3E7662" w14:textId="77777777" w:rsidTr="000C26DA">
        <w:trPr>
          <w:trHeight w:val="263"/>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C76B2" w14:textId="77777777" w:rsidR="001820FD" w:rsidRPr="008F7530" w:rsidRDefault="001820FD" w:rsidP="000C26DA">
            <w:pPr>
              <w:pStyle w:val="NewNormal"/>
              <w:ind w:firstLine="0"/>
              <w:jc w:val="left"/>
              <w:rPr>
                <w:rFonts w:eastAsia="Times New Roman"/>
                <w:b/>
                <w:sz w:val="20"/>
                <w:szCs w:val="20"/>
                <w:lang w:eastAsia="sv-SE"/>
              </w:rPr>
            </w:pPr>
            <w:r w:rsidRPr="008F7530">
              <w:rPr>
                <w:rFonts w:eastAsia="Times New Roman"/>
                <w:b/>
                <w:sz w:val="20"/>
                <w:szCs w:val="20"/>
                <w:lang w:eastAsia="sv-SE"/>
              </w:rPr>
              <w:t>Power Consumption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2488E" w14:textId="77777777" w:rsidR="001820FD" w:rsidRPr="008F7530" w:rsidRDefault="001820FD" w:rsidP="000C26DA">
            <w:pPr>
              <w:pStyle w:val="NewNormal"/>
              <w:ind w:firstLine="0"/>
              <w:jc w:val="left"/>
              <w:rPr>
                <w:rFonts w:eastAsia="Times New Roman"/>
                <w:sz w:val="20"/>
                <w:szCs w:val="20"/>
                <w:lang w:eastAsia="sv-SE"/>
              </w:rPr>
            </w:pPr>
            <w:r w:rsidRPr="008F7530">
              <w:rPr>
                <w:rFonts w:eastAsia="Times New Roman"/>
                <w:sz w:val="20"/>
                <w:szCs w:val="20"/>
                <w:lang w:eastAsia="sv-SE"/>
              </w:rPr>
              <w:t>Low</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E64AC7" w14:textId="77777777" w:rsidR="001820FD" w:rsidRPr="008F7530" w:rsidRDefault="001820FD" w:rsidP="000C26DA">
            <w:pPr>
              <w:pStyle w:val="NewNormal"/>
              <w:ind w:firstLine="0"/>
              <w:jc w:val="left"/>
              <w:rPr>
                <w:rFonts w:eastAsia="Times New Roman"/>
                <w:sz w:val="20"/>
                <w:szCs w:val="20"/>
                <w:lang w:eastAsia="sv-SE"/>
              </w:rPr>
            </w:pPr>
            <w:r w:rsidRPr="008F7530">
              <w:rPr>
                <w:rFonts w:eastAsia="Times New Roman"/>
                <w:sz w:val="20"/>
                <w:szCs w:val="20"/>
                <w:lang w:eastAsia="sv-SE"/>
              </w:rPr>
              <w:t>Low</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F69F1" w14:textId="77777777" w:rsidR="001820FD" w:rsidRPr="008F7530" w:rsidRDefault="001820FD" w:rsidP="000C26DA">
            <w:pPr>
              <w:pStyle w:val="NewNormal"/>
              <w:ind w:firstLine="0"/>
              <w:jc w:val="left"/>
              <w:rPr>
                <w:rFonts w:eastAsia="Times New Roman"/>
                <w:sz w:val="20"/>
                <w:szCs w:val="20"/>
                <w:lang w:eastAsia="sv-SE"/>
              </w:rPr>
            </w:pPr>
            <w:r w:rsidRPr="008F7530">
              <w:rPr>
                <w:rFonts w:eastAsia="Times New Roman"/>
                <w:sz w:val="20"/>
                <w:szCs w:val="20"/>
                <w:lang w:eastAsia="sv-SE"/>
              </w:rPr>
              <w:t>Moderate</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201E7D" w14:textId="77777777" w:rsidR="001820FD" w:rsidRPr="008F7530" w:rsidRDefault="001820FD" w:rsidP="000C26DA">
            <w:pPr>
              <w:pStyle w:val="NewNormal"/>
              <w:ind w:firstLine="0"/>
              <w:jc w:val="left"/>
              <w:rPr>
                <w:rFonts w:eastAsia="Times New Roman"/>
                <w:sz w:val="20"/>
                <w:szCs w:val="20"/>
                <w:lang w:eastAsia="sv-SE"/>
              </w:rPr>
            </w:pPr>
            <w:r w:rsidRPr="008F7530">
              <w:rPr>
                <w:rFonts w:eastAsia="Times New Roman"/>
                <w:sz w:val="20"/>
                <w:szCs w:val="20"/>
                <w:lang w:eastAsia="sv-SE"/>
              </w:rPr>
              <w:t>High</w:t>
            </w:r>
          </w:p>
        </w:tc>
      </w:tr>
      <w:tr w:rsidR="001820FD" w14:paraId="47E17248" w14:textId="77777777" w:rsidTr="000C26DA">
        <w:trPr>
          <w:trHeight w:val="263"/>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04055" w14:textId="77777777" w:rsidR="001820FD" w:rsidRPr="008F7530" w:rsidRDefault="001820FD" w:rsidP="000C26DA">
            <w:pPr>
              <w:pStyle w:val="NewNormal"/>
              <w:ind w:firstLine="0"/>
              <w:jc w:val="left"/>
              <w:rPr>
                <w:rFonts w:eastAsia="Times New Roman"/>
                <w:b/>
                <w:sz w:val="20"/>
                <w:szCs w:val="20"/>
                <w:lang w:eastAsia="sv-SE"/>
              </w:rPr>
            </w:pPr>
            <w:r w:rsidRPr="008F7530">
              <w:rPr>
                <w:rFonts w:eastAsia="Times New Roman"/>
                <w:b/>
                <w:sz w:val="20"/>
                <w:szCs w:val="20"/>
                <w:lang w:eastAsia="sv-SE"/>
              </w:rPr>
              <w:t>Coverage distance</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0AF3C" w14:textId="77777777" w:rsidR="001820FD" w:rsidRPr="008F7530" w:rsidRDefault="001820FD" w:rsidP="000C26DA">
            <w:pPr>
              <w:pStyle w:val="NewNormal"/>
              <w:ind w:firstLine="0"/>
              <w:jc w:val="left"/>
              <w:rPr>
                <w:rFonts w:eastAsia="Times New Roman"/>
                <w:sz w:val="20"/>
                <w:szCs w:val="20"/>
                <w:lang w:eastAsia="sv-SE"/>
              </w:rPr>
            </w:pPr>
            <w:r w:rsidRPr="008F7530">
              <w:rPr>
                <w:rFonts w:eastAsia="Times New Roman"/>
                <w:sz w:val="20"/>
                <w:szCs w:val="20"/>
                <w:lang w:eastAsia="sv-SE"/>
              </w:rPr>
              <w:t>Less than 30m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F46AB" w14:textId="77777777" w:rsidR="001820FD" w:rsidRPr="008F7530" w:rsidRDefault="001820FD" w:rsidP="000C26DA">
            <w:pPr>
              <w:pStyle w:val="NewNormal"/>
              <w:ind w:firstLine="0"/>
              <w:jc w:val="left"/>
              <w:rPr>
                <w:rFonts w:eastAsia="Times New Roman"/>
                <w:sz w:val="20"/>
                <w:szCs w:val="20"/>
                <w:lang w:eastAsia="sv-SE"/>
              </w:rPr>
            </w:pPr>
            <w:r w:rsidRPr="008F7530">
              <w:rPr>
                <w:rFonts w:eastAsia="Times New Roman"/>
                <w:sz w:val="20"/>
                <w:szCs w:val="20"/>
                <w:lang w:eastAsia="sv-SE"/>
              </w:rPr>
              <w:t xml:space="preserve">Less than </w:t>
            </w:r>
            <w:r>
              <w:rPr>
                <w:rFonts w:eastAsia="Times New Roman"/>
                <w:sz w:val="20"/>
                <w:szCs w:val="20"/>
                <w:lang w:eastAsia="sv-SE"/>
              </w:rPr>
              <w:br/>
            </w:r>
            <w:r w:rsidRPr="008F7530">
              <w:rPr>
                <w:rFonts w:eastAsia="Times New Roman"/>
                <w:sz w:val="20"/>
                <w:szCs w:val="20"/>
                <w:lang w:eastAsia="sv-SE"/>
              </w:rPr>
              <w:t>100 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70D59" w14:textId="77777777" w:rsidR="001820FD" w:rsidRPr="008F7530" w:rsidRDefault="001820FD" w:rsidP="000C26DA">
            <w:pPr>
              <w:pStyle w:val="NewNormal"/>
              <w:ind w:firstLine="0"/>
              <w:jc w:val="left"/>
              <w:rPr>
                <w:rFonts w:eastAsia="Times New Roman"/>
                <w:sz w:val="20"/>
                <w:szCs w:val="20"/>
                <w:lang w:eastAsia="sv-SE"/>
              </w:rPr>
            </w:pPr>
            <w:r w:rsidRPr="008F7530">
              <w:rPr>
                <w:rFonts w:eastAsia="Times New Roman"/>
                <w:sz w:val="20"/>
                <w:szCs w:val="20"/>
                <w:lang w:eastAsia="sv-SE"/>
              </w:rPr>
              <w:t>Less than 500m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67F9A7" w14:textId="77777777" w:rsidR="001820FD" w:rsidRPr="008F7530" w:rsidRDefault="001820FD" w:rsidP="000C26DA">
            <w:pPr>
              <w:pStyle w:val="NewNormal"/>
              <w:ind w:firstLine="0"/>
              <w:jc w:val="left"/>
              <w:rPr>
                <w:rFonts w:eastAsia="Times New Roman"/>
                <w:sz w:val="20"/>
                <w:szCs w:val="20"/>
                <w:lang w:eastAsia="sv-SE"/>
              </w:rPr>
            </w:pPr>
            <w:r w:rsidRPr="008F7530">
              <w:rPr>
                <w:rFonts w:eastAsia="Times New Roman"/>
                <w:sz w:val="20"/>
                <w:szCs w:val="20"/>
                <w:lang w:eastAsia="sv-SE"/>
              </w:rPr>
              <w:t xml:space="preserve">Several </w:t>
            </w:r>
            <w:proofErr w:type="spellStart"/>
            <w:r w:rsidRPr="008F7530">
              <w:rPr>
                <w:rFonts w:eastAsia="Times New Roman"/>
                <w:sz w:val="20"/>
                <w:szCs w:val="20"/>
                <w:lang w:eastAsia="sv-SE"/>
              </w:rPr>
              <w:t>kms</w:t>
            </w:r>
            <w:proofErr w:type="spellEnd"/>
          </w:p>
        </w:tc>
      </w:tr>
      <w:tr w:rsidR="001820FD" w14:paraId="325E8029" w14:textId="77777777" w:rsidTr="000C26DA">
        <w:trPr>
          <w:trHeight w:val="263"/>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9FC50" w14:textId="77777777" w:rsidR="001820FD" w:rsidRPr="008F7530" w:rsidRDefault="001820FD" w:rsidP="000C26DA">
            <w:pPr>
              <w:pStyle w:val="NewNormal"/>
              <w:ind w:firstLine="0"/>
              <w:jc w:val="left"/>
              <w:rPr>
                <w:rFonts w:eastAsia="Times New Roman"/>
                <w:b/>
                <w:sz w:val="20"/>
                <w:szCs w:val="20"/>
                <w:lang w:eastAsia="sv-SE"/>
              </w:rPr>
            </w:pPr>
            <w:r w:rsidRPr="008F7530">
              <w:rPr>
                <w:rFonts w:eastAsia="Times New Roman"/>
                <w:b/>
                <w:sz w:val="20"/>
                <w:szCs w:val="20"/>
                <w:lang w:eastAsia="sv-SE"/>
              </w:rPr>
              <w:t>Deployment</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15FD4" w14:textId="77777777" w:rsidR="001820FD" w:rsidRPr="008F7530" w:rsidRDefault="001820FD" w:rsidP="000C26DA">
            <w:pPr>
              <w:pStyle w:val="NewNormal"/>
              <w:ind w:firstLine="0"/>
              <w:jc w:val="left"/>
              <w:rPr>
                <w:rFonts w:eastAsia="Times New Roman"/>
                <w:sz w:val="20"/>
                <w:szCs w:val="20"/>
                <w:lang w:eastAsia="sv-SE"/>
              </w:rPr>
            </w:pPr>
            <w:r w:rsidRPr="008F7530">
              <w:rPr>
                <w:rFonts w:eastAsia="Times New Roman"/>
                <w:sz w:val="20"/>
                <w:szCs w:val="20"/>
                <w:lang w:eastAsia="sv-SE"/>
              </w:rPr>
              <w:t>Indoor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462EE5" w14:textId="77777777" w:rsidR="001820FD" w:rsidRPr="008F7530" w:rsidRDefault="001820FD" w:rsidP="000C26DA">
            <w:pPr>
              <w:pStyle w:val="NewNormal"/>
              <w:ind w:firstLine="0"/>
              <w:jc w:val="left"/>
              <w:rPr>
                <w:rFonts w:eastAsia="Times New Roman"/>
                <w:sz w:val="20"/>
                <w:szCs w:val="20"/>
                <w:lang w:eastAsia="sv-SE"/>
              </w:rPr>
            </w:pPr>
            <w:r w:rsidRPr="008F7530">
              <w:rPr>
                <w:rFonts w:eastAsia="Times New Roman"/>
                <w:sz w:val="20"/>
                <w:szCs w:val="20"/>
                <w:lang w:eastAsia="sv-SE"/>
              </w:rPr>
              <w:t>Indoor and Outdoor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81C9BB" w14:textId="77777777" w:rsidR="001820FD" w:rsidRPr="008F7530" w:rsidRDefault="001820FD" w:rsidP="000C26DA">
            <w:pPr>
              <w:pStyle w:val="NewNormal"/>
              <w:ind w:firstLine="0"/>
              <w:jc w:val="left"/>
              <w:rPr>
                <w:rFonts w:eastAsia="Times New Roman"/>
                <w:sz w:val="20"/>
                <w:szCs w:val="20"/>
                <w:lang w:eastAsia="sv-SE"/>
              </w:rPr>
            </w:pPr>
            <w:r w:rsidRPr="008F7530">
              <w:rPr>
                <w:rFonts w:eastAsia="Times New Roman"/>
                <w:sz w:val="20"/>
                <w:szCs w:val="20"/>
                <w:lang w:eastAsia="sv-SE"/>
              </w:rPr>
              <w:t>Outdoor and Indoor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4C9CD" w14:textId="77777777" w:rsidR="001820FD" w:rsidRPr="008F7530" w:rsidRDefault="001820FD" w:rsidP="000C26DA">
            <w:pPr>
              <w:pStyle w:val="NewNormal"/>
              <w:ind w:firstLine="0"/>
              <w:jc w:val="left"/>
              <w:rPr>
                <w:rFonts w:eastAsia="Times New Roman"/>
                <w:sz w:val="20"/>
                <w:szCs w:val="20"/>
                <w:lang w:eastAsia="sv-SE"/>
              </w:rPr>
            </w:pPr>
            <w:r w:rsidRPr="008F7530">
              <w:rPr>
                <w:rFonts w:eastAsia="Times New Roman"/>
                <w:sz w:val="20"/>
                <w:szCs w:val="20"/>
                <w:lang w:eastAsia="sv-SE"/>
              </w:rPr>
              <w:t>Outdoor</w:t>
            </w:r>
          </w:p>
        </w:tc>
      </w:tr>
      <w:tr w:rsidR="001820FD" w14:paraId="3E84DF55" w14:textId="77777777" w:rsidTr="000C26DA">
        <w:trPr>
          <w:trHeight w:val="257"/>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771B2" w14:textId="77777777" w:rsidR="001820FD" w:rsidRPr="008F7530" w:rsidRDefault="001820FD" w:rsidP="000C26DA">
            <w:pPr>
              <w:pStyle w:val="NewNormal"/>
              <w:ind w:firstLine="0"/>
              <w:jc w:val="left"/>
              <w:rPr>
                <w:rFonts w:eastAsia="Times New Roman"/>
                <w:b/>
                <w:sz w:val="20"/>
                <w:szCs w:val="20"/>
                <w:lang w:eastAsia="sv-SE"/>
              </w:rPr>
            </w:pPr>
            <w:r w:rsidRPr="008F7530">
              <w:rPr>
                <w:rFonts w:eastAsia="Times New Roman"/>
                <w:b/>
                <w:sz w:val="20"/>
                <w:szCs w:val="20"/>
                <w:lang w:eastAsia="sv-SE"/>
              </w:rPr>
              <w:t>Backhaul connectivity</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19A79" w14:textId="77777777" w:rsidR="001820FD" w:rsidRPr="008F7530" w:rsidRDefault="001820FD" w:rsidP="000C26DA">
            <w:pPr>
              <w:pStyle w:val="NewNormal"/>
              <w:ind w:firstLine="0"/>
              <w:jc w:val="left"/>
              <w:rPr>
                <w:rFonts w:eastAsia="Times New Roman"/>
                <w:sz w:val="20"/>
                <w:szCs w:val="20"/>
                <w:lang w:eastAsia="sv-SE"/>
              </w:rPr>
            </w:pPr>
            <w:r w:rsidRPr="008F7530">
              <w:rPr>
                <w:rFonts w:eastAsia="Times New Roman"/>
                <w:sz w:val="20"/>
                <w:szCs w:val="20"/>
                <w:lang w:eastAsia="sv-SE"/>
              </w:rPr>
              <w:t>DSL, cable, fiber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FE182" w14:textId="77777777" w:rsidR="001820FD" w:rsidRPr="008F7530" w:rsidRDefault="001820FD" w:rsidP="000C26DA">
            <w:pPr>
              <w:pStyle w:val="NewNormal"/>
              <w:ind w:firstLine="0"/>
              <w:jc w:val="left"/>
              <w:rPr>
                <w:rFonts w:eastAsia="Times New Roman"/>
                <w:sz w:val="20"/>
                <w:szCs w:val="20"/>
                <w:lang w:eastAsia="sv-SE"/>
              </w:rPr>
            </w:pPr>
            <w:r w:rsidRPr="008F7530">
              <w:rPr>
                <w:rFonts w:eastAsia="Times New Roman"/>
                <w:sz w:val="20"/>
                <w:szCs w:val="20"/>
                <w:lang w:eastAsia="sv-SE"/>
              </w:rPr>
              <w:t>Microwave, mm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4B11FD" w14:textId="77777777" w:rsidR="001820FD" w:rsidRPr="008F7530" w:rsidRDefault="001820FD" w:rsidP="000C26DA">
            <w:pPr>
              <w:pStyle w:val="NewNormal"/>
              <w:ind w:firstLine="0"/>
              <w:jc w:val="left"/>
              <w:rPr>
                <w:rFonts w:eastAsia="Times New Roman"/>
                <w:sz w:val="20"/>
                <w:szCs w:val="20"/>
                <w:lang w:eastAsia="sv-SE"/>
              </w:rPr>
            </w:pPr>
            <w:r w:rsidRPr="008F7530">
              <w:rPr>
                <w:rFonts w:eastAsia="Times New Roman"/>
                <w:sz w:val="20"/>
                <w:szCs w:val="20"/>
                <w:lang w:eastAsia="sv-SE"/>
              </w:rPr>
              <w:t>Microwave, Fiber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E07FA" w14:textId="77777777" w:rsidR="001820FD" w:rsidRPr="008F7530" w:rsidRDefault="001820FD" w:rsidP="000C26DA">
            <w:pPr>
              <w:pStyle w:val="NewNormal"/>
              <w:ind w:firstLine="0"/>
              <w:jc w:val="left"/>
              <w:rPr>
                <w:rFonts w:eastAsia="Times New Roman"/>
                <w:sz w:val="20"/>
                <w:szCs w:val="20"/>
                <w:lang w:eastAsia="sv-SE"/>
              </w:rPr>
            </w:pPr>
            <w:r w:rsidRPr="008F7530">
              <w:rPr>
                <w:rFonts w:eastAsia="Times New Roman"/>
                <w:sz w:val="20"/>
                <w:szCs w:val="20"/>
                <w:lang w:eastAsia="sv-SE"/>
              </w:rPr>
              <w:t>Microwave, Fiber</w:t>
            </w:r>
          </w:p>
        </w:tc>
      </w:tr>
      <w:tr w:rsidR="001820FD" w14:paraId="130B9352" w14:textId="77777777" w:rsidTr="000C26DA">
        <w:trPr>
          <w:trHeight w:val="263"/>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88DBC" w14:textId="77777777" w:rsidR="001820FD" w:rsidRPr="008F7530" w:rsidRDefault="001820FD" w:rsidP="000C26DA">
            <w:pPr>
              <w:pStyle w:val="NewNormal"/>
              <w:ind w:firstLine="0"/>
              <w:jc w:val="left"/>
              <w:rPr>
                <w:rFonts w:eastAsia="Times New Roman"/>
                <w:b/>
                <w:sz w:val="20"/>
                <w:szCs w:val="20"/>
                <w:lang w:eastAsia="sv-SE"/>
              </w:rPr>
            </w:pPr>
            <w:r w:rsidRPr="008F7530">
              <w:rPr>
                <w:rFonts w:eastAsia="Times New Roman"/>
                <w:b/>
                <w:sz w:val="20"/>
                <w:szCs w:val="20"/>
                <w:lang w:eastAsia="sv-SE"/>
              </w:rPr>
              <w:t>Installation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20E35" w14:textId="77777777" w:rsidR="001820FD" w:rsidRPr="008F7530" w:rsidRDefault="001820FD" w:rsidP="000C26DA">
            <w:pPr>
              <w:pStyle w:val="NewNormal"/>
              <w:ind w:firstLine="0"/>
              <w:jc w:val="left"/>
              <w:rPr>
                <w:rFonts w:eastAsia="Times New Roman"/>
                <w:sz w:val="20"/>
                <w:szCs w:val="20"/>
                <w:lang w:eastAsia="sv-SE"/>
              </w:rPr>
            </w:pPr>
            <w:r w:rsidRPr="008F7530">
              <w:rPr>
                <w:rFonts w:eastAsia="Times New Roman"/>
                <w:sz w:val="20"/>
                <w:szCs w:val="20"/>
                <w:lang w:eastAsia="sv-SE"/>
              </w:rPr>
              <w:t>User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7E7D5" w14:textId="77777777" w:rsidR="001820FD" w:rsidRPr="008F7530" w:rsidRDefault="001820FD" w:rsidP="000C26DA">
            <w:pPr>
              <w:pStyle w:val="NewNormal"/>
              <w:ind w:firstLine="0"/>
              <w:jc w:val="left"/>
              <w:rPr>
                <w:rFonts w:eastAsia="Times New Roman"/>
                <w:sz w:val="20"/>
                <w:szCs w:val="20"/>
                <w:lang w:eastAsia="sv-SE"/>
              </w:rPr>
            </w:pPr>
            <w:r w:rsidRPr="008F7530">
              <w:rPr>
                <w:rFonts w:eastAsia="Times New Roman"/>
                <w:sz w:val="20"/>
                <w:szCs w:val="20"/>
                <w:lang w:eastAsia="sv-SE"/>
              </w:rPr>
              <w:t>Operator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5DBC1" w14:textId="77777777" w:rsidR="001820FD" w:rsidRPr="008F7530" w:rsidRDefault="001820FD" w:rsidP="000C26DA">
            <w:pPr>
              <w:pStyle w:val="NewNormal"/>
              <w:ind w:firstLine="0"/>
              <w:jc w:val="left"/>
              <w:rPr>
                <w:rFonts w:eastAsia="Times New Roman"/>
                <w:sz w:val="20"/>
                <w:szCs w:val="20"/>
                <w:lang w:eastAsia="sv-SE"/>
              </w:rPr>
            </w:pPr>
            <w:r w:rsidRPr="008F7530">
              <w:rPr>
                <w:rFonts w:eastAsia="Times New Roman"/>
                <w:sz w:val="20"/>
                <w:szCs w:val="20"/>
                <w:lang w:eastAsia="sv-SE"/>
              </w:rPr>
              <w:t>Operator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C3AE0" w14:textId="77777777" w:rsidR="001820FD" w:rsidRPr="008F7530" w:rsidRDefault="001820FD" w:rsidP="000C26DA">
            <w:pPr>
              <w:pStyle w:val="NewNormal"/>
              <w:keepNext/>
              <w:ind w:firstLine="0"/>
              <w:jc w:val="left"/>
              <w:rPr>
                <w:rFonts w:eastAsia="Times New Roman"/>
                <w:sz w:val="20"/>
                <w:szCs w:val="20"/>
                <w:lang w:eastAsia="sv-SE"/>
              </w:rPr>
            </w:pPr>
            <w:r w:rsidRPr="008F7530">
              <w:rPr>
                <w:rFonts w:eastAsia="Times New Roman"/>
                <w:sz w:val="20"/>
                <w:szCs w:val="20"/>
                <w:lang w:eastAsia="sv-SE"/>
              </w:rPr>
              <w:t>Operator</w:t>
            </w:r>
          </w:p>
        </w:tc>
      </w:tr>
    </w:tbl>
    <w:p w14:paraId="3E1F7280" w14:textId="77777777" w:rsidR="001820FD" w:rsidRDefault="001820FD" w:rsidP="001820FD">
      <w:pPr>
        <w:pStyle w:val="Caption"/>
      </w:pPr>
      <w:bookmarkStart w:id="167" w:name="_Toc497847926"/>
      <w:r>
        <w:t xml:space="preserve">Table </w:t>
      </w:r>
      <w:r>
        <w:fldChar w:fldCharType="begin"/>
      </w:r>
      <w:r>
        <w:instrText xml:space="preserve"> SEQ Table \* ARABIC </w:instrText>
      </w:r>
      <w:r>
        <w:fldChar w:fldCharType="separate"/>
      </w:r>
      <w:r>
        <w:rPr>
          <w:noProof/>
        </w:rPr>
        <w:t>1</w:t>
      </w:r>
      <w:r>
        <w:fldChar w:fldCharType="end"/>
      </w:r>
      <w:r>
        <w:t>.</w:t>
      </w:r>
      <w:r w:rsidRPr="00875C08">
        <w:rPr>
          <w:lang w:eastAsia="sv-SE"/>
        </w:rPr>
        <w:t xml:space="preserve"> </w:t>
      </w:r>
      <w:r>
        <w:rPr>
          <w:lang w:eastAsia="sv-SE"/>
        </w:rPr>
        <w:t>Comparison between different types of nodes in a heterogeneous network.</w:t>
      </w:r>
      <w:bookmarkEnd w:id="167"/>
      <w:r>
        <w:t xml:space="preserve"> </w:t>
      </w:r>
    </w:p>
    <w:p w14:paraId="57787DCD" w14:textId="77777777" w:rsidR="001820FD" w:rsidRDefault="001820FD" w:rsidP="001820FD"/>
    <w:p w14:paraId="580518DD" w14:textId="77777777" w:rsidR="00560C05" w:rsidRDefault="00560C05" w:rsidP="00560C05">
      <w:pPr>
        <w:rPr>
          <w:del w:id="168" w:author="Sulabh Sharma" w:date="2017-11-19T18:03:00Z"/>
        </w:rPr>
      </w:pPr>
      <w:del w:id="169" w:author="Sulabh Sharma" w:date="2017-11-19T18:03:00Z">
        <w:r>
          <w:rPr>
            <w:noProof/>
            <w:lang w:eastAsia="sv-SE"/>
          </w:rPr>
          <mc:AlternateContent>
            <mc:Choice Requires="wpg">
              <w:drawing>
                <wp:anchor distT="0" distB="0" distL="114300" distR="114300" simplePos="0" relativeHeight="251696128" behindDoc="0" locked="0" layoutInCell="1" allowOverlap="1" wp14:anchorId="5697B25F" wp14:editId="14A2C96C">
                  <wp:simplePos x="0" y="0"/>
                  <wp:positionH relativeFrom="column">
                    <wp:posOffset>0</wp:posOffset>
                  </wp:positionH>
                  <wp:positionV relativeFrom="paragraph">
                    <wp:posOffset>1270</wp:posOffset>
                  </wp:positionV>
                  <wp:extent cx="3807460" cy="2816860"/>
                  <wp:effectExtent l="8255" t="1905" r="13335" b="10160"/>
                  <wp:wrapNone/>
                  <wp:docPr id="12"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07460" cy="2816860"/>
                            <a:chOff x="1678" y="8547"/>
                            <a:chExt cx="5996" cy="4436"/>
                          </a:xfrm>
                        </wpg:grpSpPr>
                        <wpg:grpSp>
                          <wpg:cNvPr id="13" name="Group 298"/>
                          <wpg:cNvGrpSpPr>
                            <a:grpSpLocks/>
                          </wpg:cNvGrpSpPr>
                          <wpg:grpSpPr bwMode="auto">
                            <a:xfrm>
                              <a:off x="3184" y="8996"/>
                              <a:ext cx="1496" cy="3978"/>
                              <a:chOff x="3396" y="8852"/>
                              <a:chExt cx="1496" cy="3978"/>
                            </a:xfrm>
                          </wpg:grpSpPr>
                          <wpg:grpSp>
                            <wpg:cNvPr id="14" name="Group 299"/>
                            <wpg:cNvGrpSpPr>
                              <a:grpSpLocks/>
                            </wpg:cNvGrpSpPr>
                            <wpg:grpSpPr bwMode="auto">
                              <a:xfrm>
                                <a:off x="3396" y="8852"/>
                                <a:ext cx="1496" cy="3978"/>
                                <a:chOff x="3720" y="8852"/>
                                <a:chExt cx="1496" cy="3978"/>
                              </a:xfrm>
                            </wpg:grpSpPr>
                            <wpg:grpSp>
                              <wpg:cNvPr id="15" name="Group 300"/>
                              <wpg:cNvGrpSpPr>
                                <a:grpSpLocks/>
                              </wpg:cNvGrpSpPr>
                              <wpg:grpSpPr bwMode="auto">
                                <a:xfrm>
                                  <a:off x="3720" y="8852"/>
                                  <a:ext cx="1496" cy="3978"/>
                                  <a:chOff x="3720" y="8852"/>
                                  <a:chExt cx="1496" cy="3978"/>
                                </a:xfrm>
                              </wpg:grpSpPr>
                              <wps:wsp>
                                <wps:cNvPr id="23" name="Rectangle 301"/>
                                <wps:cNvSpPr>
                                  <a:spLocks noChangeArrowheads="1"/>
                                </wps:cNvSpPr>
                                <wps:spPr bwMode="auto">
                                  <a:xfrm>
                                    <a:off x="3720" y="8852"/>
                                    <a:ext cx="1496" cy="3978"/>
                                  </a:xfrm>
                                  <a:prstGeom prst="rect">
                                    <a:avLst/>
                                  </a:prstGeom>
                                  <a:solidFill>
                                    <a:srgbClr val="79ADED"/>
                                  </a:solidFill>
                                  <a:ln w="9525">
                                    <a:solidFill>
                                      <a:srgbClr val="000000"/>
                                    </a:solidFill>
                                    <a:miter lim="800000"/>
                                    <a:headEnd/>
                                    <a:tailEnd/>
                                  </a:ln>
                                </wps:spPr>
                                <wps:bodyPr rot="0" vert="horz" wrap="square" lIns="91440" tIns="45720" rIns="91440" bIns="45720" anchor="t" anchorCtr="0" upright="1">
                                  <a:noAutofit/>
                                </wps:bodyPr>
                              </wps:wsp>
                              <wpg:grpSp>
                                <wpg:cNvPr id="24" name="Group 302"/>
                                <wpg:cNvGrpSpPr>
                                  <a:grpSpLocks/>
                                </wpg:cNvGrpSpPr>
                                <wpg:grpSpPr bwMode="auto">
                                  <a:xfrm>
                                    <a:off x="4116" y="11392"/>
                                    <a:ext cx="576" cy="475"/>
                                    <a:chOff x="446" y="8091"/>
                                    <a:chExt cx="557" cy="457"/>
                                  </a:xfrm>
                                </wpg:grpSpPr>
                                <wps:wsp>
                                  <wps:cNvPr id="25" name="AutoShape 303"/>
                                  <wps:cNvCnPr>
                                    <a:cxnSpLocks noChangeShapeType="1"/>
                                  </wps:cNvCnPr>
                                  <wps:spPr bwMode="auto">
                                    <a:xfrm flipV="1">
                                      <a:off x="729" y="8243"/>
                                      <a:ext cx="1" cy="305"/>
                                    </a:xfrm>
                                    <a:prstGeom prst="straightConnector1">
                                      <a:avLst/>
                                    </a:prstGeom>
                                    <a:noFill/>
                                    <a:ln w="2857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6" name="Arc 304"/>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Arc 305"/>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Arc 306"/>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Arc 307"/>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1" name="Group 308"/>
                                <wpg:cNvGrpSpPr>
                                  <a:grpSpLocks/>
                                </wpg:cNvGrpSpPr>
                                <wpg:grpSpPr bwMode="auto">
                                  <a:xfrm>
                                    <a:off x="4899" y="12280"/>
                                    <a:ext cx="237" cy="545"/>
                                    <a:chOff x="8000" y="6517"/>
                                    <a:chExt cx="237" cy="545"/>
                                  </a:xfrm>
                                </wpg:grpSpPr>
                                <wps:wsp>
                                  <wps:cNvPr id="242" name="Rectangle 309"/>
                                  <wps:cNvSpPr>
                                    <a:spLocks noChangeArrowheads="1"/>
                                  </wps:cNvSpPr>
                                  <wps:spPr bwMode="auto">
                                    <a:xfrm>
                                      <a:off x="8003" y="6517"/>
                                      <a:ext cx="231" cy="54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243" name="AutoShape 310"/>
                                  <wps:cNvCnPr>
                                    <a:cxnSpLocks noChangeShapeType="1"/>
                                  </wps:cNvCnPr>
                                  <wps:spPr bwMode="auto">
                                    <a:xfrm>
                                      <a:off x="8123" y="6517"/>
                                      <a:ext cx="9" cy="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 name="AutoShape 311"/>
                                  <wps:cNvCnPr>
                                    <a:cxnSpLocks noChangeShapeType="1"/>
                                  </wps:cNvCnPr>
                                  <wps:spPr bwMode="auto">
                                    <a:xfrm>
                                      <a:off x="8003" y="6940"/>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 name="AutoShape 312"/>
                                  <wps:cNvCnPr>
                                    <a:cxnSpLocks noChangeShapeType="1"/>
                                  </wps:cNvCnPr>
                                  <wps:spPr bwMode="auto">
                                    <a:xfrm>
                                      <a:off x="8006" y="6817"/>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6" name="AutoShape 313"/>
                                  <wps:cNvCnPr>
                                    <a:cxnSpLocks noChangeShapeType="1"/>
                                  </wps:cNvCnPr>
                                  <wps:spPr bwMode="auto">
                                    <a:xfrm>
                                      <a:off x="8003" y="6616"/>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 name="AutoShape 314"/>
                                  <wps:cNvCnPr>
                                    <a:cxnSpLocks noChangeShapeType="1"/>
                                  </wps:cNvCnPr>
                                  <wps:spPr bwMode="auto">
                                    <a:xfrm>
                                      <a:off x="8000" y="6712"/>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48" name="Group 315"/>
                                <wpg:cNvGrpSpPr>
                                  <a:grpSpLocks/>
                                </wpg:cNvGrpSpPr>
                                <wpg:grpSpPr bwMode="auto">
                                  <a:xfrm>
                                    <a:off x="3885" y="12280"/>
                                    <a:ext cx="237" cy="545"/>
                                    <a:chOff x="8000" y="6517"/>
                                    <a:chExt cx="237" cy="545"/>
                                  </a:xfrm>
                                </wpg:grpSpPr>
                                <wps:wsp>
                                  <wps:cNvPr id="249" name="Rectangle 316"/>
                                  <wps:cNvSpPr>
                                    <a:spLocks noChangeArrowheads="1"/>
                                  </wps:cNvSpPr>
                                  <wps:spPr bwMode="auto">
                                    <a:xfrm>
                                      <a:off x="8003" y="6517"/>
                                      <a:ext cx="231" cy="54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250" name="AutoShape 317"/>
                                  <wps:cNvCnPr>
                                    <a:cxnSpLocks noChangeShapeType="1"/>
                                  </wps:cNvCnPr>
                                  <wps:spPr bwMode="auto">
                                    <a:xfrm>
                                      <a:off x="8123" y="6517"/>
                                      <a:ext cx="9" cy="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AutoShape 318"/>
                                  <wps:cNvCnPr>
                                    <a:cxnSpLocks noChangeShapeType="1"/>
                                  </wps:cNvCnPr>
                                  <wps:spPr bwMode="auto">
                                    <a:xfrm>
                                      <a:off x="8003" y="6940"/>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2" name="AutoShape 319"/>
                                  <wps:cNvCnPr>
                                    <a:cxnSpLocks noChangeShapeType="1"/>
                                  </wps:cNvCnPr>
                                  <wps:spPr bwMode="auto">
                                    <a:xfrm>
                                      <a:off x="8006" y="6817"/>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3" name="AutoShape 320"/>
                                  <wps:cNvCnPr>
                                    <a:cxnSpLocks noChangeShapeType="1"/>
                                  </wps:cNvCnPr>
                                  <wps:spPr bwMode="auto">
                                    <a:xfrm>
                                      <a:off x="8003" y="6616"/>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4" name="AutoShape 321"/>
                                  <wps:cNvCnPr>
                                    <a:cxnSpLocks noChangeShapeType="1"/>
                                  </wps:cNvCnPr>
                                  <wps:spPr bwMode="auto">
                                    <a:xfrm>
                                      <a:off x="8000" y="6712"/>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55" name="Text Box 322"/>
                                <wps:cNvSpPr txBox="1">
                                  <a:spLocks noChangeArrowheads="1"/>
                                </wps:cNvSpPr>
                                <wps:spPr bwMode="auto">
                                  <a:xfrm>
                                    <a:off x="3835" y="8926"/>
                                    <a:ext cx="1301" cy="351"/>
                                  </a:xfrm>
                                  <a:prstGeom prst="rect">
                                    <a:avLst/>
                                  </a:prstGeom>
                                  <a:solidFill>
                                    <a:srgbClr val="79ADED"/>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C158AE" w14:textId="77777777" w:rsidR="00966246" w:rsidRPr="002F2214" w:rsidRDefault="00966246" w:rsidP="00560C05">
                                      <w:pPr>
                                        <w:jc w:val="center"/>
                                        <w:rPr>
                                          <w:del w:id="170" w:author="Sulabh Sharma" w:date="2017-11-19T18:03:00Z"/>
                                          <w:b/>
                                          <w:sz w:val="18"/>
                                          <w:szCs w:val="18"/>
                                        </w:rPr>
                                      </w:pPr>
                                      <w:del w:id="171" w:author="Sulabh Sharma" w:date="2017-11-19T18:03:00Z">
                                        <w:r w:rsidRPr="002F2214">
                                          <w:rPr>
                                            <w:b/>
                                            <w:sz w:val="18"/>
                                            <w:szCs w:val="18"/>
                                          </w:rPr>
                                          <w:delText>PICOCELL</w:delText>
                                        </w:r>
                                      </w:del>
                                    </w:p>
                                  </w:txbxContent>
                                </wps:txbx>
                                <wps:bodyPr rot="0" vert="horz" wrap="square" lIns="91440" tIns="45720" rIns="91440" bIns="45720" anchor="t" anchorCtr="0" upright="1">
                                  <a:noAutofit/>
                                </wps:bodyPr>
                              </wps:wsp>
                            </wpg:grpSp>
                            <wps:wsp>
                              <wps:cNvPr id="39" name="Text Box 323"/>
                              <wps:cNvSpPr txBox="1">
                                <a:spLocks noChangeArrowheads="1"/>
                              </wps:cNvSpPr>
                              <wps:spPr bwMode="auto">
                                <a:xfrm>
                                  <a:off x="3835" y="9286"/>
                                  <a:ext cx="1283" cy="1985"/>
                                </a:xfrm>
                                <a:prstGeom prst="rect">
                                  <a:avLst/>
                                </a:prstGeom>
                                <a:solidFill>
                                  <a:srgbClr val="79ADED"/>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F9A72C0" w14:textId="77777777" w:rsidR="00966246" w:rsidRPr="002F2214" w:rsidRDefault="00966246" w:rsidP="00560C05">
                                    <w:pPr>
                                      <w:rPr>
                                        <w:del w:id="172" w:author="Sulabh Sharma" w:date="2017-11-19T18:03:00Z"/>
                                        <w:sz w:val="12"/>
                                        <w:szCs w:val="12"/>
                                      </w:rPr>
                                    </w:pPr>
                                    <w:del w:id="173" w:author="Sulabh Sharma" w:date="2017-11-19T18:03:00Z">
                                      <w:r w:rsidRPr="002F2214">
                                        <w:rPr>
                                          <w:sz w:val="12"/>
                                          <w:szCs w:val="12"/>
                                        </w:rPr>
                                        <w:delText>Picocells can support up to 100 users at a time in areas less than 250 yards. Often used in indoor applications, picocells can be used to improve coverage in an office building or retail space.</w:delText>
                                      </w:r>
                                    </w:del>
                                  </w:p>
                                </w:txbxContent>
                              </wps:txbx>
                              <wps:bodyPr rot="0" vert="horz" wrap="square" lIns="91440" tIns="45720" rIns="91440" bIns="45720" anchor="t" anchorCtr="0" upright="1">
                                <a:noAutofit/>
                              </wps:bodyPr>
                            </wps:wsp>
                          </wpg:grpSp>
                          <wps:wsp>
                            <wps:cNvPr id="41" name="AutoShape 324"/>
                            <wps:cNvCnPr>
                              <a:cxnSpLocks noChangeShapeType="1"/>
                            </wps:cNvCnPr>
                            <wps:spPr bwMode="auto">
                              <a:xfrm>
                                <a:off x="4234" y="11867"/>
                                <a:ext cx="241" cy="397"/>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1" name="Group 325"/>
                          <wpg:cNvGrpSpPr>
                            <a:grpSpLocks/>
                          </wpg:cNvGrpSpPr>
                          <wpg:grpSpPr bwMode="auto">
                            <a:xfrm>
                              <a:off x="1678" y="8996"/>
                              <a:ext cx="1496" cy="3987"/>
                              <a:chOff x="1975" y="8843"/>
                              <a:chExt cx="1496" cy="3987"/>
                            </a:xfrm>
                          </wpg:grpSpPr>
                          <wps:wsp>
                            <wps:cNvPr id="52" name="Rectangle 326"/>
                            <wps:cNvSpPr>
                              <a:spLocks noChangeArrowheads="1"/>
                            </wps:cNvSpPr>
                            <wps:spPr bwMode="auto">
                              <a:xfrm>
                                <a:off x="1975" y="8843"/>
                                <a:ext cx="1496" cy="3987"/>
                              </a:xfrm>
                              <a:prstGeom prst="rect">
                                <a:avLst/>
                              </a:prstGeom>
                              <a:solidFill>
                                <a:srgbClr val="BCD8FA"/>
                              </a:solidFill>
                              <a:ln w="9525">
                                <a:solidFill>
                                  <a:srgbClr val="000000"/>
                                </a:solidFill>
                                <a:miter lim="800000"/>
                                <a:headEnd/>
                                <a:tailEnd/>
                              </a:ln>
                            </wps:spPr>
                            <wps:bodyPr rot="0" vert="horz" wrap="square" lIns="91440" tIns="45720" rIns="91440" bIns="45720" anchor="t" anchorCtr="0" upright="1">
                              <a:noAutofit/>
                            </wps:bodyPr>
                          </wps:wsp>
                          <wpg:grpSp>
                            <wpg:cNvPr id="53" name="Group 327"/>
                            <wpg:cNvGrpSpPr>
                              <a:grpSpLocks/>
                            </wpg:cNvGrpSpPr>
                            <wpg:grpSpPr bwMode="auto">
                              <a:xfrm>
                                <a:off x="2431" y="11643"/>
                                <a:ext cx="557" cy="457"/>
                                <a:chOff x="446" y="8091"/>
                                <a:chExt cx="557" cy="457"/>
                              </a:xfrm>
                            </wpg:grpSpPr>
                            <wps:wsp>
                              <wps:cNvPr id="54" name="AutoShape 328"/>
                              <wps:cNvCnPr>
                                <a:cxnSpLocks noChangeShapeType="1"/>
                              </wps:cNvCnPr>
                              <wps:spPr bwMode="auto">
                                <a:xfrm flipV="1">
                                  <a:off x="729" y="8243"/>
                                  <a:ext cx="1" cy="305"/>
                                </a:xfrm>
                                <a:prstGeom prst="straightConnector1">
                                  <a:avLst/>
                                </a:prstGeom>
                                <a:noFill/>
                                <a:ln w="1905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57" name="Arc 329"/>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Arc 330"/>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Arc 331"/>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Arc 332"/>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7" name="Group 333"/>
                            <wpg:cNvGrpSpPr>
                              <a:grpSpLocks/>
                            </wpg:cNvGrpSpPr>
                            <wpg:grpSpPr bwMode="auto">
                              <a:xfrm>
                                <a:off x="3110" y="12305"/>
                                <a:ext cx="143" cy="314"/>
                                <a:chOff x="414" y="6535"/>
                                <a:chExt cx="143" cy="314"/>
                              </a:xfrm>
                            </wpg:grpSpPr>
                            <wps:wsp>
                              <wps:cNvPr id="78" name="Rectangle 334"/>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9" name="AutoShape 335"/>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 name="AutoShape 336"/>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81" name="Group 337"/>
                            <wpg:cNvGrpSpPr>
                              <a:grpSpLocks/>
                            </wpg:cNvGrpSpPr>
                            <wpg:grpSpPr bwMode="auto">
                              <a:xfrm>
                                <a:off x="3211" y="11333"/>
                                <a:ext cx="143" cy="314"/>
                                <a:chOff x="414" y="6535"/>
                                <a:chExt cx="143" cy="314"/>
                              </a:xfrm>
                            </wpg:grpSpPr>
                            <wps:wsp>
                              <wps:cNvPr id="82" name="Rectangle 338"/>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3" name="AutoShape 339"/>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AutoShape 340"/>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85" name="Group 341"/>
                            <wpg:cNvGrpSpPr>
                              <a:grpSpLocks/>
                            </wpg:cNvGrpSpPr>
                            <wpg:grpSpPr bwMode="auto">
                              <a:xfrm>
                                <a:off x="2084" y="12129"/>
                                <a:ext cx="143" cy="314"/>
                                <a:chOff x="2121" y="10855"/>
                                <a:chExt cx="143" cy="314"/>
                              </a:xfrm>
                            </wpg:grpSpPr>
                            <wps:wsp>
                              <wps:cNvPr id="86" name="Rectangle 342"/>
                              <wps:cNvSpPr>
                                <a:spLocks noChangeArrowheads="1"/>
                              </wps:cNvSpPr>
                              <wps:spPr bwMode="auto">
                                <a:xfrm>
                                  <a:off x="2121" y="1093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7" name="AutoShape 343"/>
                              <wps:cNvCnPr>
                                <a:cxnSpLocks noChangeShapeType="1"/>
                              </wps:cNvCnPr>
                              <wps:spPr bwMode="auto">
                                <a:xfrm flipV="1">
                                  <a:off x="2121" y="1085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AutoShape 344"/>
                              <wps:cNvCnPr>
                                <a:cxnSpLocks noChangeShapeType="1"/>
                              </wps:cNvCnPr>
                              <wps:spPr bwMode="auto">
                                <a:xfrm>
                                  <a:off x="2131" y="1102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9" name="Text Box 345"/>
                            <wps:cNvSpPr txBox="1">
                              <a:spLocks noChangeArrowheads="1"/>
                            </wps:cNvSpPr>
                            <wps:spPr bwMode="auto">
                              <a:xfrm>
                                <a:off x="2094" y="9231"/>
                                <a:ext cx="1164" cy="1973"/>
                              </a:xfrm>
                              <a:prstGeom prst="rect">
                                <a:avLst/>
                              </a:prstGeom>
                              <a:solidFill>
                                <a:srgbClr val="BCD8FA"/>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D6EBEF9" w14:textId="77777777" w:rsidR="00966246" w:rsidRPr="00DA70E6" w:rsidRDefault="00966246" w:rsidP="00560C05">
                                  <w:pPr>
                                    <w:rPr>
                                      <w:del w:id="174" w:author="Sulabh Sharma" w:date="2017-11-19T18:03:00Z"/>
                                      <w:sz w:val="12"/>
                                      <w:szCs w:val="12"/>
                                    </w:rPr>
                                  </w:pPr>
                                  <w:del w:id="175" w:author="Sulabh Sharma" w:date="2017-11-19T18:03:00Z">
                                    <w:r w:rsidRPr="00DA70E6">
                                      <w:rPr>
                                        <w:sz w:val="12"/>
                                        <w:szCs w:val="12"/>
                                      </w:rPr>
                                      <w:delText>Often self-installed, femtocells are the smallest of handling few users at a time. These units are autonomous and can provide “5-bar” signal within a small area.</w:delText>
                                    </w:r>
                                  </w:del>
                                </w:p>
                              </w:txbxContent>
                            </wps:txbx>
                            <wps:bodyPr rot="0" vert="horz" wrap="square" lIns="91440" tIns="45720" rIns="91440" bIns="45720" anchor="t" anchorCtr="0" upright="1">
                              <a:noAutofit/>
                            </wps:bodyPr>
                          </wps:wsp>
                          <wps:wsp>
                            <wps:cNvPr id="90" name="Text Box 346"/>
                            <wps:cNvSpPr txBox="1">
                              <a:spLocks noChangeArrowheads="1"/>
                            </wps:cNvSpPr>
                            <wps:spPr bwMode="auto">
                              <a:xfrm>
                                <a:off x="2040" y="8899"/>
                                <a:ext cx="1384" cy="378"/>
                              </a:xfrm>
                              <a:prstGeom prst="rect">
                                <a:avLst/>
                              </a:prstGeom>
                              <a:solidFill>
                                <a:srgbClr val="BCD8FA"/>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3920E0F" w14:textId="77777777" w:rsidR="00966246" w:rsidRDefault="00966246" w:rsidP="00560C05">
                                  <w:pPr>
                                    <w:rPr>
                                      <w:del w:id="176" w:author="Sulabh Sharma" w:date="2017-11-19T18:03:00Z"/>
                                    </w:rPr>
                                  </w:pPr>
                                  <w:del w:id="177" w:author="Sulabh Sharma" w:date="2017-11-19T18:03:00Z">
                                    <w:r>
                                      <w:delText>FEMTOCELL</w:delText>
                                    </w:r>
                                  </w:del>
                                </w:p>
                              </w:txbxContent>
                            </wps:txbx>
                            <wps:bodyPr rot="0" vert="horz" wrap="square" lIns="91440" tIns="45720" rIns="91440" bIns="45720" anchor="t" anchorCtr="0" upright="1">
                              <a:noAutofit/>
                            </wps:bodyPr>
                          </wps:wsp>
                        </wpg:grpSp>
                        <wpg:grpSp>
                          <wpg:cNvPr id="91" name="Group 347"/>
                          <wpg:cNvGrpSpPr>
                            <a:grpSpLocks/>
                          </wpg:cNvGrpSpPr>
                          <wpg:grpSpPr bwMode="auto">
                            <a:xfrm>
                              <a:off x="4670" y="9011"/>
                              <a:ext cx="1496" cy="3963"/>
                              <a:chOff x="5288" y="8862"/>
                              <a:chExt cx="1496" cy="3963"/>
                            </a:xfrm>
                          </wpg:grpSpPr>
                          <wpg:grpSp>
                            <wpg:cNvPr id="92" name="Group 348"/>
                            <wpg:cNvGrpSpPr>
                              <a:grpSpLocks/>
                            </wpg:cNvGrpSpPr>
                            <wpg:grpSpPr bwMode="auto">
                              <a:xfrm>
                                <a:off x="5288" y="8862"/>
                                <a:ext cx="1496" cy="3963"/>
                                <a:chOff x="5288" y="8862"/>
                                <a:chExt cx="1496" cy="3963"/>
                              </a:xfrm>
                            </wpg:grpSpPr>
                            <wps:wsp>
                              <wps:cNvPr id="93" name="Rectangle 349"/>
                              <wps:cNvSpPr>
                                <a:spLocks noChangeArrowheads="1"/>
                              </wps:cNvSpPr>
                              <wps:spPr bwMode="auto">
                                <a:xfrm>
                                  <a:off x="5288" y="8862"/>
                                  <a:ext cx="1496" cy="3963"/>
                                </a:xfrm>
                                <a:prstGeom prst="rect">
                                  <a:avLst/>
                                </a:prstGeom>
                                <a:solidFill>
                                  <a:srgbClr val="147AB8"/>
                                </a:solidFill>
                                <a:ln w="9525">
                                  <a:solidFill>
                                    <a:srgbClr val="000000"/>
                                  </a:solidFill>
                                  <a:miter lim="800000"/>
                                  <a:headEnd/>
                                  <a:tailEnd/>
                                </a:ln>
                              </wps:spPr>
                              <wps:bodyPr rot="0" vert="horz" wrap="square" lIns="91440" tIns="45720" rIns="91440" bIns="45720" anchor="t" anchorCtr="0" upright="1">
                                <a:noAutofit/>
                              </wps:bodyPr>
                            </wps:wsp>
                            <wpg:grpSp>
                              <wpg:cNvPr id="94" name="Group 350"/>
                              <wpg:cNvGrpSpPr>
                                <a:grpSpLocks/>
                              </wpg:cNvGrpSpPr>
                              <wpg:grpSpPr bwMode="auto">
                                <a:xfrm>
                                  <a:off x="5477" y="11679"/>
                                  <a:ext cx="640" cy="797"/>
                                  <a:chOff x="446" y="8091"/>
                                  <a:chExt cx="557" cy="457"/>
                                </a:xfrm>
                              </wpg:grpSpPr>
                              <wps:wsp>
                                <wps:cNvPr id="95" name="AutoShape 351"/>
                                <wps:cNvCnPr>
                                  <a:cxnSpLocks noChangeShapeType="1"/>
                                </wps:cNvCnPr>
                                <wps:spPr bwMode="auto">
                                  <a:xfrm flipV="1">
                                    <a:off x="729" y="8243"/>
                                    <a:ext cx="1" cy="305"/>
                                  </a:xfrm>
                                  <a:prstGeom prst="straightConnector1">
                                    <a:avLst/>
                                  </a:prstGeom>
                                  <a:noFill/>
                                  <a:ln w="3810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28" name="Arc 352"/>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Arc 353"/>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Arc 354"/>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Arc 355"/>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2" name="Group 356"/>
                              <wpg:cNvGrpSpPr>
                                <a:grpSpLocks/>
                              </wpg:cNvGrpSpPr>
                              <wpg:grpSpPr bwMode="auto">
                                <a:xfrm>
                                  <a:off x="6534" y="11833"/>
                                  <a:ext cx="143" cy="314"/>
                                  <a:chOff x="414" y="6535"/>
                                  <a:chExt cx="143" cy="314"/>
                                </a:xfrm>
                              </wpg:grpSpPr>
                              <wps:wsp>
                                <wps:cNvPr id="133" name="Rectangle 357"/>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4" name="AutoShape 358"/>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 name="AutoShape 359"/>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36" name="Group 360"/>
                              <wpg:cNvGrpSpPr>
                                <a:grpSpLocks/>
                              </wpg:cNvGrpSpPr>
                              <wpg:grpSpPr bwMode="auto">
                                <a:xfrm>
                                  <a:off x="5455" y="12433"/>
                                  <a:ext cx="143" cy="314"/>
                                  <a:chOff x="414" y="6535"/>
                                  <a:chExt cx="143" cy="314"/>
                                </a:xfrm>
                              </wpg:grpSpPr>
                              <wps:wsp>
                                <wps:cNvPr id="137" name="Rectangle 361"/>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8" name="AutoShape 362"/>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AutoShape 363"/>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40" name="AutoShape 364"/>
                              <wps:cNvCnPr>
                                <a:cxnSpLocks noChangeShapeType="1"/>
                              </wps:cNvCnPr>
                              <wps:spPr bwMode="auto">
                                <a:xfrm flipV="1">
                                  <a:off x="5674" y="12138"/>
                                  <a:ext cx="751" cy="549"/>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 name="Text Box 365"/>
                              <wps:cNvSpPr txBox="1">
                                <a:spLocks noChangeArrowheads="1"/>
                              </wps:cNvSpPr>
                              <wps:spPr bwMode="auto">
                                <a:xfrm>
                                  <a:off x="5394" y="8964"/>
                                  <a:ext cx="1296" cy="341"/>
                                </a:xfrm>
                                <a:prstGeom prst="rect">
                                  <a:avLst/>
                                </a:prstGeom>
                                <a:solidFill>
                                  <a:srgbClr val="147AB8"/>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1FF338A" w14:textId="77777777" w:rsidR="00966246" w:rsidRPr="002F2214" w:rsidRDefault="00966246" w:rsidP="00560C05">
                                    <w:pPr>
                                      <w:jc w:val="center"/>
                                      <w:rPr>
                                        <w:del w:id="178" w:author="Sulabh Sharma" w:date="2017-11-19T18:03:00Z"/>
                                        <w:b/>
                                        <w:sz w:val="18"/>
                                        <w:szCs w:val="18"/>
                                      </w:rPr>
                                    </w:pPr>
                                    <w:del w:id="179" w:author="Sulabh Sharma" w:date="2017-11-19T18:03:00Z">
                                      <w:r w:rsidRPr="002F2214">
                                        <w:rPr>
                                          <w:b/>
                                          <w:sz w:val="18"/>
                                          <w:szCs w:val="18"/>
                                        </w:rPr>
                                        <w:delText>MICROCELL</w:delText>
                                      </w:r>
                                    </w:del>
                                  </w:p>
                                </w:txbxContent>
                              </wps:txbx>
                              <wps:bodyPr rot="0" vert="horz" wrap="square" lIns="91440" tIns="45720" rIns="91440" bIns="45720" anchor="t" anchorCtr="0" upright="1">
                                <a:noAutofit/>
                              </wps:bodyPr>
                            </wps:wsp>
                          </wpg:grpSp>
                          <wps:wsp>
                            <wps:cNvPr id="142" name="Text Box 366"/>
                            <wps:cNvSpPr txBox="1">
                              <a:spLocks noChangeArrowheads="1"/>
                            </wps:cNvSpPr>
                            <wps:spPr bwMode="auto">
                              <a:xfrm>
                                <a:off x="5418" y="9286"/>
                                <a:ext cx="1173" cy="2363"/>
                              </a:xfrm>
                              <a:prstGeom prst="rect">
                                <a:avLst/>
                              </a:prstGeom>
                              <a:solidFill>
                                <a:srgbClr val="147AB8"/>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93649F" w14:textId="77777777" w:rsidR="00966246" w:rsidRPr="002F2214" w:rsidRDefault="00966246" w:rsidP="00560C05">
                                  <w:pPr>
                                    <w:rPr>
                                      <w:del w:id="180" w:author="Sulabh Sharma" w:date="2017-11-19T18:03:00Z"/>
                                      <w:sz w:val="12"/>
                                      <w:szCs w:val="12"/>
                                    </w:rPr>
                                  </w:pPr>
                                  <w:del w:id="181" w:author="Sulabh Sharma" w:date="2017-11-19T18:03:00Z">
                                    <w:r>
                                      <w:rPr>
                                        <w:sz w:val="12"/>
                                        <w:szCs w:val="12"/>
                                      </w:rPr>
                                      <w:delText>Microcells cover areas less than a mile in diameter and can often be seen mounted on signs, traffic lights, etc. They can be used temporarily during large events for additional coverage.</w:delText>
                                    </w:r>
                                  </w:del>
                                </w:p>
                              </w:txbxContent>
                            </wps:txbx>
                            <wps:bodyPr rot="0" vert="horz" wrap="square" lIns="91440" tIns="45720" rIns="91440" bIns="45720" anchor="t" anchorCtr="0" upright="1">
                              <a:noAutofit/>
                            </wps:bodyPr>
                          </wps:wsp>
                        </wpg:grpSp>
                        <wps:wsp>
                          <wps:cNvPr id="143" name="Text Box 367"/>
                          <wps:cNvSpPr txBox="1">
                            <a:spLocks noChangeArrowheads="1"/>
                          </wps:cNvSpPr>
                          <wps:spPr bwMode="auto">
                            <a:xfrm>
                              <a:off x="3472" y="8547"/>
                              <a:ext cx="2411" cy="397"/>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E9C48B7" w14:textId="77777777" w:rsidR="00966246" w:rsidRDefault="00966246" w:rsidP="00560C05">
                                <w:pPr>
                                  <w:jc w:val="center"/>
                                  <w:rPr>
                                    <w:del w:id="182" w:author="Sulabh Sharma" w:date="2017-11-19T18:03:00Z"/>
                                  </w:rPr>
                                </w:pPr>
                                <w:del w:id="183" w:author="Sulabh Sharma" w:date="2017-11-19T18:03:00Z">
                                  <w:r>
                                    <w:delText>SMALL CELL BASICS</w:delText>
                                  </w:r>
                                </w:del>
                              </w:p>
                            </w:txbxContent>
                          </wps:txbx>
                          <wps:bodyPr rot="0" vert="horz" wrap="square" lIns="91440" tIns="45720" rIns="91440" bIns="45720" anchor="t" anchorCtr="0" upright="1">
                            <a:noAutofit/>
                          </wps:bodyPr>
                        </wps:wsp>
                        <wpg:grpSp>
                          <wpg:cNvPr id="144" name="Group 368"/>
                          <wpg:cNvGrpSpPr>
                            <a:grpSpLocks/>
                          </wpg:cNvGrpSpPr>
                          <wpg:grpSpPr bwMode="auto">
                            <a:xfrm>
                              <a:off x="6178" y="9020"/>
                              <a:ext cx="1496" cy="3926"/>
                              <a:chOff x="6178" y="9020"/>
                              <a:chExt cx="1496" cy="3926"/>
                            </a:xfrm>
                          </wpg:grpSpPr>
                          <wps:wsp>
                            <wps:cNvPr id="145" name="Rectangle 369"/>
                            <wps:cNvSpPr>
                              <a:spLocks noChangeArrowheads="1"/>
                            </wps:cNvSpPr>
                            <wps:spPr bwMode="auto">
                              <a:xfrm>
                                <a:off x="6178" y="9020"/>
                                <a:ext cx="1496" cy="3926"/>
                              </a:xfrm>
                              <a:prstGeom prst="rect">
                                <a:avLst/>
                              </a:prstGeom>
                              <a:solidFill>
                                <a:srgbClr val="052E95"/>
                              </a:solidFill>
                              <a:ln w="9525">
                                <a:solidFill>
                                  <a:srgbClr val="000000"/>
                                </a:solidFill>
                                <a:miter lim="800000"/>
                                <a:headEnd/>
                                <a:tailEnd/>
                              </a:ln>
                            </wps:spPr>
                            <wps:bodyPr rot="0" vert="horz" wrap="square" lIns="91440" tIns="45720" rIns="91440" bIns="45720" anchor="t" anchorCtr="0" upright="1">
                              <a:noAutofit/>
                            </wps:bodyPr>
                          </wps:wsp>
                          <wps:wsp>
                            <wps:cNvPr id="146" name="Text Box 370"/>
                            <wps:cNvSpPr txBox="1">
                              <a:spLocks noChangeArrowheads="1"/>
                            </wps:cNvSpPr>
                            <wps:spPr bwMode="auto">
                              <a:xfrm>
                                <a:off x="6280" y="9094"/>
                                <a:ext cx="1310" cy="416"/>
                              </a:xfrm>
                              <a:prstGeom prst="rect">
                                <a:avLst/>
                              </a:prstGeom>
                              <a:solidFill>
                                <a:srgbClr val="073293"/>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071C5B6" w14:textId="77777777" w:rsidR="00966246" w:rsidRPr="002F2214" w:rsidRDefault="00966246" w:rsidP="00560C05">
                                  <w:pPr>
                                    <w:jc w:val="center"/>
                                    <w:rPr>
                                      <w:del w:id="184" w:author="Sulabh Sharma" w:date="2017-11-19T18:03:00Z"/>
                                      <w:b/>
                                      <w:sz w:val="18"/>
                                      <w:szCs w:val="18"/>
                                    </w:rPr>
                                  </w:pPr>
                                  <w:del w:id="185" w:author="Sulabh Sharma" w:date="2017-11-19T18:03:00Z">
                                    <w:r w:rsidRPr="002F2214">
                                      <w:rPr>
                                        <w:b/>
                                        <w:sz w:val="18"/>
                                        <w:szCs w:val="18"/>
                                      </w:rPr>
                                      <w:delText>MACROCELL</w:delText>
                                    </w:r>
                                  </w:del>
                                </w:p>
                              </w:txbxContent>
                            </wps:txbx>
                            <wps:bodyPr rot="0" vert="horz" wrap="square" lIns="91440" tIns="45720" rIns="91440" bIns="45720" anchor="t" anchorCtr="0" upright="1">
                              <a:noAutofit/>
                            </wps:bodyPr>
                          </wps:wsp>
                          <wps:wsp>
                            <wps:cNvPr id="147" name="Text Box 371"/>
                            <wps:cNvSpPr txBox="1">
                              <a:spLocks noChangeArrowheads="1"/>
                            </wps:cNvSpPr>
                            <wps:spPr bwMode="auto">
                              <a:xfrm>
                                <a:off x="6324" y="11454"/>
                                <a:ext cx="1266" cy="1335"/>
                              </a:xfrm>
                              <a:prstGeom prst="rect">
                                <a:avLst/>
                              </a:prstGeom>
                              <a:solidFill>
                                <a:srgbClr val="000099">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CA2A106" w14:textId="77777777" w:rsidR="00966246" w:rsidRPr="003003CA" w:rsidRDefault="00966246" w:rsidP="00560C05">
                                  <w:pPr>
                                    <w:rPr>
                                      <w:del w:id="186" w:author="Sulabh Sharma" w:date="2017-11-19T18:03:00Z"/>
                                      <w:color w:val="FFFFFF"/>
                                      <w:sz w:val="14"/>
                                      <w:szCs w:val="14"/>
                                    </w:rPr>
                                  </w:pPr>
                                  <w:del w:id="187" w:author="Sulabh Sharma" w:date="2017-11-19T18:03:00Z">
                                    <w:r w:rsidRPr="003003CA">
                                      <w:rPr>
                                        <w:color w:val="FFFFFF"/>
                                        <w:sz w:val="14"/>
                                        <w:szCs w:val="14"/>
                                      </w:rPr>
                                      <w:delText>Comparatively, the traditional cell towers you are used to seeing cover about 20 miles.</w:delText>
                                    </w:r>
                                  </w:del>
                                </w:p>
                              </w:txbxContent>
                            </wps:txbx>
                            <wps:bodyPr rot="0" vert="horz" wrap="square" lIns="91440" tIns="45720" rIns="91440" bIns="45720" anchor="t" anchorCtr="0" upright="1">
                              <a:noAutofit/>
                            </wps:bodyPr>
                          </wps:wsp>
                          <wps:wsp>
                            <wps:cNvPr id="148" name="Rectangle 372"/>
                            <wps:cNvSpPr>
                              <a:spLocks noChangeArrowheads="1"/>
                            </wps:cNvSpPr>
                            <wps:spPr bwMode="auto">
                              <a:xfrm>
                                <a:off x="6445"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9" name="Rectangle 373"/>
                            <wps:cNvSpPr>
                              <a:spLocks noChangeArrowheads="1"/>
                            </wps:cNvSpPr>
                            <wps:spPr bwMode="auto">
                              <a:xfrm>
                                <a:off x="7230"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0" name="Rectangle 374"/>
                            <wps:cNvSpPr>
                              <a:spLocks noChangeArrowheads="1"/>
                            </wps:cNvSpPr>
                            <wps:spPr bwMode="auto">
                              <a:xfrm>
                                <a:off x="6830"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1" name="Rectangle 375"/>
                            <wps:cNvSpPr>
                              <a:spLocks noChangeArrowheads="1"/>
                            </wps:cNvSpPr>
                            <wps:spPr bwMode="auto">
                              <a:xfrm>
                                <a:off x="6858" y="10709"/>
                                <a:ext cx="121" cy="628"/>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6" name="Rectangle 376"/>
                            <wps:cNvSpPr>
                              <a:spLocks noChangeArrowheads="1"/>
                            </wps:cNvSpPr>
                            <wps:spPr bwMode="auto">
                              <a:xfrm>
                                <a:off x="6645" y="10301"/>
                                <a:ext cx="185" cy="143"/>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7" name="Rectangle 377"/>
                            <wps:cNvSpPr>
                              <a:spLocks noChangeArrowheads="1"/>
                            </wps:cNvSpPr>
                            <wps:spPr bwMode="auto">
                              <a:xfrm>
                                <a:off x="7024" y="10301"/>
                                <a:ext cx="185" cy="143"/>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697B25F" id="Group 297" o:spid="_x0000_s1026" style="position:absolute;margin-left:0;margin-top:.1pt;width:299.8pt;height:221.8pt;z-index:251696128" coordorigin="1678,8547" coordsize="5996,4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">
                  <v:group id="Group 298" o:spid="_x0000_s1027" style="position:absolute;left:3184;top:8996;width:1496;height:3978" coordorigin="3396,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 299" o:spid="_x0000_s1028" style="position:absolute;left:3396;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300" o:spid="_x0000_s1029" style="position:absolute;left:3720;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angle 301" o:spid="_x0000_s1030" style="position:absolute;left:3720;top:8852;width:1496;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" fillcolor="#79aded"/>
                        <v:group id="Group 302" o:spid="_x0000_s1031" style="position:absolute;left:4116;top:11392;width:576;height:475"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type id="_x0000_t32" coordsize="21600,21600" o:spt="32" o:oned="t" path="m,l21600,21600e" filled="f">
                            <v:path arrowok="t" fillok="f" o:connecttype="none"/>
                            <o:lock v:ext="edit" shapetype="t"/>
                          </v:shapetype>
                          <v:shape id="AutoShape 303" o:spid="_x0000_s1032"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" strokeweight="2.25pt">
                            <v:stroke endarrow="oval"/>
                          </v:shape>
                          <v:shape id="Arc 304" o:spid="_x0000_s1033"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" path="m-1,nfc11929,,21600,9670,21600,21600v,9115,-5723,17249,-14303,20329em-1,nsc11929,,21600,9670,21600,21600v,9115,-5723,17249,-14303,20329l,21600,-1,xe" filled="f" strokeweight="2.25pt">
                            <v:path arrowok="t" o:extrusionok="f" o:connecttype="custom" o:connectlocs="0,0;38,222;0,114" o:connectangles="0,0,0"/>
                          </v:shape>
                          <v:shape id="Arc 305" o:spid="_x0000_s1034"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" path="m10475,-1nfc17340,3807,21600,11039,21600,18890v,8285,-4740,15841,-12200,19447em10475,-1nsc17340,3807,21600,11039,21600,18890v,8285,-4740,15841,-12200,19447l,18890,10475,-1xe" filled="f" strokeweight="2.25pt">
                            <v:path arrowok="t" o:extrusionok="f" o:connecttype="custom" o:connectlocs="90,0;81,303;0,149" o:connectangles="0,0,0"/>
                          </v:shape>
                          <v:shape id="Arc 306" o:spid="_x0000_s1035"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" path="m,9nfc210,3,421,,632,,12561,,22232,9670,22232,21600v,9115,-5723,17249,-14303,20329em,9nsc210,3,421,,632,,12561,,22232,9670,22232,21600v,9115,-5723,17249,-14303,20329l632,21600,,9xe" filled="f" strokeweight="2.25pt">
                            <v:path arrowok="t" o:extrusionok="f" o:connecttype="custom" o:connectlocs="0,0;30,224;2,115" o:connectangles="0,0,0"/>
                          </v:shape>
                          <v:shape id="Arc 307" o:spid="_x0000_s1036"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" path="m6741,nfc15607,2912,21600,11189,21600,20521v,9560,-6286,17984,-15451,20706em6741,nsc15607,2912,21600,11189,21600,20521v,9560,-6286,17984,-15451,20706l,20521,6741,xe" filled="f" strokeweight="2.25pt">
                            <v:path arrowok="t" o:extrusionok="f" o:connecttype="custom" o:connectlocs="35,0;32,286;0,142" o:connectangles="0,0,0"/>
                          </v:shape>
                        </v:group>
                        <v:group id="Group 308" o:spid="_x0000_s1037" style="position:absolute;left:4899;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rect id="Rectangle 309" o:spid="_x0000_s1038"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" strokeweight="1.5pt"/>
                          <v:shape id="AutoShape 310" o:spid="_x0000_s1039"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"/>
                          <v:shape id="AutoShape 311" o:spid="_x0000_s1040"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"/>
                          <v:shape id="AutoShape 312" o:spid="_x0000_s1041"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"/>
                          <v:shape id="AutoShape 313" o:spid="_x0000_s1042"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"/>
                          <v:shape id="AutoShape 314" o:spid="_x0000_s1043"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"/>
                        </v:group>
                        <v:group id="Group 315" o:spid="_x0000_s1044" style="position:absolute;left:3885;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rect id="Rectangle 316" o:spid="_x0000_s1045"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" strokeweight="1.5pt"/>
                          <v:shape id="AutoShape 317" o:spid="_x0000_s1046"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"/>
                          <v:shape id="AutoShape 318" o:spid="_x0000_s1047"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"/>
                          <v:shape id="AutoShape 319" o:spid="_x0000_s1048"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"/>
                          <v:shape id="AutoShape 320" o:spid="_x0000_s1049"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"/>
                          <v:shape id="AutoShape 321" o:spid="_x0000_s1050"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"/>
                        </v:group>
                        <v:shapetype id="_x0000_t202" coordsize="21600,21600" o:spt="202" path="m,l,21600r21600,l21600,xe">
                          <v:stroke joinstyle="miter"/>
                          <v:path gradientshapeok="t" o:connecttype="rect"/>
                        </v:shapetype>
                        <v:shape id="Text Box 322" o:spid="_x0000_s1051" type="#_x0000_t202" style="position:absolute;left:3835;top:8926;width:1301;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" fillcolor="#79aded" stroked="f">
                          <v:textbox>
                            <w:txbxContent>
                              <w:p w14:paraId="0DC158AE" w14:textId="77777777" w:rsidR="00966246" w:rsidRPr="002F2214" w:rsidRDefault="00966246" w:rsidP="00560C05">
                                <w:pPr>
                                  <w:jc w:val="center"/>
                                  <w:rPr>
                                    <w:del w:id="188" w:author="Sulabh Sharma" w:date="2017-11-19T18:03:00Z"/>
                                    <w:b/>
                                    <w:sz w:val="18"/>
                                    <w:szCs w:val="18"/>
                                  </w:rPr>
                                </w:pPr>
                                <w:del w:id="189" w:author="Sulabh Sharma" w:date="2017-11-19T18:03:00Z">
                                  <w:r w:rsidRPr="002F2214">
                                    <w:rPr>
                                      <w:b/>
                                      <w:sz w:val="18"/>
                                      <w:szCs w:val="18"/>
                                    </w:rPr>
                                    <w:delText>PICOCELL</w:delText>
                                  </w:r>
                                </w:del>
                              </w:p>
                            </w:txbxContent>
                          </v:textbox>
                        </v:shape>
                      </v:group>
                      <v:shape id="Text Box 323" o:spid="_x0000_s1052" type="#_x0000_t202" style="position:absolute;left:3835;top:9286;width:1283;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" fillcolor="#79aded" stroked="f">
                        <v:textbox>
                          <w:txbxContent>
                            <w:p w14:paraId="6F9A72C0" w14:textId="77777777" w:rsidR="00966246" w:rsidRPr="002F2214" w:rsidRDefault="00966246" w:rsidP="00560C05">
                              <w:pPr>
                                <w:rPr>
                                  <w:del w:id="190" w:author="Sulabh Sharma" w:date="2017-11-19T18:03:00Z"/>
                                  <w:sz w:val="12"/>
                                  <w:szCs w:val="12"/>
                                </w:rPr>
                              </w:pPr>
                              <w:del w:id="191" w:author="Sulabh Sharma" w:date="2017-11-19T18:03:00Z">
                                <w:r w:rsidRPr="002F2214">
                                  <w:rPr>
                                    <w:sz w:val="12"/>
                                    <w:szCs w:val="12"/>
                                  </w:rPr>
                                  <w:delText>Picocells can support up to 100 users at a time in areas less than 250 yards. Often used in indoor applications, picocells can be used to improve coverage in an office building or retail space.</w:delText>
                                </w:r>
                              </w:del>
                            </w:p>
                          </w:txbxContent>
                        </v:textbox>
                      </v:shape>
                    </v:group>
                    <v:shape id="AutoShape 324" o:spid="_x0000_s1053" type="#_x0000_t32" style="position:absolute;left:4234;top:11867;width:241;height: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">
                      <v:stroke endarrow="block"/>
                    </v:shape>
                  </v:group>
                  <v:group id="Group 325" o:spid="_x0000_s1054" style="position:absolute;left:1678;top:8996;width:1496;height:3987" coordorigin="1975,8843" coordsize="1496,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326" o:spid="_x0000_s1055" style="position:absolute;left:1975;top:8843;width:1496;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" fillcolor="#bcd8fa"/>
                    <v:group id="Group 327" o:spid="_x0000_s1056" style="position:absolute;left:2431;top:11643;width:557;height:457"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AutoShape 328" o:spid="_x0000_s1057"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" strokeweight="1.5pt">
                        <v:stroke endarrow="oval"/>
                      </v:shape>
                      <v:shape id="Arc 329" o:spid="_x0000_s1058"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" path="m-1,nfc11929,,21600,9670,21600,21600v,9115,-5723,17249,-14303,20329em-1,nsc11929,,21600,9670,21600,21600v,9115,-5723,17249,-14303,20329l,21600,-1,xe" filled="f" strokeweight="1.5pt">
                        <v:path arrowok="t" o:extrusionok="f" o:connecttype="custom" o:connectlocs="0,0;38,222;0,114" o:connectangles="0,0,0"/>
                      </v:shape>
                      <v:shape id="Arc 330" o:spid="_x0000_s1059"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" path="m10475,-1nfc17340,3807,21600,11039,21600,18890v,8285,-4740,15841,-12200,19447em10475,-1nsc17340,3807,21600,11039,21600,18890v,8285,-4740,15841,-12200,19447l,18890,10475,-1xe" filled="f" strokeweight="1.5pt">
                        <v:path arrowok="t" o:extrusionok="f" o:connecttype="custom" o:connectlocs="90,0;81,303;0,149" o:connectangles="0,0,0"/>
                      </v:shape>
                      <v:shape id="Arc 331" o:spid="_x0000_s1060"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" path="m,9nfc210,3,421,,632,,12561,,22232,9670,22232,21600v,9115,-5723,17249,-14303,20329em,9nsc210,3,421,,632,,12561,,22232,9670,22232,21600v,9115,-5723,17249,-14303,20329l632,21600,,9xe" filled="f" strokeweight="1.5pt">
                        <v:path arrowok="t" o:extrusionok="f" o:connecttype="custom" o:connectlocs="0,0;30,224;2,115" o:connectangles="0,0,0"/>
                      </v:shape>
                      <v:shape id="Arc 332" o:spid="_x0000_s1061"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" path="m6741,nfc15607,2912,21600,11189,21600,20521v,9560,-6286,17984,-15451,20706em6741,nsc15607,2912,21600,11189,21600,20521v,9560,-6286,17984,-15451,20706l,20521,6741,xe" filled="f" strokeweight="1.5pt">
                        <v:path arrowok="t" o:extrusionok="f" o:connecttype="custom" o:connectlocs="35,0;32,286;0,142" o:connectangles="0,0,0"/>
                      </v:shape>
                    </v:group>
                    <v:group id="Group 333" o:spid="_x0000_s1062" style="position:absolute;left:3110;top:12305;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334" o:spid="_x0000_s1063"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shape id="AutoShape 335" o:spid="_x0000_s1064"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"/>
                      <v:shape id="AutoShape 336" o:spid="_x0000_s1065"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"/>
                    </v:group>
                    <v:group id="Group 337" o:spid="_x0000_s1066" style="position:absolute;left:3211;top:113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rect id="Rectangle 338" o:spid="_x0000_s1067"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"/>
                      <v:shape id="AutoShape 339" o:spid="_x0000_s1068"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"/>
                      <v:shape id="AutoShape 340" o:spid="_x0000_s1069"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"/>
                    </v:group>
                    <v:group id="Group 341" o:spid="_x0000_s1070" style="position:absolute;left:2084;top:12129;width:143;height:314" coordorigin="2121,1085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Rectangle 342" o:spid="_x0000_s1071" style="position:absolute;left:2121;top:1093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"/>
                      <v:shape id="AutoShape 343" o:spid="_x0000_s1072" type="#_x0000_t32" style="position:absolute;left:2121;top:1085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"/>
                      <v:shape id="AutoShape 344" o:spid="_x0000_s1073" type="#_x0000_t32" style="position:absolute;left:2131;top:1102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"/>
                    </v:group>
                    <v:shape id="Text Box 345" o:spid="_x0000_s1074" type="#_x0000_t202" style="position:absolute;left:2094;top:9231;width:1164;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" fillcolor="#bcd8fa" stroked="f">
                      <v:textbox>
                        <w:txbxContent>
                          <w:p w14:paraId="5D6EBEF9" w14:textId="77777777" w:rsidR="00966246" w:rsidRPr="00DA70E6" w:rsidRDefault="00966246" w:rsidP="00560C05">
                            <w:pPr>
                              <w:rPr>
                                <w:del w:id="192" w:author="Sulabh Sharma" w:date="2017-11-19T18:03:00Z"/>
                                <w:sz w:val="12"/>
                                <w:szCs w:val="12"/>
                              </w:rPr>
                            </w:pPr>
                            <w:del w:id="193" w:author="Sulabh Sharma" w:date="2017-11-19T18:03:00Z">
                              <w:r w:rsidRPr="00DA70E6">
                                <w:rPr>
                                  <w:sz w:val="12"/>
                                  <w:szCs w:val="12"/>
                                </w:rPr>
                                <w:delText>Often self-installed, femtocells are the smallest of handling few users at a time. These units are autonomous and can provide “5-bar” signal within a small area.</w:delText>
                              </w:r>
                            </w:del>
                          </w:p>
                        </w:txbxContent>
                      </v:textbox>
                    </v:shape>
                    <v:shape id="Text Box 346" o:spid="_x0000_s1075" type="#_x0000_t202" style="position:absolute;left:2040;top:8899;width:1384;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" fillcolor="#bcd8fa" stroked="f">
                      <v:textbox>
                        <w:txbxContent>
                          <w:p w14:paraId="53920E0F" w14:textId="77777777" w:rsidR="00966246" w:rsidRDefault="00966246" w:rsidP="00560C05">
                            <w:pPr>
                              <w:rPr>
                                <w:del w:id="194" w:author="Sulabh Sharma" w:date="2017-11-19T18:03:00Z"/>
                              </w:rPr>
                            </w:pPr>
                            <w:del w:id="195" w:author="Sulabh Sharma" w:date="2017-11-19T18:03:00Z">
                              <w:r>
                                <w:delText>FEMTOCELL</w:delText>
                              </w:r>
                            </w:del>
                          </w:p>
                        </w:txbxContent>
                      </v:textbox>
                    </v:shape>
                  </v:group>
                  <v:group id="Group 347" o:spid="_x0000_s1076" style="position:absolute;left:4670;top:9011;width:1496;height:3963" coordorigin="5288,8862" coordsize="1496,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group id="Group 348" o:spid="_x0000_s1077" style="position:absolute;left:5288;top:8862;width:1496;height:3963" coordorigin="5288,8862" coordsize="1496,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rect id="Rectangle 349" o:spid="_x0000_s1078" style="position:absolute;left:5288;top:8862;width:1496;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" fillcolor="#147ab8"/>
                      <v:group id="Group 350" o:spid="_x0000_s1079" style="position:absolute;left:5477;top:11679;width:640;height:797"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AutoShape 351" o:spid="_x0000_s1080"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" strokeweight="3pt">
                          <v:stroke endarrow="oval"/>
                        </v:shape>
                        <v:shape id="Arc 352" o:spid="_x0000_s1081"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" path="m-1,nfc11929,,21600,9670,21600,21600v,9115,-5723,17249,-14303,20329em-1,nsc11929,,21600,9670,21600,21600v,9115,-5723,17249,-14303,20329l,21600,-1,xe" filled="f" strokeweight="3pt">
                          <v:path arrowok="t" o:extrusionok="f" o:connecttype="custom" o:connectlocs="0,0;38,222;0,114" o:connectangles="0,0,0"/>
                        </v:shape>
                        <v:shape id="Arc 353" o:spid="_x0000_s1082"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" path="m10475,-1nfc17340,3807,21600,11039,21600,18890v,8285,-4740,15841,-12200,19447em10475,-1nsc17340,3807,21600,11039,21600,18890v,8285,-4740,15841,-12200,19447l,18890,10475,-1xe" filled="f" strokeweight="3pt">
                          <v:path arrowok="t" o:extrusionok="f" o:connecttype="custom" o:connectlocs="90,0;81,303;0,149" o:connectangles="0,0,0"/>
                        </v:shape>
                        <v:shape id="Arc 354" o:spid="_x0000_s1083"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" path="m,9nfc210,3,421,,632,,12561,,22232,9670,22232,21600v,9115,-5723,17249,-14303,20329em,9nsc210,3,421,,632,,12561,,22232,9670,22232,21600v,9115,-5723,17249,-14303,20329l632,21600,,9xe" filled="f" strokeweight="3pt">
                          <v:path arrowok="t" o:extrusionok="f" o:connecttype="custom" o:connectlocs="0,0;30,224;2,115" o:connectangles="0,0,0"/>
                        </v:shape>
                        <v:shape id="Arc 355" o:spid="_x0000_s1084"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" path="m6741,nfc15607,2912,21600,11189,21600,20521v,9560,-6286,17984,-15451,20706em6741,nsc15607,2912,21600,11189,21600,20521v,9560,-6286,17984,-15451,20706l,20521,6741,xe" filled="f" strokeweight="3pt">
                          <v:path arrowok="t" o:extrusionok="f" o:connecttype="custom" o:connectlocs="35,0;32,286;0,142" o:connectangles="0,0,0"/>
                        </v:shape>
                      </v:group>
                      <v:group id="Group 356" o:spid="_x0000_s1085" style="position:absolute;left:6534;top:118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rect id="Rectangle 357" o:spid="_x0000_s1086"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shape id="AutoShape 358" o:spid="_x0000_s1087"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"/>
                        <v:shape id="AutoShape 359" o:spid="_x0000_s1088"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"/>
                      </v:group>
                      <v:group id="Group 360" o:spid="_x0000_s1089" style="position:absolute;left:5455;top:124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rect id="Rectangle 361" o:spid="_x0000_s1090"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shape id="AutoShape 362" o:spid="_x0000_s1091"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"/>
                        <v:shape id="AutoShape 363" o:spid="_x0000_s1092"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"/>
                      </v:group>
                      <v:shape id="AutoShape 364" o:spid="_x0000_s1093" type="#_x0000_t32" style="position:absolute;left:5674;top:12138;width:751;height:5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">
                        <v:stroke dashstyle="dash"/>
                      </v:shape>
                      <v:shape id="Text Box 365" o:spid="_x0000_s1094" type="#_x0000_t202" style="position:absolute;left:5394;top:8964;width:1296;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" fillcolor="#147ab8" stroked="f">
                        <v:textbox>
                          <w:txbxContent>
                            <w:p w14:paraId="11FF338A" w14:textId="77777777" w:rsidR="00966246" w:rsidRPr="002F2214" w:rsidRDefault="00966246" w:rsidP="00560C05">
                              <w:pPr>
                                <w:jc w:val="center"/>
                                <w:rPr>
                                  <w:del w:id="196" w:author="Sulabh Sharma" w:date="2017-11-19T18:03:00Z"/>
                                  <w:b/>
                                  <w:sz w:val="18"/>
                                  <w:szCs w:val="18"/>
                                </w:rPr>
                              </w:pPr>
                              <w:del w:id="197" w:author="Sulabh Sharma" w:date="2017-11-19T18:03:00Z">
                                <w:r w:rsidRPr="002F2214">
                                  <w:rPr>
                                    <w:b/>
                                    <w:sz w:val="18"/>
                                    <w:szCs w:val="18"/>
                                  </w:rPr>
                                  <w:delText>MICROCELL</w:delText>
                                </w:r>
                              </w:del>
                            </w:p>
                          </w:txbxContent>
                        </v:textbox>
                      </v:shape>
                    </v:group>
                    <v:shape id="Text Box 366" o:spid="_x0000_s1095" type="#_x0000_t202" style="position:absolute;left:5418;top:9286;width:1173;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" fillcolor="#147ab8" stroked="f">
                      <v:textbox>
                        <w:txbxContent>
                          <w:p w14:paraId="0393649F" w14:textId="77777777" w:rsidR="00966246" w:rsidRPr="002F2214" w:rsidRDefault="00966246" w:rsidP="00560C05">
                            <w:pPr>
                              <w:rPr>
                                <w:del w:id="198" w:author="Sulabh Sharma" w:date="2017-11-19T18:03:00Z"/>
                                <w:sz w:val="12"/>
                                <w:szCs w:val="12"/>
                              </w:rPr>
                            </w:pPr>
                            <w:del w:id="199" w:author="Sulabh Sharma" w:date="2017-11-19T18:03:00Z">
                              <w:r>
                                <w:rPr>
                                  <w:sz w:val="12"/>
                                  <w:szCs w:val="12"/>
                                </w:rPr>
                                <w:delText>Microcells cover areas less than a mile in diameter and can often be seen mounted on signs, traffic lights, etc. They can be used temporarily during large events for additional coverage.</w:delText>
                              </w:r>
                            </w:del>
                          </w:p>
                        </w:txbxContent>
                      </v:textbox>
                    </v:shape>
                  </v:group>
                  <v:shape id="Text Box 367" o:spid="_x0000_s1096" type="#_x0000_t202" style="position:absolute;left:3472;top:8547;width:241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" stroked="f">
                    <v:textbox>
                      <w:txbxContent>
                        <w:p w14:paraId="1E9C48B7" w14:textId="77777777" w:rsidR="00966246" w:rsidRDefault="00966246" w:rsidP="00560C05">
                          <w:pPr>
                            <w:jc w:val="center"/>
                            <w:rPr>
                              <w:del w:id="200" w:author="Sulabh Sharma" w:date="2017-11-19T18:03:00Z"/>
                            </w:rPr>
                          </w:pPr>
                          <w:del w:id="201" w:author="Sulabh Sharma" w:date="2017-11-19T18:03:00Z">
                            <w:r>
                              <w:delText>SMALL CELL BASICS</w:delText>
                            </w:r>
                          </w:del>
                        </w:p>
                      </w:txbxContent>
                    </v:textbox>
                  </v:shape>
                  <v:group id="Group 368" o:spid="_x0000_s1097" style="position:absolute;left:6178;top:9020;width:1496;height:3926" coordorigin="6178,9020" coordsize="1496,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rect id="Rectangle 369" o:spid="_x0000_s1098" style="position:absolute;left:6178;top:9020;width:1496;height:3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" fillcolor="#052e95"/>
                    <v:shape id="Text Box 370" o:spid="_x0000_s1099" type="#_x0000_t202" style="position:absolute;left:6280;top:9094;width:13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" fillcolor="#073293" stroked="f">
                      <v:textbox>
                        <w:txbxContent>
                          <w:p w14:paraId="1071C5B6" w14:textId="77777777" w:rsidR="00966246" w:rsidRPr="002F2214" w:rsidRDefault="00966246" w:rsidP="00560C05">
                            <w:pPr>
                              <w:jc w:val="center"/>
                              <w:rPr>
                                <w:del w:id="202" w:author="Sulabh Sharma" w:date="2017-11-19T18:03:00Z"/>
                                <w:b/>
                                <w:sz w:val="18"/>
                                <w:szCs w:val="18"/>
                              </w:rPr>
                            </w:pPr>
                            <w:del w:id="203" w:author="Sulabh Sharma" w:date="2017-11-19T18:03:00Z">
                              <w:r w:rsidRPr="002F2214">
                                <w:rPr>
                                  <w:b/>
                                  <w:sz w:val="18"/>
                                  <w:szCs w:val="18"/>
                                </w:rPr>
                                <w:delText>MACROCELL</w:delText>
                              </w:r>
                            </w:del>
                          </w:p>
                        </w:txbxContent>
                      </v:textbox>
                    </v:shape>
                    <v:shape id="Text Box 371" o:spid="_x0000_s1100" type="#_x0000_t202" style="position:absolute;left:6324;top:11454;width:1266;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" fillcolor="#009" stroked="f">
                      <v:fill opacity="0"/>
                      <v:textbox>
                        <w:txbxContent>
                          <w:p w14:paraId="4CA2A106" w14:textId="77777777" w:rsidR="00966246" w:rsidRPr="003003CA" w:rsidRDefault="00966246" w:rsidP="00560C05">
                            <w:pPr>
                              <w:rPr>
                                <w:del w:id="204" w:author="Sulabh Sharma" w:date="2017-11-19T18:03:00Z"/>
                                <w:color w:val="FFFFFF"/>
                                <w:sz w:val="14"/>
                                <w:szCs w:val="14"/>
                              </w:rPr>
                            </w:pPr>
                            <w:del w:id="205" w:author="Sulabh Sharma" w:date="2017-11-19T18:03:00Z">
                              <w:r w:rsidRPr="003003CA">
                                <w:rPr>
                                  <w:color w:val="FFFFFF"/>
                                  <w:sz w:val="14"/>
                                  <w:szCs w:val="14"/>
                                </w:rPr>
                                <w:delText>Comparatively, the traditional cell towers you are used to seeing cover about 20 miles.</w:delText>
                              </w:r>
                            </w:del>
                          </w:p>
                        </w:txbxContent>
                      </v:textbox>
                    </v:shape>
                    <v:rect id="Rectangle 372" o:spid="_x0000_s1101" style="position:absolute;left:6445;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" strokecolor="#052e95" strokeweight="1.5pt"/>
                    <v:rect id="Rectangle 373" o:spid="_x0000_s1102" style="position:absolute;left:7230;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" strokecolor="#052e95" strokeweight="1.5pt"/>
                    <v:rect id="Rectangle 374" o:spid="_x0000_s1103" style="position:absolute;left:6830;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" strokecolor="#052e95" strokeweight="1.5pt"/>
                    <v:rect id="Rectangle 375" o:spid="_x0000_s1104" style="position:absolute;left:6858;top:10709;width:121;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" strokecolor="#052e95" strokeweight="1.5pt"/>
                    <v:rect id="Rectangle 376" o:spid="_x0000_s1105" style="position:absolute;left:6645;top:10301;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" strokecolor="#052e95" strokeweight="1.5pt"/>
                    <v:rect id="Rectangle 377" o:spid="_x0000_s1106" style="position:absolute;left:7024;top:10301;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" strokecolor="#052e95" strokeweight="1.5pt"/>
                  </v:group>
                </v:group>
              </w:pict>
            </mc:Fallback>
          </mc:AlternateContent>
        </w:r>
      </w:del>
    </w:p>
    <w:p w14:paraId="447F117E" w14:textId="77777777" w:rsidR="001820FD" w:rsidRDefault="001820FD" w:rsidP="001820FD">
      <w:pPr>
        <w:rPr>
          <w:ins w:id="206" w:author="Sulabh Sharma" w:date="2017-11-19T18:03:00Z"/>
        </w:rPr>
      </w:pPr>
      <w:ins w:id="207" w:author="Sulabh Sharma" w:date="2017-11-19T18:03:00Z">
        <w:r>
          <w:rPr>
            <w:noProof/>
            <w:lang w:eastAsia="sv-SE"/>
          </w:rPr>
          <mc:AlternateContent>
            <mc:Choice Requires="wpg">
              <w:drawing>
                <wp:anchor distT="0" distB="0" distL="114300" distR="114300" simplePos="0" relativeHeight="251691008" behindDoc="0" locked="0" layoutInCell="1" allowOverlap="1" wp14:anchorId="4D60E458" wp14:editId="1924D92A">
                  <wp:simplePos x="0" y="0"/>
                  <wp:positionH relativeFrom="column">
                    <wp:posOffset>0</wp:posOffset>
                  </wp:positionH>
                  <wp:positionV relativeFrom="paragraph">
                    <wp:posOffset>1270</wp:posOffset>
                  </wp:positionV>
                  <wp:extent cx="3807460" cy="2816860"/>
                  <wp:effectExtent l="8255" t="1905" r="13335" b="10160"/>
                  <wp:wrapNone/>
                  <wp:docPr id="152"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07460" cy="2816860"/>
                            <a:chOff x="1678" y="8547"/>
                            <a:chExt cx="5996" cy="4436"/>
                          </a:xfrm>
                        </wpg:grpSpPr>
                        <wpg:grpSp>
                          <wpg:cNvPr id="153" name="Group 298"/>
                          <wpg:cNvGrpSpPr>
                            <a:grpSpLocks/>
                          </wpg:cNvGrpSpPr>
                          <wpg:grpSpPr bwMode="auto">
                            <a:xfrm>
                              <a:off x="3184" y="8996"/>
                              <a:ext cx="1496" cy="3978"/>
                              <a:chOff x="3396" y="8852"/>
                              <a:chExt cx="1496" cy="3978"/>
                            </a:xfrm>
                          </wpg:grpSpPr>
                          <wpg:grpSp>
                            <wpg:cNvPr id="154" name="Group 299"/>
                            <wpg:cNvGrpSpPr>
                              <a:grpSpLocks/>
                            </wpg:cNvGrpSpPr>
                            <wpg:grpSpPr bwMode="auto">
                              <a:xfrm>
                                <a:off x="3396" y="8852"/>
                                <a:ext cx="1496" cy="3978"/>
                                <a:chOff x="3720" y="8852"/>
                                <a:chExt cx="1496" cy="3978"/>
                              </a:xfrm>
                            </wpg:grpSpPr>
                            <wpg:grpSp>
                              <wpg:cNvPr id="155" name="Group 300"/>
                              <wpg:cNvGrpSpPr>
                                <a:grpSpLocks/>
                              </wpg:cNvGrpSpPr>
                              <wpg:grpSpPr bwMode="auto">
                                <a:xfrm>
                                  <a:off x="3720" y="8852"/>
                                  <a:ext cx="1496" cy="3978"/>
                                  <a:chOff x="3720" y="8852"/>
                                  <a:chExt cx="1496" cy="3978"/>
                                </a:xfrm>
                              </wpg:grpSpPr>
                              <wps:wsp>
                                <wps:cNvPr id="156" name="Rectangle 301"/>
                                <wps:cNvSpPr>
                                  <a:spLocks noChangeArrowheads="1"/>
                                </wps:cNvSpPr>
                                <wps:spPr bwMode="auto">
                                  <a:xfrm>
                                    <a:off x="3720" y="8852"/>
                                    <a:ext cx="1496" cy="3978"/>
                                  </a:xfrm>
                                  <a:prstGeom prst="rect">
                                    <a:avLst/>
                                  </a:prstGeom>
                                  <a:solidFill>
                                    <a:srgbClr val="79ADED"/>
                                  </a:solidFill>
                                  <a:ln w="9525">
                                    <a:solidFill>
                                      <a:srgbClr val="000000"/>
                                    </a:solidFill>
                                    <a:miter lim="800000"/>
                                    <a:headEnd/>
                                    <a:tailEnd/>
                                  </a:ln>
                                </wps:spPr>
                                <wps:bodyPr rot="0" vert="horz" wrap="square" lIns="91440" tIns="45720" rIns="91440" bIns="45720" anchor="t" anchorCtr="0" upright="1">
                                  <a:noAutofit/>
                                </wps:bodyPr>
                              </wps:wsp>
                              <wpg:grpSp>
                                <wpg:cNvPr id="157" name="Group 302"/>
                                <wpg:cNvGrpSpPr>
                                  <a:grpSpLocks/>
                                </wpg:cNvGrpSpPr>
                                <wpg:grpSpPr bwMode="auto">
                                  <a:xfrm>
                                    <a:off x="4116" y="11392"/>
                                    <a:ext cx="576" cy="475"/>
                                    <a:chOff x="446" y="8091"/>
                                    <a:chExt cx="557" cy="457"/>
                                  </a:xfrm>
                                </wpg:grpSpPr>
                                <wps:wsp>
                                  <wps:cNvPr id="158" name="AutoShape 303"/>
                                  <wps:cNvCnPr>
                                    <a:cxnSpLocks noChangeShapeType="1"/>
                                  </wps:cNvCnPr>
                                  <wps:spPr bwMode="auto">
                                    <a:xfrm flipV="1">
                                      <a:off x="729" y="8243"/>
                                      <a:ext cx="1" cy="305"/>
                                    </a:xfrm>
                                    <a:prstGeom prst="straightConnector1">
                                      <a:avLst/>
                                    </a:prstGeom>
                                    <a:noFill/>
                                    <a:ln w="2857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59" name="Arc 304"/>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Arc 305"/>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Arc 306"/>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Arc 307"/>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3" name="Group 308"/>
                                <wpg:cNvGrpSpPr>
                                  <a:grpSpLocks/>
                                </wpg:cNvGrpSpPr>
                                <wpg:grpSpPr bwMode="auto">
                                  <a:xfrm>
                                    <a:off x="4899" y="12280"/>
                                    <a:ext cx="237" cy="545"/>
                                    <a:chOff x="8000" y="6517"/>
                                    <a:chExt cx="237" cy="545"/>
                                  </a:xfrm>
                                </wpg:grpSpPr>
                                <wps:wsp>
                                  <wps:cNvPr id="164" name="Rectangle 309"/>
                                  <wps:cNvSpPr>
                                    <a:spLocks noChangeArrowheads="1"/>
                                  </wps:cNvSpPr>
                                  <wps:spPr bwMode="auto">
                                    <a:xfrm>
                                      <a:off x="8003" y="6517"/>
                                      <a:ext cx="231" cy="54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65" name="AutoShape 310"/>
                                  <wps:cNvCnPr>
                                    <a:cxnSpLocks noChangeShapeType="1"/>
                                  </wps:cNvCnPr>
                                  <wps:spPr bwMode="auto">
                                    <a:xfrm>
                                      <a:off x="8123" y="6517"/>
                                      <a:ext cx="9" cy="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AutoShape 311"/>
                                  <wps:cNvCnPr>
                                    <a:cxnSpLocks noChangeShapeType="1"/>
                                  </wps:cNvCnPr>
                                  <wps:spPr bwMode="auto">
                                    <a:xfrm>
                                      <a:off x="8003" y="6940"/>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AutoShape 312"/>
                                  <wps:cNvCnPr>
                                    <a:cxnSpLocks noChangeShapeType="1"/>
                                  </wps:cNvCnPr>
                                  <wps:spPr bwMode="auto">
                                    <a:xfrm>
                                      <a:off x="8006" y="6817"/>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AutoShape 313"/>
                                  <wps:cNvCnPr>
                                    <a:cxnSpLocks noChangeShapeType="1"/>
                                  </wps:cNvCnPr>
                                  <wps:spPr bwMode="auto">
                                    <a:xfrm>
                                      <a:off x="8003" y="6616"/>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 name="AutoShape 314"/>
                                  <wps:cNvCnPr>
                                    <a:cxnSpLocks noChangeShapeType="1"/>
                                  </wps:cNvCnPr>
                                  <wps:spPr bwMode="auto">
                                    <a:xfrm>
                                      <a:off x="8000" y="6712"/>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70" name="Group 315"/>
                                <wpg:cNvGrpSpPr>
                                  <a:grpSpLocks/>
                                </wpg:cNvGrpSpPr>
                                <wpg:grpSpPr bwMode="auto">
                                  <a:xfrm>
                                    <a:off x="3885" y="12280"/>
                                    <a:ext cx="237" cy="545"/>
                                    <a:chOff x="8000" y="6517"/>
                                    <a:chExt cx="237" cy="545"/>
                                  </a:xfrm>
                                </wpg:grpSpPr>
                                <wps:wsp>
                                  <wps:cNvPr id="171" name="Rectangle 316"/>
                                  <wps:cNvSpPr>
                                    <a:spLocks noChangeArrowheads="1"/>
                                  </wps:cNvSpPr>
                                  <wps:spPr bwMode="auto">
                                    <a:xfrm>
                                      <a:off x="8003" y="6517"/>
                                      <a:ext cx="231" cy="54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72" name="AutoShape 317"/>
                                  <wps:cNvCnPr>
                                    <a:cxnSpLocks noChangeShapeType="1"/>
                                  </wps:cNvCnPr>
                                  <wps:spPr bwMode="auto">
                                    <a:xfrm>
                                      <a:off x="8123" y="6517"/>
                                      <a:ext cx="9" cy="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AutoShape 318"/>
                                  <wps:cNvCnPr>
                                    <a:cxnSpLocks noChangeShapeType="1"/>
                                  </wps:cNvCnPr>
                                  <wps:spPr bwMode="auto">
                                    <a:xfrm>
                                      <a:off x="8003" y="6940"/>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AutoShape 319"/>
                                  <wps:cNvCnPr>
                                    <a:cxnSpLocks noChangeShapeType="1"/>
                                  </wps:cNvCnPr>
                                  <wps:spPr bwMode="auto">
                                    <a:xfrm>
                                      <a:off x="8006" y="6817"/>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AutoShape 320"/>
                                  <wps:cNvCnPr>
                                    <a:cxnSpLocks noChangeShapeType="1"/>
                                  </wps:cNvCnPr>
                                  <wps:spPr bwMode="auto">
                                    <a:xfrm>
                                      <a:off x="8003" y="6616"/>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AutoShape 321"/>
                                  <wps:cNvCnPr>
                                    <a:cxnSpLocks noChangeShapeType="1"/>
                                  </wps:cNvCnPr>
                                  <wps:spPr bwMode="auto">
                                    <a:xfrm>
                                      <a:off x="8000" y="6712"/>
                                      <a:ext cx="2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77" name="Text Box 322"/>
                                <wps:cNvSpPr txBox="1">
                                  <a:spLocks noChangeArrowheads="1"/>
                                </wps:cNvSpPr>
                                <wps:spPr bwMode="auto">
                                  <a:xfrm>
                                    <a:off x="3835" y="8926"/>
                                    <a:ext cx="1301" cy="351"/>
                                  </a:xfrm>
                                  <a:prstGeom prst="rect">
                                    <a:avLst/>
                                  </a:prstGeom>
                                  <a:solidFill>
                                    <a:srgbClr val="79ADED"/>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67AE9B" w14:textId="77777777" w:rsidR="00966246" w:rsidRPr="002F2214" w:rsidRDefault="00966246" w:rsidP="001820FD">
                                      <w:pPr>
                                        <w:jc w:val="center"/>
                                        <w:rPr>
                                          <w:ins w:id="208" w:author="Sulabh Sharma" w:date="2017-11-19T18:03:00Z"/>
                                          <w:b/>
                                          <w:sz w:val="18"/>
                                          <w:szCs w:val="18"/>
                                        </w:rPr>
                                      </w:pPr>
                                      <w:ins w:id="209" w:author="Sulabh Sharma" w:date="2017-11-19T18:03:00Z">
                                        <w:r w:rsidRPr="002F2214">
                                          <w:rPr>
                                            <w:b/>
                                            <w:sz w:val="18"/>
                                            <w:szCs w:val="18"/>
                                          </w:rPr>
                                          <w:t>PICOCELL</w:t>
                                        </w:r>
                                      </w:ins>
                                    </w:p>
                                  </w:txbxContent>
                                </wps:txbx>
                                <wps:bodyPr rot="0" vert="horz" wrap="square" lIns="91440" tIns="45720" rIns="91440" bIns="45720" anchor="t" anchorCtr="0" upright="1">
                                  <a:noAutofit/>
                                </wps:bodyPr>
                              </wps:wsp>
                            </wpg:grpSp>
                            <wps:wsp>
                              <wps:cNvPr id="178" name="Text Box 323"/>
                              <wps:cNvSpPr txBox="1">
                                <a:spLocks noChangeArrowheads="1"/>
                              </wps:cNvSpPr>
                              <wps:spPr bwMode="auto">
                                <a:xfrm>
                                  <a:off x="3835" y="9286"/>
                                  <a:ext cx="1283" cy="1985"/>
                                </a:xfrm>
                                <a:prstGeom prst="rect">
                                  <a:avLst/>
                                </a:prstGeom>
                                <a:solidFill>
                                  <a:srgbClr val="79ADED"/>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BDAD058" w14:textId="77777777" w:rsidR="00966246" w:rsidRPr="002F2214" w:rsidRDefault="00966246" w:rsidP="001820FD">
                                    <w:pPr>
                                      <w:rPr>
                                        <w:ins w:id="210" w:author="Sulabh Sharma" w:date="2017-11-19T18:03:00Z"/>
                                        <w:sz w:val="12"/>
                                        <w:szCs w:val="12"/>
                                      </w:rPr>
                                    </w:pPr>
                                    <w:ins w:id="211" w:author="Sulabh Sharma" w:date="2017-11-19T18:03:00Z">
                                      <w:r w:rsidRPr="002F2214">
                                        <w:rPr>
                                          <w:sz w:val="12"/>
                                          <w:szCs w:val="12"/>
                                        </w:rPr>
                                        <w:t>Picocells can support up to 100 users at a time in areas less than 250 yards. Often used in indoor applications, picocells can be used to improve coverage in an office building or retail space.</w:t>
                                      </w:r>
                                    </w:ins>
                                  </w:p>
                                </w:txbxContent>
                              </wps:txbx>
                              <wps:bodyPr rot="0" vert="horz" wrap="square" lIns="91440" tIns="45720" rIns="91440" bIns="45720" anchor="t" anchorCtr="0" upright="1">
                                <a:noAutofit/>
                              </wps:bodyPr>
                            </wps:wsp>
                          </wpg:grpSp>
                          <wps:wsp>
                            <wps:cNvPr id="179" name="AutoShape 324"/>
                            <wps:cNvCnPr>
                              <a:cxnSpLocks noChangeShapeType="1"/>
                            </wps:cNvCnPr>
                            <wps:spPr bwMode="auto">
                              <a:xfrm>
                                <a:off x="4234" y="11867"/>
                                <a:ext cx="241" cy="397"/>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80" name="Group 325"/>
                          <wpg:cNvGrpSpPr>
                            <a:grpSpLocks/>
                          </wpg:cNvGrpSpPr>
                          <wpg:grpSpPr bwMode="auto">
                            <a:xfrm>
                              <a:off x="1678" y="8996"/>
                              <a:ext cx="1496" cy="3987"/>
                              <a:chOff x="1975" y="8843"/>
                              <a:chExt cx="1496" cy="3987"/>
                            </a:xfrm>
                          </wpg:grpSpPr>
                          <wps:wsp>
                            <wps:cNvPr id="181" name="Rectangle 326"/>
                            <wps:cNvSpPr>
                              <a:spLocks noChangeArrowheads="1"/>
                            </wps:cNvSpPr>
                            <wps:spPr bwMode="auto">
                              <a:xfrm>
                                <a:off x="1975" y="8843"/>
                                <a:ext cx="1496" cy="3987"/>
                              </a:xfrm>
                              <a:prstGeom prst="rect">
                                <a:avLst/>
                              </a:prstGeom>
                              <a:solidFill>
                                <a:srgbClr val="BCD8FA"/>
                              </a:solidFill>
                              <a:ln w="9525">
                                <a:solidFill>
                                  <a:srgbClr val="000000"/>
                                </a:solidFill>
                                <a:miter lim="800000"/>
                                <a:headEnd/>
                                <a:tailEnd/>
                              </a:ln>
                            </wps:spPr>
                            <wps:bodyPr rot="0" vert="horz" wrap="square" lIns="91440" tIns="45720" rIns="91440" bIns="45720" anchor="t" anchorCtr="0" upright="1">
                              <a:noAutofit/>
                            </wps:bodyPr>
                          </wps:wsp>
                          <wpg:grpSp>
                            <wpg:cNvPr id="182" name="Group 327"/>
                            <wpg:cNvGrpSpPr>
                              <a:grpSpLocks/>
                            </wpg:cNvGrpSpPr>
                            <wpg:grpSpPr bwMode="auto">
                              <a:xfrm>
                                <a:off x="2431" y="11643"/>
                                <a:ext cx="557" cy="457"/>
                                <a:chOff x="446" y="8091"/>
                                <a:chExt cx="557" cy="457"/>
                              </a:xfrm>
                            </wpg:grpSpPr>
                            <wps:wsp>
                              <wps:cNvPr id="183" name="AutoShape 328"/>
                              <wps:cNvCnPr>
                                <a:cxnSpLocks noChangeShapeType="1"/>
                              </wps:cNvCnPr>
                              <wps:spPr bwMode="auto">
                                <a:xfrm flipV="1">
                                  <a:off x="729" y="8243"/>
                                  <a:ext cx="1" cy="305"/>
                                </a:xfrm>
                                <a:prstGeom prst="straightConnector1">
                                  <a:avLst/>
                                </a:prstGeom>
                                <a:noFill/>
                                <a:ln w="1905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84" name="Arc 329"/>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Arc 330"/>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Arc 331"/>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Arc 332"/>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8" name="Group 333"/>
                            <wpg:cNvGrpSpPr>
                              <a:grpSpLocks/>
                            </wpg:cNvGrpSpPr>
                            <wpg:grpSpPr bwMode="auto">
                              <a:xfrm>
                                <a:off x="3110" y="12305"/>
                                <a:ext cx="143" cy="314"/>
                                <a:chOff x="414" y="6535"/>
                                <a:chExt cx="143" cy="314"/>
                              </a:xfrm>
                            </wpg:grpSpPr>
                            <wps:wsp>
                              <wps:cNvPr id="189" name="Rectangle 334"/>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0" name="AutoShape 335"/>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 name="AutoShape 336"/>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92" name="Group 337"/>
                            <wpg:cNvGrpSpPr>
                              <a:grpSpLocks/>
                            </wpg:cNvGrpSpPr>
                            <wpg:grpSpPr bwMode="auto">
                              <a:xfrm>
                                <a:off x="3211" y="11333"/>
                                <a:ext cx="143" cy="314"/>
                                <a:chOff x="414" y="6535"/>
                                <a:chExt cx="143" cy="314"/>
                              </a:xfrm>
                            </wpg:grpSpPr>
                            <wps:wsp>
                              <wps:cNvPr id="193" name="Rectangle 338"/>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4" name="AutoShape 339"/>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 name="AutoShape 340"/>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96" name="Group 341"/>
                            <wpg:cNvGrpSpPr>
                              <a:grpSpLocks/>
                            </wpg:cNvGrpSpPr>
                            <wpg:grpSpPr bwMode="auto">
                              <a:xfrm>
                                <a:off x="2084" y="12129"/>
                                <a:ext cx="143" cy="314"/>
                                <a:chOff x="2121" y="10855"/>
                                <a:chExt cx="143" cy="314"/>
                              </a:xfrm>
                            </wpg:grpSpPr>
                            <wps:wsp>
                              <wps:cNvPr id="197" name="Rectangle 342"/>
                              <wps:cNvSpPr>
                                <a:spLocks noChangeArrowheads="1"/>
                              </wps:cNvSpPr>
                              <wps:spPr bwMode="auto">
                                <a:xfrm>
                                  <a:off x="2121" y="1093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8" name="AutoShape 343"/>
                              <wps:cNvCnPr>
                                <a:cxnSpLocks noChangeShapeType="1"/>
                              </wps:cNvCnPr>
                              <wps:spPr bwMode="auto">
                                <a:xfrm flipV="1">
                                  <a:off x="2121" y="1085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AutoShape 344"/>
                              <wps:cNvCnPr>
                                <a:cxnSpLocks noChangeShapeType="1"/>
                              </wps:cNvCnPr>
                              <wps:spPr bwMode="auto">
                                <a:xfrm>
                                  <a:off x="2131" y="1102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0" name="Text Box 345"/>
                            <wps:cNvSpPr txBox="1">
                              <a:spLocks noChangeArrowheads="1"/>
                            </wps:cNvSpPr>
                            <wps:spPr bwMode="auto">
                              <a:xfrm>
                                <a:off x="2094" y="9231"/>
                                <a:ext cx="1164" cy="1973"/>
                              </a:xfrm>
                              <a:prstGeom prst="rect">
                                <a:avLst/>
                              </a:prstGeom>
                              <a:solidFill>
                                <a:srgbClr val="BCD8FA"/>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8C2297E" w14:textId="77777777" w:rsidR="00966246" w:rsidRPr="00DA70E6" w:rsidRDefault="00966246" w:rsidP="001820FD">
                                  <w:pPr>
                                    <w:rPr>
                                      <w:ins w:id="212" w:author="Sulabh Sharma" w:date="2017-11-19T18:03:00Z"/>
                                      <w:sz w:val="12"/>
                                      <w:szCs w:val="12"/>
                                    </w:rPr>
                                  </w:pPr>
                                  <w:ins w:id="213" w:author="Sulabh Sharma" w:date="2017-11-19T18:03:00Z">
                                    <w:r w:rsidRPr="00DA70E6">
                                      <w:rPr>
                                        <w:sz w:val="12"/>
                                        <w:szCs w:val="12"/>
                                      </w:rPr>
                                      <w:t>Often self-installed, femtocells are the smallest of handling few users at a time. These units are autonomous and can provide “5-bar” signal within a small area.</w:t>
                                    </w:r>
                                  </w:ins>
                                </w:p>
                              </w:txbxContent>
                            </wps:txbx>
                            <wps:bodyPr rot="0" vert="horz" wrap="square" lIns="91440" tIns="45720" rIns="91440" bIns="45720" anchor="t" anchorCtr="0" upright="1">
                              <a:noAutofit/>
                            </wps:bodyPr>
                          </wps:wsp>
                          <wps:wsp>
                            <wps:cNvPr id="201" name="Text Box 346"/>
                            <wps:cNvSpPr txBox="1">
                              <a:spLocks noChangeArrowheads="1"/>
                            </wps:cNvSpPr>
                            <wps:spPr bwMode="auto">
                              <a:xfrm>
                                <a:off x="2040" y="8899"/>
                                <a:ext cx="1384" cy="378"/>
                              </a:xfrm>
                              <a:prstGeom prst="rect">
                                <a:avLst/>
                              </a:prstGeom>
                              <a:solidFill>
                                <a:srgbClr val="BCD8FA"/>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3063635" w14:textId="77777777" w:rsidR="00966246" w:rsidRDefault="00966246" w:rsidP="001820FD">
                                  <w:pPr>
                                    <w:rPr>
                                      <w:ins w:id="214" w:author="Sulabh Sharma" w:date="2017-11-19T18:03:00Z"/>
                                    </w:rPr>
                                  </w:pPr>
                                  <w:ins w:id="215" w:author="Sulabh Sharma" w:date="2017-11-19T18:03:00Z">
                                    <w:r>
                                      <w:t>FEMTOCELL</w:t>
                                    </w:r>
                                  </w:ins>
                                </w:p>
                              </w:txbxContent>
                            </wps:txbx>
                            <wps:bodyPr rot="0" vert="horz" wrap="square" lIns="91440" tIns="45720" rIns="91440" bIns="45720" anchor="t" anchorCtr="0" upright="1">
                              <a:noAutofit/>
                            </wps:bodyPr>
                          </wps:wsp>
                        </wpg:grpSp>
                        <wpg:grpSp>
                          <wpg:cNvPr id="202" name="Group 347"/>
                          <wpg:cNvGrpSpPr>
                            <a:grpSpLocks/>
                          </wpg:cNvGrpSpPr>
                          <wpg:grpSpPr bwMode="auto">
                            <a:xfrm>
                              <a:off x="4670" y="9011"/>
                              <a:ext cx="1496" cy="3963"/>
                              <a:chOff x="5288" y="8862"/>
                              <a:chExt cx="1496" cy="3963"/>
                            </a:xfrm>
                          </wpg:grpSpPr>
                          <wpg:grpSp>
                            <wpg:cNvPr id="203" name="Group 348"/>
                            <wpg:cNvGrpSpPr>
                              <a:grpSpLocks/>
                            </wpg:cNvGrpSpPr>
                            <wpg:grpSpPr bwMode="auto">
                              <a:xfrm>
                                <a:off x="5288" y="8862"/>
                                <a:ext cx="1496" cy="3963"/>
                                <a:chOff x="5288" y="8862"/>
                                <a:chExt cx="1496" cy="3963"/>
                              </a:xfrm>
                            </wpg:grpSpPr>
                            <wps:wsp>
                              <wps:cNvPr id="204" name="Rectangle 349"/>
                              <wps:cNvSpPr>
                                <a:spLocks noChangeArrowheads="1"/>
                              </wps:cNvSpPr>
                              <wps:spPr bwMode="auto">
                                <a:xfrm>
                                  <a:off x="5288" y="8862"/>
                                  <a:ext cx="1496" cy="3963"/>
                                </a:xfrm>
                                <a:prstGeom prst="rect">
                                  <a:avLst/>
                                </a:prstGeom>
                                <a:solidFill>
                                  <a:srgbClr val="147AB8"/>
                                </a:solidFill>
                                <a:ln w="9525">
                                  <a:solidFill>
                                    <a:srgbClr val="000000"/>
                                  </a:solidFill>
                                  <a:miter lim="800000"/>
                                  <a:headEnd/>
                                  <a:tailEnd/>
                                </a:ln>
                              </wps:spPr>
                              <wps:bodyPr rot="0" vert="horz" wrap="square" lIns="91440" tIns="45720" rIns="91440" bIns="45720" anchor="t" anchorCtr="0" upright="1">
                                <a:noAutofit/>
                              </wps:bodyPr>
                            </wps:wsp>
                            <wpg:grpSp>
                              <wpg:cNvPr id="205" name="Group 350"/>
                              <wpg:cNvGrpSpPr>
                                <a:grpSpLocks/>
                              </wpg:cNvGrpSpPr>
                              <wpg:grpSpPr bwMode="auto">
                                <a:xfrm>
                                  <a:off x="5477" y="11679"/>
                                  <a:ext cx="640" cy="797"/>
                                  <a:chOff x="446" y="8091"/>
                                  <a:chExt cx="557" cy="457"/>
                                </a:xfrm>
                              </wpg:grpSpPr>
                              <wps:wsp>
                                <wps:cNvPr id="206" name="AutoShape 351"/>
                                <wps:cNvCnPr>
                                  <a:cxnSpLocks noChangeShapeType="1"/>
                                </wps:cNvCnPr>
                                <wps:spPr bwMode="auto">
                                  <a:xfrm flipV="1">
                                    <a:off x="729" y="8243"/>
                                    <a:ext cx="1" cy="305"/>
                                  </a:xfrm>
                                  <a:prstGeom prst="straightConnector1">
                                    <a:avLst/>
                                  </a:prstGeom>
                                  <a:noFill/>
                                  <a:ln w="3810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07" name="Arc 352"/>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Arc 353"/>
                                <wps:cNvSpPr>
                                  <a:spLocks/>
                                </wps:cNvSpPr>
                                <wps:spPr bwMode="auto">
                                  <a:xfrm>
                                    <a:off x="818" y="8091"/>
                                    <a:ext cx="185"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Arc 354"/>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Arc 355"/>
                                <wps:cNvSpPr>
                                  <a:spLocks/>
                                </wps:cNvSpPr>
                                <wps:spPr bwMode="auto">
                                  <a:xfrm flipH="1">
                                    <a:off x="446" y="8117"/>
                                    <a:ext cx="111"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1" name="Group 356"/>
                              <wpg:cNvGrpSpPr>
                                <a:grpSpLocks/>
                              </wpg:cNvGrpSpPr>
                              <wpg:grpSpPr bwMode="auto">
                                <a:xfrm>
                                  <a:off x="6534" y="11833"/>
                                  <a:ext cx="143" cy="314"/>
                                  <a:chOff x="414" y="6535"/>
                                  <a:chExt cx="143" cy="314"/>
                                </a:xfrm>
                              </wpg:grpSpPr>
                              <wps:wsp>
                                <wps:cNvPr id="212" name="Rectangle 357"/>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3" name="AutoShape 358"/>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 name="AutoShape 359"/>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15" name="Group 360"/>
                              <wpg:cNvGrpSpPr>
                                <a:grpSpLocks/>
                              </wpg:cNvGrpSpPr>
                              <wpg:grpSpPr bwMode="auto">
                                <a:xfrm>
                                  <a:off x="5455" y="12433"/>
                                  <a:ext cx="143" cy="314"/>
                                  <a:chOff x="414" y="6535"/>
                                  <a:chExt cx="143" cy="314"/>
                                </a:xfrm>
                              </wpg:grpSpPr>
                              <wps:wsp>
                                <wps:cNvPr id="216" name="Rectangle 361"/>
                                <wps:cNvSpPr>
                                  <a:spLocks noChangeArrowheads="1"/>
                                </wps:cNvSpPr>
                                <wps:spPr bwMode="auto">
                                  <a:xfrm>
                                    <a:off x="414" y="6618"/>
                                    <a:ext cx="143" cy="2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7" name="AutoShape 362"/>
                                <wps:cNvCnPr>
                                  <a:cxnSpLocks noChangeShapeType="1"/>
                                </wps:cNvCnPr>
                                <wps:spPr bwMode="auto">
                                  <a:xfrm flipV="1">
                                    <a:off x="414" y="6535"/>
                                    <a:ext cx="0" cy="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 name="AutoShape 363"/>
                                <wps:cNvCnPr>
                                  <a:cxnSpLocks noChangeShapeType="1"/>
                                </wps:cNvCnPr>
                                <wps:spPr bwMode="auto">
                                  <a:xfrm>
                                    <a:off x="424" y="6700"/>
                                    <a:ext cx="1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19" name="AutoShape 364"/>
                              <wps:cNvCnPr>
                                <a:cxnSpLocks noChangeShapeType="1"/>
                              </wps:cNvCnPr>
                              <wps:spPr bwMode="auto">
                                <a:xfrm flipV="1">
                                  <a:off x="5674" y="12138"/>
                                  <a:ext cx="751" cy="549"/>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 name="Text Box 365"/>
                              <wps:cNvSpPr txBox="1">
                                <a:spLocks noChangeArrowheads="1"/>
                              </wps:cNvSpPr>
                              <wps:spPr bwMode="auto">
                                <a:xfrm>
                                  <a:off x="5394" y="8964"/>
                                  <a:ext cx="1296" cy="341"/>
                                </a:xfrm>
                                <a:prstGeom prst="rect">
                                  <a:avLst/>
                                </a:prstGeom>
                                <a:solidFill>
                                  <a:srgbClr val="147AB8"/>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B418438" w14:textId="77777777" w:rsidR="00966246" w:rsidRPr="002F2214" w:rsidRDefault="00966246" w:rsidP="001820FD">
                                    <w:pPr>
                                      <w:jc w:val="center"/>
                                      <w:rPr>
                                        <w:ins w:id="216" w:author="Sulabh Sharma" w:date="2017-11-19T18:03:00Z"/>
                                        <w:b/>
                                        <w:sz w:val="18"/>
                                        <w:szCs w:val="18"/>
                                      </w:rPr>
                                    </w:pPr>
                                    <w:ins w:id="217" w:author="Sulabh Sharma" w:date="2017-11-19T18:03:00Z">
                                      <w:r w:rsidRPr="002F2214">
                                        <w:rPr>
                                          <w:b/>
                                          <w:sz w:val="18"/>
                                          <w:szCs w:val="18"/>
                                        </w:rPr>
                                        <w:t>MICROCELL</w:t>
                                      </w:r>
                                    </w:ins>
                                  </w:p>
                                </w:txbxContent>
                              </wps:txbx>
                              <wps:bodyPr rot="0" vert="horz" wrap="square" lIns="91440" tIns="45720" rIns="91440" bIns="45720" anchor="t" anchorCtr="0" upright="1">
                                <a:noAutofit/>
                              </wps:bodyPr>
                            </wps:wsp>
                          </wpg:grpSp>
                          <wps:wsp>
                            <wps:cNvPr id="221" name="Text Box 366"/>
                            <wps:cNvSpPr txBox="1">
                              <a:spLocks noChangeArrowheads="1"/>
                            </wps:cNvSpPr>
                            <wps:spPr bwMode="auto">
                              <a:xfrm>
                                <a:off x="5418" y="9286"/>
                                <a:ext cx="1173" cy="2363"/>
                              </a:xfrm>
                              <a:prstGeom prst="rect">
                                <a:avLst/>
                              </a:prstGeom>
                              <a:solidFill>
                                <a:srgbClr val="147AB8"/>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63DD0C6" w14:textId="77777777" w:rsidR="00966246" w:rsidRPr="002F2214" w:rsidRDefault="00966246" w:rsidP="001820FD">
                                  <w:pPr>
                                    <w:rPr>
                                      <w:ins w:id="218" w:author="Sulabh Sharma" w:date="2017-11-19T18:03:00Z"/>
                                      <w:sz w:val="12"/>
                                      <w:szCs w:val="12"/>
                                    </w:rPr>
                                  </w:pPr>
                                  <w:ins w:id="219" w:author="Sulabh Sharma" w:date="2017-11-19T18:03:00Z">
                                    <w:r>
                                      <w:rPr>
                                        <w:sz w:val="12"/>
                                        <w:szCs w:val="12"/>
                                      </w:rPr>
                                      <w:t>Microcells cover areas less than a mile in diameter and can often be seen mounted on signs, traffic lights, etc. They can be used temporarily during large events for additional coverage.</w:t>
                                    </w:r>
                                  </w:ins>
                                </w:p>
                              </w:txbxContent>
                            </wps:txbx>
                            <wps:bodyPr rot="0" vert="horz" wrap="square" lIns="91440" tIns="45720" rIns="91440" bIns="45720" anchor="t" anchorCtr="0" upright="1">
                              <a:noAutofit/>
                            </wps:bodyPr>
                          </wps:wsp>
                        </wpg:grpSp>
                        <wps:wsp>
                          <wps:cNvPr id="222" name="Text Box 367"/>
                          <wps:cNvSpPr txBox="1">
                            <a:spLocks noChangeArrowheads="1"/>
                          </wps:cNvSpPr>
                          <wps:spPr bwMode="auto">
                            <a:xfrm>
                              <a:off x="3472" y="8547"/>
                              <a:ext cx="2411" cy="397"/>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A01C9E" w14:textId="77777777" w:rsidR="00966246" w:rsidRDefault="00966246" w:rsidP="001820FD">
                                <w:pPr>
                                  <w:jc w:val="center"/>
                                  <w:rPr>
                                    <w:ins w:id="220" w:author="Sulabh Sharma" w:date="2017-11-19T18:03:00Z"/>
                                  </w:rPr>
                                </w:pPr>
                                <w:ins w:id="221" w:author="Sulabh Sharma" w:date="2017-11-19T18:03:00Z">
                                  <w:r>
                                    <w:t>SMALL CELL BASICS</w:t>
                                  </w:r>
                                </w:ins>
                              </w:p>
                            </w:txbxContent>
                          </wps:txbx>
                          <wps:bodyPr rot="0" vert="horz" wrap="square" lIns="91440" tIns="45720" rIns="91440" bIns="45720" anchor="t" anchorCtr="0" upright="1">
                            <a:noAutofit/>
                          </wps:bodyPr>
                        </wps:wsp>
                        <wpg:grpSp>
                          <wpg:cNvPr id="223" name="Group 368"/>
                          <wpg:cNvGrpSpPr>
                            <a:grpSpLocks/>
                          </wpg:cNvGrpSpPr>
                          <wpg:grpSpPr bwMode="auto">
                            <a:xfrm>
                              <a:off x="6178" y="9020"/>
                              <a:ext cx="1496" cy="3926"/>
                              <a:chOff x="6178" y="9020"/>
                              <a:chExt cx="1496" cy="3926"/>
                            </a:xfrm>
                          </wpg:grpSpPr>
                          <wps:wsp>
                            <wps:cNvPr id="224" name="Rectangle 369"/>
                            <wps:cNvSpPr>
                              <a:spLocks noChangeArrowheads="1"/>
                            </wps:cNvSpPr>
                            <wps:spPr bwMode="auto">
                              <a:xfrm>
                                <a:off x="6178" y="9020"/>
                                <a:ext cx="1496" cy="3926"/>
                              </a:xfrm>
                              <a:prstGeom prst="rect">
                                <a:avLst/>
                              </a:prstGeom>
                              <a:solidFill>
                                <a:srgbClr val="052E95"/>
                              </a:solidFill>
                              <a:ln w="9525">
                                <a:solidFill>
                                  <a:srgbClr val="000000"/>
                                </a:solidFill>
                                <a:miter lim="800000"/>
                                <a:headEnd/>
                                <a:tailEnd/>
                              </a:ln>
                            </wps:spPr>
                            <wps:bodyPr rot="0" vert="horz" wrap="square" lIns="91440" tIns="45720" rIns="91440" bIns="45720" anchor="t" anchorCtr="0" upright="1">
                              <a:noAutofit/>
                            </wps:bodyPr>
                          </wps:wsp>
                          <wps:wsp>
                            <wps:cNvPr id="225" name="Text Box 370"/>
                            <wps:cNvSpPr txBox="1">
                              <a:spLocks noChangeArrowheads="1"/>
                            </wps:cNvSpPr>
                            <wps:spPr bwMode="auto">
                              <a:xfrm>
                                <a:off x="6280" y="9094"/>
                                <a:ext cx="1310" cy="416"/>
                              </a:xfrm>
                              <a:prstGeom prst="rect">
                                <a:avLst/>
                              </a:prstGeom>
                              <a:solidFill>
                                <a:srgbClr val="073293"/>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75FE12" w14:textId="77777777" w:rsidR="00966246" w:rsidRPr="002F2214" w:rsidRDefault="00966246" w:rsidP="001820FD">
                                  <w:pPr>
                                    <w:jc w:val="center"/>
                                    <w:rPr>
                                      <w:ins w:id="222" w:author="Sulabh Sharma" w:date="2017-11-19T18:03:00Z"/>
                                      <w:b/>
                                      <w:sz w:val="18"/>
                                      <w:szCs w:val="18"/>
                                    </w:rPr>
                                  </w:pPr>
                                  <w:ins w:id="223" w:author="Sulabh Sharma" w:date="2017-11-19T18:03:00Z">
                                    <w:r w:rsidRPr="002F2214">
                                      <w:rPr>
                                        <w:b/>
                                        <w:sz w:val="18"/>
                                        <w:szCs w:val="18"/>
                                      </w:rPr>
                                      <w:t>MACROCELL</w:t>
                                    </w:r>
                                  </w:ins>
                                </w:p>
                              </w:txbxContent>
                            </wps:txbx>
                            <wps:bodyPr rot="0" vert="horz" wrap="square" lIns="91440" tIns="45720" rIns="91440" bIns="45720" anchor="t" anchorCtr="0" upright="1">
                              <a:noAutofit/>
                            </wps:bodyPr>
                          </wps:wsp>
                          <wps:wsp>
                            <wps:cNvPr id="226" name="Text Box 371"/>
                            <wps:cNvSpPr txBox="1">
                              <a:spLocks noChangeArrowheads="1"/>
                            </wps:cNvSpPr>
                            <wps:spPr bwMode="auto">
                              <a:xfrm>
                                <a:off x="6324" y="11454"/>
                                <a:ext cx="1266" cy="1335"/>
                              </a:xfrm>
                              <a:prstGeom prst="rect">
                                <a:avLst/>
                              </a:prstGeom>
                              <a:solidFill>
                                <a:srgbClr val="000099">
                                  <a:alpha val="0"/>
                                </a:srgbClr>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99182F" w14:textId="77777777" w:rsidR="00966246" w:rsidRPr="003003CA" w:rsidRDefault="00966246" w:rsidP="001820FD">
                                  <w:pPr>
                                    <w:rPr>
                                      <w:ins w:id="224" w:author="Sulabh Sharma" w:date="2017-11-19T18:03:00Z"/>
                                      <w:color w:val="FFFFFF"/>
                                      <w:sz w:val="14"/>
                                      <w:szCs w:val="14"/>
                                    </w:rPr>
                                  </w:pPr>
                                  <w:ins w:id="225" w:author="Sulabh Sharma" w:date="2017-11-19T18:03:00Z">
                                    <w:r w:rsidRPr="003003CA">
                                      <w:rPr>
                                        <w:color w:val="FFFFFF"/>
                                        <w:sz w:val="14"/>
                                        <w:szCs w:val="14"/>
                                      </w:rPr>
                                      <w:t>Comparatively, the traditional cell towers you are used to seeing cover about 20 miles.</w:t>
                                    </w:r>
                                  </w:ins>
                                </w:p>
                              </w:txbxContent>
                            </wps:txbx>
                            <wps:bodyPr rot="0" vert="horz" wrap="square" lIns="91440" tIns="45720" rIns="91440" bIns="45720" anchor="t" anchorCtr="0" upright="1">
                              <a:noAutofit/>
                            </wps:bodyPr>
                          </wps:wsp>
                          <wps:wsp>
                            <wps:cNvPr id="227" name="Rectangle 372"/>
                            <wps:cNvSpPr>
                              <a:spLocks noChangeArrowheads="1"/>
                            </wps:cNvSpPr>
                            <wps:spPr bwMode="auto">
                              <a:xfrm>
                                <a:off x="6445"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8" name="Rectangle 373"/>
                            <wps:cNvSpPr>
                              <a:spLocks noChangeArrowheads="1"/>
                            </wps:cNvSpPr>
                            <wps:spPr bwMode="auto">
                              <a:xfrm>
                                <a:off x="7230"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9" name="Rectangle 374"/>
                            <wps:cNvSpPr>
                              <a:spLocks noChangeArrowheads="1"/>
                            </wps:cNvSpPr>
                            <wps:spPr bwMode="auto">
                              <a:xfrm>
                                <a:off x="6830" y="10018"/>
                                <a:ext cx="194" cy="702"/>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0" name="Rectangle 375"/>
                            <wps:cNvSpPr>
                              <a:spLocks noChangeArrowheads="1"/>
                            </wps:cNvSpPr>
                            <wps:spPr bwMode="auto">
                              <a:xfrm>
                                <a:off x="6858" y="10709"/>
                                <a:ext cx="121" cy="628"/>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1" name="Rectangle 376"/>
                            <wps:cNvSpPr>
                              <a:spLocks noChangeArrowheads="1"/>
                            </wps:cNvSpPr>
                            <wps:spPr bwMode="auto">
                              <a:xfrm>
                                <a:off x="6645" y="10301"/>
                                <a:ext cx="185" cy="143"/>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2" name="Rectangle 377"/>
                            <wps:cNvSpPr>
                              <a:spLocks noChangeArrowheads="1"/>
                            </wps:cNvSpPr>
                            <wps:spPr bwMode="auto">
                              <a:xfrm>
                                <a:off x="7024" y="10301"/>
                                <a:ext cx="185" cy="143"/>
                              </a:xfrm>
                              <a:prstGeom prst="rect">
                                <a:avLst/>
                              </a:prstGeom>
                              <a:solidFill>
                                <a:srgbClr val="FFFFFF"/>
                              </a:solidFill>
                              <a:ln w="19050" algn="ctr">
                                <a:solidFill>
                                  <a:srgbClr val="052E95"/>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D60E458" id="_x0000_s1107" style="position:absolute;margin-left:0;margin-top:.1pt;width:299.8pt;height:221.8pt;z-index:251691008" coordorigin="1678,8547" coordsize="5996,4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">
                  <v:group id="Group 298" o:spid="_x0000_s1108" style="position:absolute;left:3184;top:8996;width:1496;height:3978" coordorigin="3396,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Group 299" o:spid="_x0000_s1109" style="position:absolute;left:3396;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group id="Group 300" o:spid="_x0000_s1110" style="position:absolute;left:3720;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rect id="Rectangle 301" o:spid="_x0000_s1111" style="position:absolute;left:3720;top:8852;width:1496;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" fillcolor="#79aded"/>
                        <v:group id="Group 302" o:spid="_x0000_s1112" style="position:absolute;left:4116;top:11392;width:576;height:475"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AutoShape 303" o:spid="_x0000_s1113"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" strokeweight="2.25pt">
                            <v:stroke endarrow="oval"/>
                          </v:shape>
                          <v:shape id="Arc 304" o:spid="_x0000_s1114"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" path="m-1,nfc11929,,21600,9670,21600,21600v,9115,-5723,17249,-14303,20329em-1,nsc11929,,21600,9670,21600,21600v,9115,-5723,17249,-14303,20329l,21600,-1,xe" filled="f" strokeweight="2.25pt">
                            <v:path arrowok="t" o:extrusionok="f" o:connecttype="custom" o:connectlocs="0,0;38,222;0,114" o:connectangles="0,0,0"/>
                          </v:shape>
                          <v:shape id="Arc 305" o:spid="_x0000_s1115"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" path="m10475,-1nfc17340,3807,21600,11039,21600,18890v,8285,-4740,15841,-12200,19447em10475,-1nsc17340,3807,21600,11039,21600,18890v,8285,-4740,15841,-12200,19447l,18890,10475,-1xe" filled="f" strokeweight="2.25pt">
                            <v:path arrowok="t" o:extrusionok="f" o:connecttype="custom" o:connectlocs="90,0;81,303;0,149" o:connectangles="0,0,0"/>
                          </v:shape>
                          <v:shape id="Arc 306" o:spid="_x0000_s1116"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" path="m,9nfc210,3,421,,632,,12561,,22232,9670,22232,21600v,9115,-5723,17249,-14303,20329em,9nsc210,3,421,,632,,12561,,22232,9670,22232,21600v,9115,-5723,17249,-14303,20329l632,21600,,9xe" filled="f" strokeweight="2.25pt">
                            <v:path arrowok="t" o:extrusionok="f" o:connecttype="custom" o:connectlocs="0,0;30,224;2,115" o:connectangles="0,0,0"/>
                          </v:shape>
                          <v:shape id="Arc 307" o:spid="_x0000_s1117"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" path="m6741,nfc15607,2912,21600,11189,21600,20521v,9560,-6286,17984,-15451,20706em6741,nsc15607,2912,21600,11189,21600,20521v,9560,-6286,17984,-15451,20706l,20521,6741,xe" filled="f" strokeweight="2.25pt">
                            <v:path arrowok="t" o:extrusionok="f" o:connecttype="custom" o:connectlocs="35,0;32,286;0,142" o:connectangles="0,0,0"/>
                          </v:shape>
                        </v:group>
                        <v:group id="Group 308" o:spid="_x0000_s1118" style="position:absolute;left:4899;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Rectangle 309" o:spid="_x0000_s1119"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" strokeweight="1.5pt"/>
                          <v:shape id="AutoShape 310" o:spid="_x0000_s1120"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"/>
                          <v:shape id="AutoShape 311" o:spid="_x0000_s1121"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"/>
                          <v:shape id="AutoShape 312" o:spid="_x0000_s1122"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"/>
                          <v:shape id="AutoShape 313" o:spid="_x0000_s1123"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"/>
                          <v:shape id="AutoShape 314" o:spid="_x0000_s1124"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"/>
                        </v:group>
                        <v:group id="Group 315" o:spid="_x0000_s1125" style="position:absolute;left:3885;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rect id="Rectangle 316" o:spid="_x0000_s1126"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" strokeweight="1.5pt"/>
                          <v:shape id="AutoShape 317" o:spid="_x0000_s1127"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"/>
                          <v:shape id="AutoShape 318" o:spid="_x0000_s1128"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JwwAAANwAAAAPAAAAZHJzL2Rvd25yZXYueG1sRE9NawIx&#10;EL0X/A9hBC+lZrVo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crxvycMAAADcAAAADwAA&#10;AAAAAAAAAAAAAAAHAgAAZHJzL2Rvd25yZXYueG1sUEsFBgAAAAADAAMAtwAAAPcCAAAAAA==&#10;"/>
                          <v:shape id="AutoShape 319" o:spid="_x0000_s1129"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fe9wwAAANwAAAAPAAAAZHJzL2Rvd25yZXYueG1sRE9NawIx&#10;EL0X/A9hBC+lZpVq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VX3vcMAAADcAAAADwAA&#10;AAAAAAAAAAAAAAAHAgAAZHJzL2Rvd25yZXYueG1sUEsFBgAAAAADAAMAtwAAAPcCAAAAAA==&#10;"/>
                          <v:shape id="AutoShape 320" o:spid="_x0000_s1130"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"/>
                          <v:shape id="AutoShape 321" o:spid="_x0000_s1131"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"/>
                        </v:group>
                        <v:shape id="Text Box 322" o:spid="_x0000_s1132" type="#_x0000_t202" style="position:absolute;left:3835;top:8926;width:1301;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" fillcolor="#79aded" stroked="f">
                          <v:textbox>
                            <w:txbxContent>
                              <w:p w14:paraId="7167AE9B" w14:textId="77777777" w:rsidR="00966246" w:rsidRPr="002F2214" w:rsidRDefault="00966246" w:rsidP="001820FD">
                                <w:pPr>
                                  <w:jc w:val="center"/>
                                  <w:rPr>
                                    <w:ins w:id="226" w:author="Sulabh Sharma" w:date="2017-11-19T18:03:00Z"/>
                                    <w:b/>
                                    <w:sz w:val="18"/>
                                    <w:szCs w:val="18"/>
                                  </w:rPr>
                                </w:pPr>
                                <w:ins w:id="227" w:author="Sulabh Sharma" w:date="2017-11-19T18:03:00Z">
                                  <w:r w:rsidRPr="002F2214">
                                    <w:rPr>
                                      <w:b/>
                                      <w:sz w:val="18"/>
                                      <w:szCs w:val="18"/>
                                    </w:rPr>
                                    <w:t>PICOCELL</w:t>
                                  </w:r>
                                </w:ins>
                              </w:p>
                            </w:txbxContent>
                          </v:textbox>
                        </v:shape>
                      </v:group>
                      <v:shape id="Text Box 323" o:spid="_x0000_s1133" type="#_x0000_t202" style="position:absolute;left:3835;top:9286;width:1283;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" fillcolor="#79aded" stroked="f">
                        <v:textbox>
                          <w:txbxContent>
                            <w:p w14:paraId="3BDAD058" w14:textId="77777777" w:rsidR="00966246" w:rsidRPr="002F2214" w:rsidRDefault="00966246" w:rsidP="001820FD">
                              <w:pPr>
                                <w:rPr>
                                  <w:ins w:id="228" w:author="Sulabh Sharma" w:date="2017-11-19T18:03:00Z"/>
                                  <w:sz w:val="12"/>
                                  <w:szCs w:val="12"/>
                                </w:rPr>
                              </w:pPr>
                              <w:ins w:id="229" w:author="Sulabh Sharma" w:date="2017-11-19T18:03:00Z">
                                <w:r w:rsidRPr="002F2214">
                                  <w:rPr>
                                    <w:sz w:val="12"/>
                                    <w:szCs w:val="12"/>
                                  </w:rPr>
                                  <w:t>Picocells can support up to 100 users at a time in areas less than 250 yards. Often used in indoor applications, picocells can be used to improve coverage in an office building or retail space.</w:t>
                                </w:r>
                              </w:ins>
                            </w:p>
                          </w:txbxContent>
                        </v:textbox>
                      </v:shape>
                    </v:group>
                    <v:shape id="AutoShape 324" o:spid="_x0000_s1134" type="#_x0000_t32" style="position:absolute;left:4234;top:11867;width:241;height: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">
                      <v:stroke endarrow="block"/>
                    </v:shape>
                  </v:group>
                  <v:group id="Group 325" o:spid="_x0000_s1135" style="position:absolute;left:1678;top:8996;width:1496;height:3987" coordorigin="1975,8843" coordsize="1496,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326" o:spid="_x0000_s1136" style="position:absolute;left:1975;top:8843;width:1496;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" fillcolor="#bcd8fa"/>
                    <v:group id="Group 327" o:spid="_x0000_s1137" style="position:absolute;left:2431;top:11643;width:557;height:457"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AutoShape 328" o:spid="_x0000_s1138"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" strokeweight="1.5pt">
                        <v:stroke endarrow="oval"/>
                      </v:shape>
                      <v:shape id="Arc 329" o:spid="_x0000_s1139"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" path="m-1,nfc11929,,21600,9670,21600,21600v,9115,-5723,17249,-14303,20329em-1,nsc11929,,21600,9670,21600,21600v,9115,-5723,17249,-14303,20329l,21600,-1,xe" filled="f" strokeweight="1.5pt">
                        <v:path arrowok="t" o:extrusionok="f" o:connecttype="custom" o:connectlocs="0,0;38,222;0,114" o:connectangles="0,0,0"/>
                      </v:shape>
                      <v:shape id="Arc 330" o:spid="_x0000_s1140"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" path="m10475,-1nfc17340,3807,21600,11039,21600,18890v,8285,-4740,15841,-12200,19447em10475,-1nsc17340,3807,21600,11039,21600,18890v,8285,-4740,15841,-12200,19447l,18890,10475,-1xe" filled="f" strokeweight="1.5pt">
                        <v:path arrowok="t" o:extrusionok="f" o:connecttype="custom" o:connectlocs="90,0;81,303;0,149" o:connectangles="0,0,0"/>
                      </v:shape>
                      <v:shape id="Arc 331" o:spid="_x0000_s1141"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" path="m,9nfc210,3,421,,632,,12561,,22232,9670,22232,21600v,9115,-5723,17249,-14303,20329em,9nsc210,3,421,,632,,12561,,22232,9670,22232,21600v,9115,-5723,17249,-14303,20329l632,21600,,9xe" filled="f" strokeweight="1.5pt">
                        <v:path arrowok="t" o:extrusionok="f" o:connecttype="custom" o:connectlocs="0,0;30,224;2,115" o:connectangles="0,0,0"/>
                      </v:shape>
                      <v:shape id="Arc 332" o:spid="_x0000_s1142"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" path="m6741,nfc15607,2912,21600,11189,21600,20521v,9560,-6286,17984,-15451,20706em6741,nsc15607,2912,21600,11189,21600,20521v,9560,-6286,17984,-15451,20706l,20521,6741,xe" filled="f" strokeweight="1.5pt">
                        <v:path arrowok="t" o:extrusionok="f" o:connecttype="custom" o:connectlocs="35,0;32,286;0,142" o:connectangles="0,0,0"/>
                      </v:shape>
                    </v:group>
                    <v:group id="Group 333" o:spid="_x0000_s1143" style="position:absolute;left:3110;top:12305;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334" o:spid="_x0000_s1144"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shape id="AutoShape 335" o:spid="_x0000_s1145"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"/>
                      <v:shape id="AutoShape 336" o:spid="_x0000_s1146"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"/>
                    </v:group>
                    <v:group id="Group 337" o:spid="_x0000_s1147" style="position:absolute;left:3211;top:113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rect id="Rectangle 338" o:spid="_x0000_s1148"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shape id="AutoShape 339" o:spid="_x0000_s1149"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"/>
                      <v:shape id="AutoShape 340" o:spid="_x0000_s1150"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"/>
                    </v:group>
                    <v:group id="Group 341" o:spid="_x0000_s1151" style="position:absolute;left:2084;top:12129;width:143;height:314" coordorigin="2121,1085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Rectangle 342" o:spid="_x0000_s1152" style="position:absolute;left:2121;top:1093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"/>
                      <v:shape id="AutoShape 343" o:spid="_x0000_s1153" type="#_x0000_t32" style="position:absolute;left:2121;top:1085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"/>
                      <v:shape id="AutoShape 344" o:spid="_x0000_s1154" type="#_x0000_t32" style="position:absolute;left:2131;top:1102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"/>
                    </v:group>
                    <v:shape id="Text Box 345" o:spid="_x0000_s1155" type="#_x0000_t202" style="position:absolute;left:2094;top:9231;width:1164;height:1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" fillcolor="#bcd8fa" stroked="f">
                      <v:textbox>
                        <w:txbxContent>
                          <w:p w14:paraId="08C2297E" w14:textId="77777777" w:rsidR="00966246" w:rsidRPr="00DA70E6" w:rsidRDefault="00966246" w:rsidP="001820FD">
                            <w:pPr>
                              <w:rPr>
                                <w:ins w:id="230" w:author="Sulabh Sharma" w:date="2017-11-19T18:03:00Z"/>
                                <w:sz w:val="12"/>
                                <w:szCs w:val="12"/>
                              </w:rPr>
                            </w:pPr>
                            <w:ins w:id="231" w:author="Sulabh Sharma" w:date="2017-11-19T18:03:00Z">
                              <w:r w:rsidRPr="00DA70E6">
                                <w:rPr>
                                  <w:sz w:val="12"/>
                                  <w:szCs w:val="12"/>
                                </w:rPr>
                                <w:t>Often self-installed, femtocells are the smallest of handling few users at a time. These units are autonomous and can provide “5-bar” signal within a small area.</w:t>
                              </w:r>
                            </w:ins>
                          </w:p>
                        </w:txbxContent>
                      </v:textbox>
                    </v:shape>
                    <v:shape id="Text Box 346" o:spid="_x0000_s1156" type="#_x0000_t202" style="position:absolute;left:2040;top:8899;width:1384;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" fillcolor="#bcd8fa" stroked="f">
                      <v:textbox>
                        <w:txbxContent>
                          <w:p w14:paraId="73063635" w14:textId="77777777" w:rsidR="00966246" w:rsidRDefault="00966246" w:rsidP="001820FD">
                            <w:pPr>
                              <w:rPr>
                                <w:ins w:id="232" w:author="Sulabh Sharma" w:date="2017-11-19T18:03:00Z"/>
                              </w:rPr>
                            </w:pPr>
                            <w:ins w:id="233" w:author="Sulabh Sharma" w:date="2017-11-19T18:03:00Z">
                              <w:r>
                                <w:t>FEMTOCELL</w:t>
                              </w:r>
                            </w:ins>
                          </w:p>
                        </w:txbxContent>
                      </v:textbox>
                    </v:shape>
                  </v:group>
                  <v:group id="Group 347" o:spid="_x0000_s1157" style="position:absolute;left:4670;top:9011;width:1496;height:3963" coordorigin="5288,8862" coordsize="1496,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Group 348" o:spid="_x0000_s1158" style="position:absolute;left:5288;top:8862;width:1496;height:3963" coordorigin="5288,8862" coordsize="1496,3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rect id="Rectangle 349" o:spid="_x0000_s1159" style="position:absolute;left:5288;top:8862;width:1496;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" fillcolor="#147ab8"/>
                      <v:group id="Group 350" o:spid="_x0000_s1160" style="position:absolute;left:5477;top:11679;width:640;height:797" coordorigin="446,8091" coordsize="55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AutoShape 351" o:spid="_x0000_s1161"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" strokeweight="3pt">
                          <v:stroke endarrow="oval"/>
                        </v:shape>
                        <v:shape id="Arc 352" o:spid="_x0000_s1162"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" path="m-1,nfc11929,,21600,9670,21600,21600v,9115,-5723,17249,-14303,20329em-1,nsc11929,,21600,9670,21600,21600v,9115,-5723,17249,-14303,20329l,21600,-1,xe" filled="f" strokeweight="3pt">
                          <v:path arrowok="t" o:extrusionok="f" o:connecttype="custom" o:connectlocs="0,0;38,222;0,114" o:connectangles="0,0,0"/>
                        </v:shape>
                        <v:shape id="Arc 353" o:spid="_x0000_s1163" style="position:absolute;left:818;top:8091;width:185;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" path="m10475,-1nfc17340,3807,21600,11039,21600,18890v,8285,-4740,15841,-12200,19447em10475,-1nsc17340,3807,21600,11039,21600,18890v,8285,-4740,15841,-12200,19447l,18890,10475,-1xe" filled="f" strokeweight="3pt">
                          <v:path arrowok="t" o:extrusionok="f" o:connecttype="custom" o:connectlocs="90,0;81,303;0,149" o:connectangles="0,0,0"/>
                        </v:shape>
                        <v:shape id="Arc 354" o:spid="_x0000_s1164"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" path="m,9nfc210,3,421,,632,,12561,,22232,9670,22232,21600v,9115,-5723,17249,-14303,20329em,9nsc210,3,421,,632,,12561,,22232,9670,22232,21600v,9115,-5723,17249,-14303,20329l632,21600,,9xe" filled="f" strokeweight="3pt">
                          <v:path arrowok="t" o:extrusionok="f" o:connecttype="custom" o:connectlocs="0,0;30,224;2,115" o:connectangles="0,0,0"/>
                        </v:shape>
                        <v:shape id="Arc 355" o:spid="_x0000_s1165" style="position:absolute;left:446;top:8117;width:111;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" path="m6741,nfc15607,2912,21600,11189,21600,20521v,9560,-6286,17984,-15451,20706em6741,nsc15607,2912,21600,11189,21600,20521v,9560,-6286,17984,-15451,20706l,20521,6741,xe" filled="f" strokeweight="3pt">
                          <v:path arrowok="t" o:extrusionok="f" o:connecttype="custom" o:connectlocs="35,0;32,286;0,142" o:connectangles="0,0,0"/>
                        </v:shape>
                      </v:group>
                      <v:group id="Group 356" o:spid="_x0000_s1166" style="position:absolute;left:6534;top:118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357" o:spid="_x0000_s1167"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"/>
                        <v:shape id="AutoShape 358" o:spid="_x0000_s1168"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"/>
                        <v:shape id="AutoShape 359" o:spid="_x0000_s1169"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"/>
                      </v:group>
                      <v:group id="Group 360" o:spid="_x0000_s1170" style="position:absolute;left:5455;top:124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361" o:spid="_x0000_s1171"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"/>
                        <v:shape id="AutoShape 362" o:spid="_x0000_s1172"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"/>
                        <v:shape id="AutoShape 363" o:spid="_x0000_s1173"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"/>
                      </v:group>
                      <v:shape id="AutoShape 364" o:spid="_x0000_s1174" type="#_x0000_t32" style="position:absolute;left:5674;top:12138;width:751;height:5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">
                        <v:stroke dashstyle="dash"/>
                      </v:shape>
                      <v:shape id="Text Box 365" o:spid="_x0000_s1175" type="#_x0000_t202" style="position:absolute;left:5394;top:8964;width:1296;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" fillcolor="#147ab8" stroked="f">
                        <v:textbox>
                          <w:txbxContent>
                            <w:p w14:paraId="3B418438" w14:textId="77777777" w:rsidR="00966246" w:rsidRPr="002F2214" w:rsidRDefault="00966246" w:rsidP="001820FD">
                              <w:pPr>
                                <w:jc w:val="center"/>
                                <w:rPr>
                                  <w:ins w:id="234" w:author="Sulabh Sharma" w:date="2017-11-19T18:03:00Z"/>
                                  <w:b/>
                                  <w:sz w:val="18"/>
                                  <w:szCs w:val="18"/>
                                </w:rPr>
                              </w:pPr>
                              <w:ins w:id="235" w:author="Sulabh Sharma" w:date="2017-11-19T18:03:00Z">
                                <w:r w:rsidRPr="002F2214">
                                  <w:rPr>
                                    <w:b/>
                                    <w:sz w:val="18"/>
                                    <w:szCs w:val="18"/>
                                  </w:rPr>
                                  <w:t>MICROCELL</w:t>
                                </w:r>
                              </w:ins>
                            </w:p>
                          </w:txbxContent>
                        </v:textbox>
                      </v:shape>
                    </v:group>
                    <v:shape id="Text Box 366" o:spid="_x0000_s1176" type="#_x0000_t202" style="position:absolute;left:5418;top:9286;width:1173;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" fillcolor="#147ab8" stroked="f">
                      <v:textbox>
                        <w:txbxContent>
                          <w:p w14:paraId="763DD0C6" w14:textId="77777777" w:rsidR="00966246" w:rsidRPr="002F2214" w:rsidRDefault="00966246" w:rsidP="001820FD">
                            <w:pPr>
                              <w:rPr>
                                <w:ins w:id="236" w:author="Sulabh Sharma" w:date="2017-11-19T18:03:00Z"/>
                                <w:sz w:val="12"/>
                                <w:szCs w:val="12"/>
                              </w:rPr>
                            </w:pPr>
                            <w:ins w:id="237" w:author="Sulabh Sharma" w:date="2017-11-19T18:03:00Z">
                              <w:r>
                                <w:rPr>
                                  <w:sz w:val="12"/>
                                  <w:szCs w:val="12"/>
                                </w:rPr>
                                <w:t>Microcells cover areas less than a mile in diameter and can often be seen mounted on signs, traffic lights, etc. They can be used temporarily during large events for additional coverage.</w:t>
                              </w:r>
                            </w:ins>
                          </w:p>
                        </w:txbxContent>
                      </v:textbox>
                    </v:shape>
                  </v:group>
                  <v:shape id="Text Box 367" o:spid="_x0000_s1177" type="#_x0000_t202" style="position:absolute;left:3472;top:8547;width:241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" stroked="f">
                    <v:textbox>
                      <w:txbxContent>
                        <w:p w14:paraId="77A01C9E" w14:textId="77777777" w:rsidR="00966246" w:rsidRDefault="00966246" w:rsidP="001820FD">
                          <w:pPr>
                            <w:jc w:val="center"/>
                            <w:rPr>
                              <w:ins w:id="238" w:author="Sulabh Sharma" w:date="2017-11-19T18:03:00Z"/>
                            </w:rPr>
                          </w:pPr>
                          <w:ins w:id="239" w:author="Sulabh Sharma" w:date="2017-11-19T18:03:00Z">
                            <w:r>
                              <w:t>SMALL CELL BASICS</w:t>
                            </w:r>
                          </w:ins>
                        </w:p>
                      </w:txbxContent>
                    </v:textbox>
                  </v:shape>
                  <v:group id="Group 368" o:spid="_x0000_s1178" style="position:absolute;left:6178;top:9020;width:1496;height:3926" coordorigin="6178,9020" coordsize="1496,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rect id="Rectangle 369" o:spid="_x0000_s1179" style="position:absolute;left:6178;top:9020;width:1496;height:3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" fillcolor="#052e95"/>
                    <v:shape id="Text Box 370" o:spid="_x0000_s1180" type="#_x0000_t202" style="position:absolute;left:6280;top:9094;width:13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" fillcolor="#073293" stroked="f">
                      <v:textbox>
                        <w:txbxContent>
                          <w:p w14:paraId="6B75FE12" w14:textId="77777777" w:rsidR="00966246" w:rsidRPr="002F2214" w:rsidRDefault="00966246" w:rsidP="001820FD">
                            <w:pPr>
                              <w:jc w:val="center"/>
                              <w:rPr>
                                <w:ins w:id="240" w:author="Sulabh Sharma" w:date="2017-11-19T18:03:00Z"/>
                                <w:b/>
                                <w:sz w:val="18"/>
                                <w:szCs w:val="18"/>
                              </w:rPr>
                            </w:pPr>
                            <w:ins w:id="241" w:author="Sulabh Sharma" w:date="2017-11-19T18:03:00Z">
                              <w:r w:rsidRPr="002F2214">
                                <w:rPr>
                                  <w:b/>
                                  <w:sz w:val="18"/>
                                  <w:szCs w:val="18"/>
                                </w:rPr>
                                <w:t>MACROCELL</w:t>
                              </w:r>
                            </w:ins>
                          </w:p>
                        </w:txbxContent>
                      </v:textbox>
                    </v:shape>
                    <v:shape id="Text Box 371" o:spid="_x0000_s1181" type="#_x0000_t202" style="position:absolute;left:6324;top:11454;width:1266;height:1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" fillcolor="#009" stroked="f">
                      <v:fill opacity="0"/>
                      <v:textbox>
                        <w:txbxContent>
                          <w:p w14:paraId="4099182F" w14:textId="77777777" w:rsidR="00966246" w:rsidRPr="003003CA" w:rsidRDefault="00966246" w:rsidP="001820FD">
                            <w:pPr>
                              <w:rPr>
                                <w:ins w:id="242" w:author="Sulabh Sharma" w:date="2017-11-19T18:03:00Z"/>
                                <w:color w:val="FFFFFF"/>
                                <w:sz w:val="14"/>
                                <w:szCs w:val="14"/>
                              </w:rPr>
                            </w:pPr>
                            <w:ins w:id="243" w:author="Sulabh Sharma" w:date="2017-11-19T18:03:00Z">
                              <w:r w:rsidRPr="003003CA">
                                <w:rPr>
                                  <w:color w:val="FFFFFF"/>
                                  <w:sz w:val="14"/>
                                  <w:szCs w:val="14"/>
                                </w:rPr>
                                <w:t>Comparatively, the traditional cell towers you are used to seeing cover about 20 miles.</w:t>
                              </w:r>
                            </w:ins>
                          </w:p>
                        </w:txbxContent>
                      </v:textbox>
                    </v:shape>
                    <v:rect id="Rectangle 372" o:spid="_x0000_s1182" style="position:absolute;left:6445;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" strokecolor="#052e95" strokeweight="1.5pt"/>
                    <v:rect id="Rectangle 373" o:spid="_x0000_s1183" style="position:absolute;left:7230;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" strokecolor="#052e95" strokeweight="1.5pt"/>
                    <v:rect id="Rectangle 374" o:spid="_x0000_s1184" style="position:absolute;left:6830;top:10018;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" strokecolor="#052e95" strokeweight="1.5pt"/>
                    <v:rect id="Rectangle 375" o:spid="_x0000_s1185" style="position:absolute;left:6858;top:10709;width:121;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" strokecolor="#052e95" strokeweight="1.5pt"/>
                    <v:rect id="Rectangle 376" o:spid="_x0000_s1186" style="position:absolute;left:6645;top:10301;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" strokecolor="#052e95" strokeweight="1.5pt"/>
                    <v:rect id="Rectangle 377" o:spid="_x0000_s1187" style="position:absolute;left:7024;top:10301;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" strokecolor="#052e95" strokeweight="1.5pt"/>
                  </v:group>
                </v:group>
              </w:pict>
            </mc:Fallback>
          </mc:AlternateContent>
        </w:r>
      </w:ins>
    </w:p>
    <w:p w14:paraId="59CED774" w14:textId="77777777" w:rsidR="001820FD" w:rsidRDefault="001820FD" w:rsidP="001820FD"/>
    <w:p w14:paraId="6F2C5E52" w14:textId="77777777" w:rsidR="001820FD" w:rsidRDefault="001820FD" w:rsidP="001820FD"/>
    <w:p w14:paraId="142B602F" w14:textId="77777777" w:rsidR="001820FD" w:rsidRDefault="001820FD" w:rsidP="001820FD"/>
    <w:p w14:paraId="5F15B03B" w14:textId="77777777" w:rsidR="001820FD" w:rsidRDefault="001820FD" w:rsidP="001820FD"/>
    <w:p w14:paraId="5E16BA5F" w14:textId="77777777" w:rsidR="001820FD" w:rsidRDefault="001820FD" w:rsidP="001820FD"/>
    <w:p w14:paraId="28F8C0C7" w14:textId="77777777" w:rsidR="001820FD" w:rsidRDefault="001820FD" w:rsidP="001820FD"/>
    <w:p w14:paraId="6A086C34" w14:textId="77777777" w:rsidR="001820FD" w:rsidRPr="00560C05" w:rsidRDefault="001820FD" w:rsidP="001820FD"/>
    <w:p w14:paraId="602C05E4" w14:textId="77777777" w:rsidR="001820FD" w:rsidRDefault="001820FD" w:rsidP="001820FD"/>
    <w:p w14:paraId="13EAF776" w14:textId="77777777" w:rsidR="001820FD" w:rsidRDefault="001820FD" w:rsidP="001820FD">
      <w:pPr>
        <w:pStyle w:val="Caption"/>
      </w:pPr>
      <w:bookmarkStart w:id="244" w:name="_Toc497836835"/>
      <w:r>
        <w:t xml:space="preserve">Figure </w:t>
      </w:r>
      <w:r>
        <w:fldChar w:fldCharType="begin"/>
      </w:r>
      <w:r>
        <w:instrText xml:space="preserve"> SEQ Figure \* ARABIC </w:instrText>
      </w:r>
      <w:r>
        <w:fldChar w:fldCharType="separate"/>
      </w:r>
      <w:r>
        <w:rPr>
          <w:noProof/>
        </w:rPr>
        <w:t>3</w:t>
      </w:r>
      <w:r>
        <w:fldChar w:fldCharType="end"/>
      </w:r>
      <w:r>
        <w:t xml:space="preserve">. </w:t>
      </w:r>
      <w:r>
        <w:rPr>
          <w:lang w:eastAsia="sv-SE"/>
        </w:rPr>
        <w:t>Small cells pictorial representation.</w:t>
      </w:r>
      <w:bookmarkEnd w:id="244"/>
    </w:p>
    <w:p w14:paraId="38243878" w14:textId="77777777" w:rsidR="001820FD" w:rsidRDefault="001820FD" w:rsidP="001820FD">
      <w:pPr>
        <w:pStyle w:val="Heading3"/>
        <w:rPr>
          <w:lang w:eastAsia="sv-SE"/>
        </w:rPr>
      </w:pPr>
      <w:bookmarkStart w:id="245" w:name="_Toc497934414"/>
      <w:r>
        <w:rPr>
          <w:lang w:eastAsia="sv-SE"/>
        </w:rPr>
        <w:t>Macro Cells:</w:t>
      </w:r>
      <w:bookmarkEnd w:id="245"/>
    </w:p>
    <w:p w14:paraId="60971BD3" w14:textId="34E135E5" w:rsidR="001820FD" w:rsidRPr="00560C05" w:rsidRDefault="001820FD" w:rsidP="001820FD">
      <w:pPr>
        <w:pStyle w:val="NewNormal"/>
        <w:rPr>
          <w:sz w:val="24"/>
          <w:szCs w:val="24"/>
          <w:lang w:eastAsia="sv-SE"/>
        </w:rPr>
      </w:pPr>
      <w:r w:rsidRPr="00560C05">
        <w:rPr>
          <w:sz w:val="24"/>
          <w:szCs w:val="24"/>
          <w:lang w:eastAsia="sv-SE"/>
        </w:rPr>
        <w:t xml:space="preserve">These cells are the base stations that provide coverage to a large area with Inter </w:t>
      </w:r>
      <w:del w:id="246" w:author="Sulabh Sharma" w:date="2017-11-19T18:03:00Z">
        <w:r w:rsidR="007D6152" w:rsidRPr="00560C05">
          <w:rPr>
            <w:sz w:val="24"/>
            <w:szCs w:val="24"/>
            <w:lang w:eastAsia="sv-SE"/>
          </w:rPr>
          <w:delText>site dista</w:delText>
        </w:r>
        <w:r w:rsidR="00CB25D7" w:rsidRPr="00560C05">
          <w:rPr>
            <w:sz w:val="24"/>
            <w:szCs w:val="24"/>
            <w:lang w:eastAsia="sv-SE"/>
          </w:rPr>
          <w:delText xml:space="preserve">nce </w:delText>
        </w:r>
      </w:del>
      <w:commentRangeStart w:id="247"/>
      <w:ins w:id="248" w:author="Sulabh Sharma" w:date="2017-11-19T18:03:00Z">
        <w:r w:rsidR="00102A06">
          <w:rPr>
            <w:sz w:val="24"/>
            <w:szCs w:val="24"/>
            <w:lang w:eastAsia="sv-SE"/>
          </w:rPr>
          <w:t>Site D</w:t>
        </w:r>
        <w:r w:rsidRPr="00560C05">
          <w:rPr>
            <w:sz w:val="24"/>
            <w:szCs w:val="24"/>
            <w:lang w:eastAsia="sv-SE"/>
          </w:rPr>
          <w:t xml:space="preserve">istance </w:t>
        </w:r>
        <w:commentRangeEnd w:id="247"/>
        <w:r w:rsidR="00102A06">
          <w:rPr>
            <w:rStyle w:val="CommentReference"/>
            <w:rFonts w:ascii="Calibri" w:hAnsi="Calibri"/>
          </w:rPr>
          <w:commentReference w:id="247"/>
        </w:r>
      </w:ins>
      <w:r w:rsidRPr="00560C05">
        <w:rPr>
          <w:sz w:val="24"/>
          <w:szCs w:val="24"/>
          <w:lang w:eastAsia="sv-SE"/>
        </w:rPr>
        <w:t>(ISD) from hundreds of meters to several kilometers. depending upon the density. They fulfill the baseline coverage for any LTE network, providing connectivity and up all the time. The power con</w:t>
      </w:r>
      <w:r w:rsidR="00102A06">
        <w:rPr>
          <w:sz w:val="24"/>
          <w:szCs w:val="24"/>
          <w:lang w:eastAsia="sv-SE"/>
        </w:rPr>
        <w:t xml:space="preserve">sumption varies from </w:t>
      </w:r>
      <w:del w:id="249" w:author="Sulabh Sharma" w:date="2017-11-19T18:03:00Z">
        <w:r w:rsidR="003A4A30" w:rsidRPr="00560C05">
          <w:rPr>
            <w:sz w:val="24"/>
            <w:szCs w:val="24"/>
            <w:lang w:eastAsia="sv-SE"/>
          </w:rPr>
          <w:delText>100</w:delText>
        </w:r>
      </w:del>
      <w:ins w:id="250" w:author="Sulabh Sharma" w:date="2017-11-19T18:03:00Z">
        <w:r w:rsidR="00102A06">
          <w:rPr>
            <w:sz w:val="24"/>
            <w:szCs w:val="24"/>
            <w:lang w:eastAsia="sv-SE"/>
          </w:rPr>
          <w:t>10</w:t>
        </w:r>
        <w:commentRangeStart w:id="251"/>
        <w:r w:rsidR="00102A06">
          <w:rPr>
            <w:sz w:val="24"/>
            <w:szCs w:val="24"/>
            <w:lang w:eastAsia="sv-SE"/>
          </w:rPr>
          <w:t>0W</w:t>
        </w:r>
      </w:ins>
      <w:r w:rsidR="00102A06">
        <w:rPr>
          <w:sz w:val="24"/>
          <w:szCs w:val="24"/>
          <w:lang w:eastAsia="sv-SE"/>
        </w:rPr>
        <w:t xml:space="preserve"> to </w:t>
      </w:r>
      <w:del w:id="252" w:author="Sulabh Sharma" w:date="2017-11-19T18:03:00Z">
        <w:r w:rsidR="003A4A30" w:rsidRPr="00560C05">
          <w:rPr>
            <w:sz w:val="24"/>
            <w:szCs w:val="24"/>
            <w:lang w:eastAsia="sv-SE"/>
          </w:rPr>
          <w:delText>300</w:delText>
        </w:r>
        <w:r w:rsidR="007D6152" w:rsidRPr="00560C05">
          <w:rPr>
            <w:sz w:val="24"/>
            <w:szCs w:val="24"/>
            <w:lang w:eastAsia="sv-SE"/>
          </w:rPr>
          <w:delText xml:space="preserve"> W.</w:delText>
        </w:r>
      </w:del>
      <w:ins w:id="253" w:author="Sulabh Sharma" w:date="2017-11-19T18:03:00Z">
        <w:r w:rsidR="00102A06">
          <w:rPr>
            <w:sz w:val="24"/>
            <w:szCs w:val="24"/>
            <w:lang w:eastAsia="sv-SE"/>
          </w:rPr>
          <w:t>300W</w:t>
        </w:r>
        <w:commentRangeEnd w:id="251"/>
        <w:r w:rsidR="00102A06">
          <w:rPr>
            <w:rStyle w:val="CommentReference"/>
            <w:rFonts w:ascii="Calibri" w:hAnsi="Calibri"/>
          </w:rPr>
          <w:commentReference w:id="251"/>
        </w:r>
        <w:r w:rsidR="00102A06">
          <w:rPr>
            <w:sz w:val="24"/>
            <w:szCs w:val="24"/>
            <w:lang w:eastAsia="sv-SE"/>
          </w:rPr>
          <w:t>;</w:t>
        </w:r>
      </w:ins>
      <w:r w:rsidRPr="00560C05">
        <w:rPr>
          <w:sz w:val="24"/>
          <w:szCs w:val="24"/>
          <w:lang w:eastAsia="sv-SE"/>
        </w:rPr>
        <w:t xml:space="preserve"> they have sectored antennas normally covering 120 degrees per sector.</w:t>
      </w:r>
    </w:p>
    <w:p w14:paraId="20134B64" w14:textId="77777777" w:rsidR="001820FD" w:rsidRDefault="001820FD" w:rsidP="001820FD">
      <w:pPr>
        <w:pStyle w:val="NewNormal"/>
        <w:rPr>
          <w:lang w:eastAsia="sv-SE"/>
        </w:rPr>
      </w:pPr>
      <w:r>
        <w:rPr>
          <w:lang w:eastAsia="sv-SE"/>
        </w:rPr>
        <w:tab/>
      </w:r>
    </w:p>
    <w:p w14:paraId="1F3FF7B9" w14:textId="77777777" w:rsidR="001820FD" w:rsidRDefault="001820FD" w:rsidP="001820FD">
      <w:pPr>
        <w:pStyle w:val="Heading3"/>
        <w:rPr>
          <w:lang w:eastAsia="sv-SE"/>
        </w:rPr>
      </w:pPr>
      <w:bookmarkStart w:id="254" w:name="_Toc497934415"/>
      <w:r>
        <w:rPr>
          <w:lang w:eastAsia="sv-SE"/>
        </w:rPr>
        <w:t>Micro Cells</w:t>
      </w:r>
      <w:bookmarkEnd w:id="254"/>
    </w:p>
    <w:p w14:paraId="740F371D" w14:textId="3EDD59D3" w:rsidR="001820FD" w:rsidRPr="00560C05" w:rsidRDefault="001820FD" w:rsidP="001820FD">
      <w:pPr>
        <w:pStyle w:val="NewNormal"/>
        <w:rPr>
          <w:sz w:val="24"/>
          <w:szCs w:val="24"/>
        </w:rPr>
      </w:pPr>
      <w:r w:rsidRPr="00560C05">
        <w:rPr>
          <w:sz w:val="24"/>
          <w:szCs w:val="24"/>
        </w:rPr>
        <w:t xml:space="preserve">Micro cells have lower </w:t>
      </w:r>
      <w:proofErr w:type="gramStart"/>
      <w:r w:rsidRPr="00560C05">
        <w:rPr>
          <w:sz w:val="24"/>
          <w:szCs w:val="24"/>
        </w:rPr>
        <w:t>transmit</w:t>
      </w:r>
      <w:proofErr w:type="gramEnd"/>
      <w:r w:rsidRPr="00560C05">
        <w:rPr>
          <w:sz w:val="24"/>
          <w:szCs w:val="24"/>
        </w:rPr>
        <w:t xml:space="preserve"> power than macro BSs, they are smaller base station</w:t>
      </w:r>
      <w:r w:rsidR="00102A06">
        <w:rPr>
          <w:sz w:val="24"/>
          <w:szCs w:val="24"/>
        </w:rPr>
        <w:t xml:space="preserve">s with full </w:t>
      </w:r>
      <w:commentRangeStart w:id="255"/>
      <w:r w:rsidR="00102A06">
        <w:rPr>
          <w:sz w:val="24"/>
          <w:szCs w:val="24"/>
        </w:rPr>
        <w:t>features that</w:t>
      </w:r>
      <w:r w:rsidRPr="00560C05">
        <w:rPr>
          <w:sz w:val="24"/>
          <w:szCs w:val="24"/>
        </w:rPr>
        <w:t xml:space="preserve"> </w:t>
      </w:r>
      <w:del w:id="256" w:author="Sulabh Sharma" w:date="2017-11-19T18:03:00Z">
        <w:r w:rsidR="00A511B0" w:rsidRPr="00560C05">
          <w:rPr>
            <w:sz w:val="24"/>
            <w:szCs w:val="24"/>
          </w:rPr>
          <w:delText xml:space="preserve">can be </w:delText>
        </w:r>
      </w:del>
      <w:r w:rsidRPr="00560C05">
        <w:rPr>
          <w:sz w:val="24"/>
          <w:szCs w:val="24"/>
        </w:rPr>
        <w:t xml:space="preserve">used to cover </w:t>
      </w:r>
      <w:commentRangeEnd w:id="255"/>
      <w:r w:rsidR="00102A06">
        <w:rPr>
          <w:rStyle w:val="CommentReference"/>
          <w:rFonts w:ascii="Calibri" w:hAnsi="Calibri"/>
        </w:rPr>
        <w:commentReference w:id="255"/>
      </w:r>
      <w:r w:rsidRPr="00560C05">
        <w:rPr>
          <w:sz w:val="24"/>
          <w:szCs w:val="24"/>
        </w:rPr>
        <w:t xml:space="preserve">both indoor and outdoor crowded areas. It can typically cover a range of few </w:t>
      </w:r>
      <w:proofErr w:type="spellStart"/>
      <w:r w:rsidRPr="00560C05">
        <w:rPr>
          <w:sz w:val="24"/>
          <w:szCs w:val="24"/>
        </w:rPr>
        <w:t>metres</w:t>
      </w:r>
      <w:proofErr w:type="spellEnd"/>
      <w:r w:rsidRPr="00560C05">
        <w:rPr>
          <w:sz w:val="24"/>
          <w:szCs w:val="24"/>
        </w:rPr>
        <w:t xml:space="preserve"> to one or two kilometers. The power consumption ranges from 10W to 40W. They are generally used for indoor purposes as well as outdoor such as hot-spots.</w:t>
      </w:r>
      <w:sdt>
        <w:sdtPr>
          <w:rPr>
            <w:sz w:val="24"/>
            <w:szCs w:val="24"/>
          </w:rPr>
          <w:id w:val="-1622600669"/>
          <w:citation/>
        </w:sdtPr>
        <w:sdtContent>
          <w:r w:rsidRPr="00560C05">
            <w:rPr>
              <w:sz w:val="24"/>
              <w:szCs w:val="24"/>
            </w:rPr>
            <w:fldChar w:fldCharType="begin"/>
          </w:r>
          <w:r w:rsidRPr="00560C05">
            <w:rPr>
              <w:sz w:val="24"/>
              <w:szCs w:val="24"/>
            </w:rPr>
            <w:instrText xml:space="preserve"> CITATION landström-anders-2011-ericsson-review:-heterogeneous-networks-increasing-cellular-capacity \l 1053 </w:instrText>
          </w:r>
          <w:r w:rsidRPr="00560C05">
            <w:rPr>
              <w:sz w:val="24"/>
              <w:szCs w:val="24"/>
            </w:rPr>
            <w:fldChar w:fldCharType="separate"/>
          </w:r>
          <w:r w:rsidRPr="00560C05">
            <w:rPr>
              <w:noProof/>
              <w:sz w:val="24"/>
              <w:szCs w:val="24"/>
            </w:rPr>
            <w:t xml:space="preserve"> [12]</w:t>
          </w:r>
          <w:r w:rsidRPr="00560C05">
            <w:rPr>
              <w:sz w:val="24"/>
              <w:szCs w:val="24"/>
            </w:rPr>
            <w:fldChar w:fldCharType="end"/>
          </w:r>
        </w:sdtContent>
      </w:sdt>
    </w:p>
    <w:p w14:paraId="06C25B9C" w14:textId="77777777" w:rsidR="001820FD" w:rsidRDefault="001820FD" w:rsidP="001820FD">
      <w:pPr>
        <w:pStyle w:val="Heading3"/>
        <w:rPr>
          <w:lang w:eastAsia="sv-SE"/>
        </w:rPr>
      </w:pPr>
      <w:bookmarkStart w:id="257" w:name="_Toc497934416"/>
      <w:r>
        <w:rPr>
          <w:lang w:eastAsia="sv-SE"/>
        </w:rPr>
        <w:lastRenderedPageBreak/>
        <w:t>Pico Cells</w:t>
      </w:r>
      <w:bookmarkEnd w:id="257"/>
    </w:p>
    <w:p w14:paraId="69411DC0" w14:textId="3F91C3B9" w:rsidR="001820FD" w:rsidRPr="00560C05" w:rsidRDefault="001820FD" w:rsidP="001820FD">
      <w:pPr>
        <w:pStyle w:val="NewNormal"/>
        <w:rPr>
          <w:sz w:val="24"/>
          <w:szCs w:val="24"/>
        </w:rPr>
      </w:pPr>
      <w:r w:rsidRPr="00560C05">
        <w:rPr>
          <w:sz w:val="24"/>
          <w:szCs w:val="24"/>
        </w:rPr>
        <w:t xml:space="preserve">Pico cells have lower </w:t>
      </w:r>
      <w:proofErr w:type="gramStart"/>
      <w:r w:rsidRPr="00560C05">
        <w:rPr>
          <w:sz w:val="24"/>
          <w:szCs w:val="24"/>
        </w:rPr>
        <w:t>transmit</w:t>
      </w:r>
      <w:proofErr w:type="gramEnd"/>
      <w:r w:rsidRPr="00560C05">
        <w:rPr>
          <w:sz w:val="24"/>
          <w:szCs w:val="24"/>
        </w:rPr>
        <w:t xml:space="preserve"> power than macro BSs, they have </w:t>
      </w:r>
      <w:del w:id="258" w:author="Sulabh Sharma" w:date="2017-11-19T18:03:00Z">
        <w:r w:rsidR="007D6152" w:rsidRPr="00560C05">
          <w:rPr>
            <w:sz w:val="24"/>
            <w:szCs w:val="24"/>
          </w:rPr>
          <w:delText>Omni-directional</w:delText>
        </w:r>
      </w:del>
      <w:ins w:id="259" w:author="Sulabh Sharma" w:date="2017-11-19T18:03:00Z">
        <w:r w:rsidR="00102A06">
          <w:rPr>
            <w:sz w:val="24"/>
            <w:szCs w:val="24"/>
          </w:rPr>
          <w:t>o</w:t>
        </w:r>
        <w:commentRangeStart w:id="260"/>
        <w:r w:rsidRPr="00560C05">
          <w:rPr>
            <w:sz w:val="24"/>
            <w:szCs w:val="24"/>
          </w:rPr>
          <w:t>mnidirectional</w:t>
        </w:r>
        <w:commentRangeEnd w:id="260"/>
        <w:r w:rsidR="00102A06">
          <w:rPr>
            <w:rStyle w:val="CommentReference"/>
            <w:rFonts w:ascii="Calibri" w:hAnsi="Calibri"/>
          </w:rPr>
          <w:commentReference w:id="260"/>
        </w:r>
      </w:ins>
      <w:r w:rsidRPr="00560C05">
        <w:rPr>
          <w:sz w:val="24"/>
          <w:szCs w:val="24"/>
        </w:rPr>
        <w:t xml:space="preserve"> antennas unlike macro BSs which are sectored. The transmit power ranges from 250mW to 2W. They are generally used for indoor purposes around hot-spots like offices, railway stations etc. </w:t>
      </w:r>
      <w:del w:id="261" w:author="Sulabh Sharma" w:date="2017-11-19T18:03:00Z">
        <w:r w:rsidR="007D6152" w:rsidRPr="00560C05">
          <w:rPr>
            <w:sz w:val="24"/>
            <w:szCs w:val="24"/>
          </w:rPr>
          <w:delText>and</w:delText>
        </w:r>
      </w:del>
      <w:commentRangeStart w:id="262"/>
      <w:ins w:id="263" w:author="Sulabh Sharma" w:date="2017-11-19T18:03:00Z">
        <w:r w:rsidR="00102A06">
          <w:rPr>
            <w:sz w:val="24"/>
            <w:szCs w:val="24"/>
          </w:rPr>
          <w:t>Pico cells</w:t>
        </w:r>
        <w:commentRangeEnd w:id="262"/>
        <w:r w:rsidR="00102A06">
          <w:rPr>
            <w:rStyle w:val="CommentReference"/>
            <w:rFonts w:ascii="Calibri" w:hAnsi="Calibri"/>
          </w:rPr>
          <w:commentReference w:id="262"/>
        </w:r>
      </w:ins>
      <w:r w:rsidRPr="00560C05">
        <w:rPr>
          <w:sz w:val="24"/>
          <w:szCs w:val="24"/>
        </w:rPr>
        <w:t xml:space="preserve"> are connected over X2 interface</w:t>
      </w:r>
      <w:sdt>
        <w:sdtPr>
          <w:rPr>
            <w:sz w:val="24"/>
            <w:szCs w:val="24"/>
          </w:rPr>
          <w:id w:val="-1653830601"/>
          <w:citation/>
        </w:sdtPr>
        <w:sdtContent>
          <w:r w:rsidRPr="00560C05">
            <w:rPr>
              <w:sz w:val="24"/>
              <w:szCs w:val="24"/>
            </w:rPr>
            <w:fldChar w:fldCharType="begin"/>
          </w:r>
          <w:r w:rsidRPr="00560C05">
            <w:rPr>
              <w:sz w:val="24"/>
              <w:szCs w:val="24"/>
            </w:rPr>
            <w:instrText xml:space="preserve"> CITATION landström-anders-2011-ericsson-review:-heterogeneous-networks-increasing-cellular-capacity \l 1053 </w:instrText>
          </w:r>
          <w:r w:rsidRPr="00560C05">
            <w:rPr>
              <w:sz w:val="24"/>
              <w:szCs w:val="24"/>
            </w:rPr>
            <w:fldChar w:fldCharType="separate"/>
          </w:r>
          <w:r w:rsidRPr="00560C05">
            <w:rPr>
              <w:noProof/>
              <w:sz w:val="24"/>
              <w:szCs w:val="24"/>
            </w:rPr>
            <w:t xml:space="preserve"> [12]</w:t>
          </w:r>
          <w:r w:rsidRPr="00560C05">
            <w:rPr>
              <w:sz w:val="24"/>
              <w:szCs w:val="24"/>
            </w:rPr>
            <w:fldChar w:fldCharType="end"/>
          </w:r>
        </w:sdtContent>
      </w:sdt>
      <w:r w:rsidRPr="00560C05">
        <w:rPr>
          <w:sz w:val="24"/>
          <w:szCs w:val="24"/>
        </w:rPr>
        <w:t>.</w:t>
      </w:r>
    </w:p>
    <w:p w14:paraId="021F43CB" w14:textId="77777777" w:rsidR="001820FD" w:rsidRDefault="001820FD" w:rsidP="001820FD">
      <w:pPr>
        <w:pStyle w:val="NewNormal"/>
      </w:pPr>
    </w:p>
    <w:p w14:paraId="04786B96" w14:textId="77777777" w:rsidR="001820FD" w:rsidRDefault="001820FD" w:rsidP="001820FD">
      <w:pPr>
        <w:pStyle w:val="Heading3"/>
      </w:pPr>
      <w:r>
        <w:t xml:space="preserve"> </w:t>
      </w:r>
      <w:bookmarkStart w:id="264" w:name="_Toc497934417"/>
      <w:proofErr w:type="spellStart"/>
      <w:r>
        <w:t>Femto</w:t>
      </w:r>
      <w:proofErr w:type="spellEnd"/>
      <w:r>
        <w:t xml:space="preserve"> cell</w:t>
      </w:r>
      <w:bookmarkEnd w:id="264"/>
    </w:p>
    <w:p w14:paraId="1AC40CC0" w14:textId="560E767C" w:rsidR="001820FD" w:rsidRDefault="001820FD" w:rsidP="001820FD">
      <w:pPr>
        <w:pStyle w:val="NewNormal"/>
        <w:rPr>
          <w:sz w:val="24"/>
          <w:szCs w:val="24"/>
          <w:lang w:eastAsia="sv-SE"/>
        </w:rPr>
      </w:pPr>
      <w:proofErr w:type="spellStart"/>
      <w:r w:rsidRPr="00560C05">
        <w:rPr>
          <w:sz w:val="24"/>
          <w:szCs w:val="24"/>
          <w:lang w:eastAsia="sv-SE"/>
        </w:rPr>
        <w:t>Femto</w:t>
      </w:r>
      <w:proofErr w:type="spellEnd"/>
      <w:r w:rsidRPr="00560C05">
        <w:rPr>
          <w:sz w:val="24"/>
          <w:szCs w:val="24"/>
          <w:lang w:eastAsia="sv-SE"/>
        </w:rPr>
        <w:t xml:space="preserve"> cells are also known as </w:t>
      </w:r>
      <w:proofErr w:type="spellStart"/>
      <w:r w:rsidRPr="00560C05">
        <w:rPr>
          <w:sz w:val="24"/>
          <w:szCs w:val="24"/>
          <w:lang w:eastAsia="sv-SE"/>
        </w:rPr>
        <w:t>HeNBs</w:t>
      </w:r>
      <w:proofErr w:type="spellEnd"/>
      <w:r w:rsidRPr="00560C05">
        <w:rPr>
          <w:sz w:val="24"/>
          <w:szCs w:val="24"/>
          <w:lang w:eastAsia="sv-SE"/>
        </w:rPr>
        <w:t xml:space="preserve"> are deployment for small rooms and home requirements generally for a very small range cov</w:t>
      </w:r>
      <w:r w:rsidR="00102A06">
        <w:rPr>
          <w:sz w:val="24"/>
          <w:szCs w:val="24"/>
          <w:lang w:eastAsia="sv-SE"/>
        </w:rPr>
        <w:t xml:space="preserve">erage less than 30m. They have </w:t>
      </w:r>
      <w:del w:id="265" w:author="Sulabh Sharma" w:date="2017-11-19T18:03:00Z">
        <w:r w:rsidR="007D6152" w:rsidRPr="00560C05">
          <w:rPr>
            <w:sz w:val="24"/>
            <w:szCs w:val="24"/>
            <w:lang w:eastAsia="sv-SE"/>
          </w:rPr>
          <w:delText>Omni-directional</w:delText>
        </w:r>
      </w:del>
      <w:commentRangeStart w:id="266"/>
      <w:ins w:id="267" w:author="Sulabh Sharma" w:date="2017-11-19T18:03:00Z">
        <w:r w:rsidR="00102A06">
          <w:rPr>
            <w:sz w:val="24"/>
            <w:szCs w:val="24"/>
            <w:lang w:eastAsia="sv-SE"/>
          </w:rPr>
          <w:t>o</w:t>
        </w:r>
        <w:r w:rsidRPr="00560C05">
          <w:rPr>
            <w:sz w:val="24"/>
            <w:szCs w:val="24"/>
            <w:lang w:eastAsia="sv-SE"/>
          </w:rPr>
          <w:t>mnidirectional</w:t>
        </w:r>
        <w:commentRangeEnd w:id="266"/>
        <w:r w:rsidR="00102A06">
          <w:rPr>
            <w:rStyle w:val="CommentReference"/>
            <w:rFonts w:ascii="Calibri" w:hAnsi="Calibri"/>
          </w:rPr>
          <w:commentReference w:id="266"/>
        </w:r>
      </w:ins>
      <w:r w:rsidRPr="00560C05">
        <w:rPr>
          <w:sz w:val="24"/>
          <w:szCs w:val="24"/>
          <w:lang w:eastAsia="sv-SE"/>
        </w:rPr>
        <w:t xml:space="preserve"> antennas, transmit power is around 100 </w:t>
      </w:r>
      <w:proofErr w:type="spellStart"/>
      <w:r w:rsidRPr="00560C05">
        <w:rPr>
          <w:sz w:val="24"/>
          <w:szCs w:val="24"/>
          <w:lang w:eastAsia="sv-SE"/>
        </w:rPr>
        <w:t>mW</w:t>
      </w:r>
      <w:proofErr w:type="spellEnd"/>
      <w:r w:rsidRPr="00560C05">
        <w:rPr>
          <w:sz w:val="24"/>
          <w:szCs w:val="24"/>
          <w:lang w:eastAsia="sv-SE"/>
        </w:rPr>
        <w:t xml:space="preserve">. They could be plugged in using a DSL line or modem cable </w:t>
      </w:r>
      <w:sdt>
        <w:sdtPr>
          <w:rPr>
            <w:sz w:val="24"/>
            <w:szCs w:val="24"/>
            <w:lang w:eastAsia="sv-SE"/>
          </w:rPr>
          <w:id w:val="-834068962"/>
          <w:citation/>
        </w:sdtPr>
        <w:sdtContent>
          <w:r w:rsidRPr="00560C05">
            <w:rPr>
              <w:sz w:val="24"/>
              <w:szCs w:val="24"/>
              <w:lang w:eastAsia="sv-SE"/>
            </w:rPr>
            <w:fldChar w:fldCharType="begin"/>
          </w:r>
          <w:r w:rsidRPr="00560C05">
            <w:rPr>
              <w:sz w:val="24"/>
              <w:szCs w:val="24"/>
              <w:lang w:eastAsia="sv-SE"/>
            </w:rPr>
            <w:instrText xml:space="preserve"> CITATION landström-anders-2011-ericsson-review:-heterogeneous-networks-increasing-cellular-capacity \l 1053 </w:instrText>
          </w:r>
          <w:r w:rsidRPr="00560C05">
            <w:rPr>
              <w:sz w:val="24"/>
              <w:szCs w:val="24"/>
              <w:lang w:eastAsia="sv-SE"/>
            </w:rPr>
            <w:fldChar w:fldCharType="separate"/>
          </w:r>
          <w:r w:rsidRPr="00560C05">
            <w:rPr>
              <w:sz w:val="24"/>
              <w:szCs w:val="24"/>
              <w:lang w:eastAsia="sv-SE"/>
            </w:rPr>
            <w:t>[12]</w:t>
          </w:r>
          <w:r w:rsidRPr="00560C05">
            <w:rPr>
              <w:sz w:val="24"/>
              <w:szCs w:val="24"/>
              <w:lang w:eastAsia="sv-SE"/>
            </w:rPr>
            <w:fldChar w:fldCharType="end"/>
          </w:r>
        </w:sdtContent>
      </w:sdt>
      <w:r w:rsidRPr="00560C05">
        <w:rPr>
          <w:sz w:val="24"/>
          <w:szCs w:val="24"/>
          <w:lang w:eastAsia="sv-SE"/>
        </w:rPr>
        <w:t>.</w:t>
      </w:r>
    </w:p>
    <w:p w14:paraId="6E29CF25" w14:textId="77777777" w:rsidR="001820FD" w:rsidRDefault="001820FD" w:rsidP="001820FD">
      <w:pPr>
        <w:pStyle w:val="NewNormal"/>
      </w:pPr>
    </w:p>
    <w:p w14:paraId="54FCB23E" w14:textId="77777777" w:rsidR="001820FD" w:rsidRPr="0090336B" w:rsidRDefault="001820FD" w:rsidP="001820FD">
      <w:pPr>
        <w:pStyle w:val="Heading2"/>
        <w:rPr>
          <w:lang w:eastAsia="sv-SE"/>
        </w:rPr>
      </w:pPr>
      <w:bookmarkStart w:id="268" w:name="_Toc497934418"/>
      <w:r>
        <w:rPr>
          <w:lang w:eastAsia="sv-SE"/>
        </w:rPr>
        <w:t>LTE Basics</w:t>
      </w:r>
      <w:bookmarkEnd w:id="268"/>
    </w:p>
    <w:p w14:paraId="7D4ED70D" w14:textId="77777777" w:rsidR="001820FD" w:rsidRDefault="001820FD" w:rsidP="001820FD">
      <w:pPr>
        <w:pStyle w:val="Heading3"/>
        <w:rPr>
          <w:lang w:eastAsia="sv-SE"/>
        </w:rPr>
      </w:pPr>
      <w:r>
        <w:rPr>
          <w:lang w:eastAsia="sv-SE"/>
        </w:rPr>
        <w:t xml:space="preserve"> </w:t>
      </w:r>
      <w:bookmarkStart w:id="269" w:name="_Toc497934419"/>
      <w:r>
        <w:rPr>
          <w:lang w:eastAsia="sv-SE"/>
        </w:rPr>
        <w:t>OFDM (Orthogonal Frequency Division Multiplex)</w:t>
      </w:r>
      <w:bookmarkEnd w:id="269"/>
    </w:p>
    <w:p w14:paraId="549D0874" w14:textId="03E44A91" w:rsidR="001820FD" w:rsidRDefault="001820FD" w:rsidP="001820FD">
      <w:pPr>
        <w:pStyle w:val="NewNormal"/>
      </w:pPr>
      <w:r w:rsidRPr="00560C05">
        <w:rPr>
          <w:sz w:val="24"/>
          <w:szCs w:val="24"/>
          <w:lang w:eastAsia="sv-SE"/>
        </w:rPr>
        <w:t xml:space="preserve">In LTE, OFDM modulation technique </w:t>
      </w:r>
      <w:del w:id="270" w:author="Sulabh Sharma" w:date="2017-11-19T18:03:00Z">
        <w:r w:rsidR="007D6152" w:rsidRPr="00560C05">
          <w:rPr>
            <w:sz w:val="24"/>
            <w:szCs w:val="24"/>
            <w:lang w:eastAsia="sv-SE"/>
          </w:rPr>
          <w:delText>is used to produce</w:delText>
        </w:r>
      </w:del>
      <w:ins w:id="271" w:author="Sulabh Sharma" w:date="2017-11-19T18:03:00Z">
        <w:r w:rsidRPr="00560C05">
          <w:rPr>
            <w:sz w:val="24"/>
            <w:szCs w:val="24"/>
            <w:lang w:eastAsia="sv-SE"/>
          </w:rPr>
          <w:t>produce</w:t>
        </w:r>
        <w:r w:rsidR="00C03210">
          <w:rPr>
            <w:sz w:val="24"/>
            <w:szCs w:val="24"/>
            <w:lang w:eastAsia="sv-SE"/>
          </w:rPr>
          <w:t>s the</w:t>
        </w:r>
      </w:ins>
      <w:r w:rsidR="00C03210">
        <w:rPr>
          <w:sz w:val="24"/>
          <w:szCs w:val="24"/>
          <w:lang w:eastAsia="sv-SE"/>
        </w:rPr>
        <w:t xml:space="preserve"> orthogonality</w:t>
      </w:r>
      <w:r w:rsidRPr="00560C05">
        <w:rPr>
          <w:sz w:val="24"/>
          <w:szCs w:val="24"/>
          <w:lang w:eastAsia="sv-SE"/>
        </w:rPr>
        <w:t xml:space="preserve"> between the sub-carriers in frequency domain. A sub-carrier is of 180 kHz.  The OFDM provides resistance to interference in between LTE sub-carriers, the LTE uses Orthogonal Frequency Division Multiple Access (OFDMA) in down link radio access and Single Carrier Frequency Division Multiple Access (SC-OFDMA) in uplink radio access. OFDM provides high data rates and tightly spaced orthogonal sub-carriers provides high spectrum </w:t>
      </w:r>
      <w:r>
        <w:rPr>
          <w:sz w:val="24"/>
          <w:szCs w:val="24"/>
          <w:lang w:eastAsia="sv-SE"/>
        </w:rPr>
        <w:lastRenderedPageBreak/>
        <w:t>ef</w:t>
      </w:r>
      <w:r w:rsidRPr="00560C05">
        <w:rPr>
          <w:sz w:val="24"/>
          <w:szCs w:val="24"/>
          <w:lang w:eastAsia="sv-SE"/>
        </w:rPr>
        <w:t xml:space="preserve">ficiency. </w:t>
      </w:r>
      <w:r>
        <w:rPr>
          <w:noProof/>
        </w:rPr>
        <w:drawing>
          <wp:inline distT="0" distB="0" distL="0" distR="0" wp14:anchorId="35ABE7E4" wp14:editId="1EEBE22F">
            <wp:extent cx="4639310" cy="2319655"/>
            <wp:effectExtent l="0" t="0" r="8890" b="444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9310" cy="2319655"/>
                    </a:xfrm>
                    <a:prstGeom prst="rect">
                      <a:avLst/>
                    </a:prstGeom>
                  </pic:spPr>
                </pic:pic>
              </a:graphicData>
            </a:graphic>
          </wp:inline>
        </w:drawing>
      </w:r>
    </w:p>
    <w:p w14:paraId="275A385D" w14:textId="77777777" w:rsidR="001820FD" w:rsidRPr="00BF7FF2" w:rsidRDefault="001820FD" w:rsidP="001820FD">
      <w:pPr>
        <w:pStyle w:val="Caption"/>
        <w:rPr>
          <w:noProof/>
          <w:lang w:eastAsia="sv-SE"/>
        </w:rPr>
      </w:pPr>
      <w:bookmarkStart w:id="272" w:name="_Toc497836836"/>
      <w:r>
        <w:t xml:space="preserve">Figure </w:t>
      </w:r>
      <w:r>
        <w:fldChar w:fldCharType="begin"/>
      </w:r>
      <w:r>
        <w:instrText xml:space="preserve"> SEQ Figure \* ARABIC </w:instrText>
      </w:r>
      <w:r>
        <w:fldChar w:fldCharType="separate"/>
      </w:r>
      <w:r>
        <w:rPr>
          <w:noProof/>
        </w:rPr>
        <w:t>4</w:t>
      </w:r>
      <w:r>
        <w:fldChar w:fldCharType="end"/>
      </w:r>
      <w:r>
        <w:t>.</w:t>
      </w:r>
      <w:r w:rsidRPr="00BF7FF2">
        <w:rPr>
          <w:lang w:eastAsia="sv-SE"/>
        </w:rPr>
        <w:t xml:space="preserve"> </w:t>
      </w:r>
      <w:r>
        <w:rPr>
          <w:lang w:eastAsia="sv-SE"/>
        </w:rPr>
        <w:t>Comparison between conventional FDM modulation technique and OFDM modulation technique.</w:t>
      </w:r>
      <w:bookmarkEnd w:id="272"/>
    </w:p>
    <w:p w14:paraId="4B3102AE" w14:textId="77777777" w:rsidR="001820FD" w:rsidRDefault="001820FD" w:rsidP="001820FD">
      <w:pPr>
        <w:pStyle w:val="NewNormal"/>
        <w:rPr>
          <w:lang w:eastAsia="sv-SE"/>
        </w:rPr>
      </w:pPr>
    </w:p>
    <w:p w14:paraId="32409E36" w14:textId="77777777" w:rsidR="001820FD" w:rsidRPr="00466C2F" w:rsidRDefault="001820FD" w:rsidP="001820FD">
      <w:pPr>
        <w:pStyle w:val="Heading3"/>
        <w:rPr>
          <w:lang w:eastAsia="sv-SE"/>
        </w:rPr>
      </w:pPr>
      <w:r w:rsidRPr="00466C2F">
        <w:rPr>
          <w:lang w:eastAsia="sv-SE"/>
        </w:rPr>
        <w:t xml:space="preserve"> </w:t>
      </w:r>
      <w:bookmarkStart w:id="273" w:name="_Toc497934420"/>
      <w:r w:rsidRPr="00466C2F">
        <w:rPr>
          <w:lang w:eastAsia="sv-SE"/>
        </w:rPr>
        <w:t>MIMO (Multiple Input Multiple Output)</w:t>
      </w:r>
      <w:bookmarkEnd w:id="273"/>
    </w:p>
    <w:p w14:paraId="74023EA7" w14:textId="680D5625" w:rsidR="001820FD" w:rsidRDefault="001820FD" w:rsidP="001820FD">
      <w:pPr>
        <w:pStyle w:val="NewNormal"/>
        <w:rPr>
          <w:sz w:val="24"/>
          <w:szCs w:val="24"/>
          <w:lang w:eastAsia="sv-SE"/>
        </w:rPr>
      </w:pPr>
      <w:r w:rsidRPr="0052402C">
        <w:rPr>
          <w:sz w:val="24"/>
          <w:szCs w:val="24"/>
          <w:lang w:eastAsia="sv-SE"/>
        </w:rPr>
        <w:t xml:space="preserve">A key radio access feature for LTE is MIMO. The data streams going in and out of antenna in radio channel </w:t>
      </w:r>
      <w:del w:id="274" w:author="Sulabh Sharma" w:date="2017-11-19T18:03:00Z">
        <w:r w:rsidR="007D6152" w:rsidRPr="0052402C">
          <w:rPr>
            <w:sz w:val="24"/>
            <w:szCs w:val="24"/>
            <w:lang w:eastAsia="sv-SE"/>
          </w:rPr>
          <w:delText>is used to for beamforming</w:delText>
        </w:r>
      </w:del>
      <w:ins w:id="275" w:author="Sulabh Sharma" w:date="2017-11-19T18:03:00Z">
        <w:r w:rsidRPr="0052402C">
          <w:rPr>
            <w:sz w:val="24"/>
            <w:szCs w:val="24"/>
            <w:lang w:eastAsia="sv-SE"/>
          </w:rPr>
          <w:t>for</w:t>
        </w:r>
        <w:r w:rsidR="00C03210">
          <w:rPr>
            <w:sz w:val="24"/>
            <w:szCs w:val="24"/>
            <w:lang w:eastAsia="sv-SE"/>
          </w:rPr>
          <w:t>ms</w:t>
        </w:r>
        <w:r w:rsidRPr="0052402C">
          <w:rPr>
            <w:sz w:val="24"/>
            <w:szCs w:val="24"/>
            <w:lang w:eastAsia="sv-SE"/>
          </w:rPr>
          <w:t xml:space="preserve"> beam</w:t>
        </w:r>
      </w:ins>
      <w:r w:rsidRPr="0052402C">
        <w:rPr>
          <w:sz w:val="24"/>
          <w:szCs w:val="24"/>
          <w:lang w:eastAsia="sv-SE"/>
        </w:rPr>
        <w:t xml:space="preserve"> and transmit diversity. The diversity will result in low correlation of fading and this could be used for </w:t>
      </w:r>
      <w:proofErr w:type="gramStart"/>
      <w:r w:rsidRPr="0052402C">
        <w:rPr>
          <w:sz w:val="24"/>
          <w:szCs w:val="24"/>
          <w:lang w:eastAsia="sv-SE"/>
        </w:rPr>
        <w:t>receive</w:t>
      </w:r>
      <w:proofErr w:type="gramEnd"/>
      <w:r w:rsidRPr="0052402C">
        <w:rPr>
          <w:sz w:val="24"/>
          <w:szCs w:val="24"/>
          <w:lang w:eastAsia="sv-SE"/>
        </w:rPr>
        <w:t xml:space="preserve"> and transmit diversity. Better reception could be generated by sending simultaneously the copies of the same data through the channel and receiving using multiple antennas. MIMO provides spatial multiplexing i.e. sending different data streams transmitted in parallel over separate antennas. MIMO could be used to increase the throughput. As per the need 2 x 2, 4 x 2, or 4 x 4 antennas could be used in LTE deployment.</w:t>
      </w:r>
    </w:p>
    <w:p w14:paraId="152A7FFC" w14:textId="77777777" w:rsidR="001820FD" w:rsidRDefault="001820FD" w:rsidP="001820FD">
      <w:pPr>
        <w:pStyle w:val="NewNormal"/>
        <w:ind w:firstLine="0"/>
        <w:rPr>
          <w:sz w:val="24"/>
          <w:szCs w:val="24"/>
          <w:lang w:eastAsia="sv-SE"/>
        </w:rPr>
      </w:pPr>
      <w:r>
        <w:rPr>
          <w:noProof/>
        </w:rPr>
        <w:lastRenderedPageBreak/>
        <w:drawing>
          <wp:inline distT="0" distB="0" distL="0" distR="0" wp14:anchorId="5A50DC12" wp14:editId="6B1784D0">
            <wp:extent cx="4639310" cy="2077720"/>
            <wp:effectExtent l="0" t="0" r="889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9310" cy="2077720"/>
                    </a:xfrm>
                    <a:prstGeom prst="rect">
                      <a:avLst/>
                    </a:prstGeom>
                  </pic:spPr>
                </pic:pic>
              </a:graphicData>
            </a:graphic>
          </wp:inline>
        </w:drawing>
      </w:r>
    </w:p>
    <w:p w14:paraId="1A7CAF01" w14:textId="77777777" w:rsidR="001820FD" w:rsidRPr="00BF7FF2" w:rsidRDefault="001820FD" w:rsidP="001820FD">
      <w:pPr>
        <w:pStyle w:val="Caption"/>
        <w:rPr>
          <w:noProof/>
          <w:lang w:eastAsia="sv-SE"/>
        </w:rPr>
      </w:pPr>
      <w:bookmarkStart w:id="276" w:name="_Toc497836837"/>
      <w:r>
        <w:t xml:space="preserve">Figure </w:t>
      </w:r>
      <w:r>
        <w:fldChar w:fldCharType="begin"/>
      </w:r>
      <w:r>
        <w:instrText xml:space="preserve"> SEQ Figure \* ARABIC </w:instrText>
      </w:r>
      <w:r>
        <w:fldChar w:fldCharType="separate"/>
      </w:r>
      <w:r>
        <w:rPr>
          <w:noProof/>
        </w:rPr>
        <w:t>5</w:t>
      </w:r>
      <w:r>
        <w:fldChar w:fldCharType="end"/>
      </w:r>
      <w:r>
        <w:t>.</w:t>
      </w:r>
      <w:r w:rsidRPr="00BF7FF2">
        <w:rPr>
          <w:lang w:eastAsia="sv-SE"/>
        </w:rPr>
        <w:t xml:space="preserve"> </w:t>
      </w:r>
      <w:r>
        <w:rPr>
          <w:lang w:eastAsia="sv-SE"/>
        </w:rPr>
        <w:t>Representation of MIMO scheme.</w:t>
      </w:r>
      <w:bookmarkEnd w:id="276"/>
    </w:p>
    <w:p w14:paraId="3C5285A4" w14:textId="77777777" w:rsidR="001820FD" w:rsidRPr="00BF7FF2" w:rsidRDefault="001820FD" w:rsidP="001820FD">
      <w:pPr>
        <w:pStyle w:val="NewNormal"/>
        <w:rPr>
          <w:noProof/>
          <w:lang w:eastAsia="sv-SE"/>
        </w:rPr>
      </w:pPr>
    </w:p>
    <w:p w14:paraId="44DDBAF8" w14:textId="77777777" w:rsidR="001820FD" w:rsidRPr="00BF7FF2" w:rsidRDefault="001820FD" w:rsidP="001820FD">
      <w:pPr>
        <w:pStyle w:val="NewNormal"/>
        <w:rPr>
          <w:noProof/>
          <w:lang w:eastAsia="sv-SE"/>
        </w:rPr>
      </w:pPr>
    </w:p>
    <w:p w14:paraId="095AA67F" w14:textId="77777777" w:rsidR="001820FD" w:rsidRPr="00BF7FF2" w:rsidRDefault="001820FD" w:rsidP="001820FD">
      <w:pPr>
        <w:pStyle w:val="NewNormal"/>
        <w:rPr>
          <w:noProof/>
          <w:lang w:eastAsia="sv-SE"/>
        </w:rPr>
      </w:pPr>
    </w:p>
    <w:p w14:paraId="75B206E9" w14:textId="77777777" w:rsidR="001820FD" w:rsidRDefault="001820FD" w:rsidP="001820FD">
      <w:pPr>
        <w:pStyle w:val="NewNormal"/>
        <w:rPr>
          <w:noProof/>
          <w:lang w:eastAsia="sv-SE"/>
        </w:rPr>
      </w:pPr>
    </w:p>
    <w:p w14:paraId="49C0225D" w14:textId="77777777" w:rsidR="001820FD" w:rsidRDefault="001820FD" w:rsidP="001820FD">
      <w:pPr>
        <w:pStyle w:val="NewNormal"/>
        <w:rPr>
          <w:noProof/>
          <w:lang w:eastAsia="sv-SE"/>
        </w:rPr>
      </w:pPr>
    </w:p>
    <w:p w14:paraId="6AF31E3A" w14:textId="77777777" w:rsidR="001820FD" w:rsidRDefault="001820FD" w:rsidP="001820FD">
      <w:pPr>
        <w:pStyle w:val="NewNormal"/>
        <w:rPr>
          <w:noProof/>
          <w:lang w:eastAsia="sv-SE"/>
        </w:rPr>
      </w:pPr>
    </w:p>
    <w:p w14:paraId="0BDB8C1D" w14:textId="77777777" w:rsidR="001820FD" w:rsidRPr="00BF7FF2" w:rsidRDefault="001820FD" w:rsidP="001820FD">
      <w:pPr>
        <w:pStyle w:val="NewNormal"/>
        <w:rPr>
          <w:noProof/>
          <w:lang w:eastAsia="sv-SE"/>
        </w:rPr>
      </w:pPr>
    </w:p>
    <w:p w14:paraId="009ADD86" w14:textId="77777777" w:rsidR="001820FD" w:rsidRDefault="001820FD" w:rsidP="001820FD">
      <w:pPr>
        <w:pStyle w:val="NewNormal"/>
      </w:pPr>
    </w:p>
    <w:p w14:paraId="50311EDE" w14:textId="77777777" w:rsidR="001820FD" w:rsidRDefault="001820FD" w:rsidP="001820FD">
      <w:pPr>
        <w:pStyle w:val="NewNormal"/>
        <w:ind w:firstLine="0"/>
        <w:rPr>
          <w:lang w:eastAsia="sv-SE"/>
        </w:rPr>
      </w:pPr>
    </w:p>
    <w:p w14:paraId="077A058B" w14:textId="77777777" w:rsidR="001820FD" w:rsidRDefault="001820FD" w:rsidP="001820FD">
      <w:pPr>
        <w:suppressAutoHyphens w:val="0"/>
        <w:autoSpaceDN/>
        <w:spacing w:after="0" w:line="240" w:lineRule="auto"/>
        <w:textAlignment w:val="auto"/>
        <w:rPr>
          <w:rFonts w:ascii="Times New Roman" w:hAnsi="Times New Roman"/>
          <w:lang w:eastAsia="sv-SE"/>
        </w:rPr>
      </w:pPr>
      <w:r>
        <w:rPr>
          <w:lang w:eastAsia="sv-SE"/>
        </w:rPr>
        <w:br w:type="page"/>
      </w:r>
    </w:p>
    <w:p w14:paraId="6F334ABC" w14:textId="77777777" w:rsidR="001820FD" w:rsidRDefault="001820FD" w:rsidP="001820FD">
      <w:pPr>
        <w:pStyle w:val="Heading1"/>
      </w:pPr>
      <w:bookmarkStart w:id="277" w:name="_Toc497934421"/>
      <w:r w:rsidRPr="001E2937">
        <w:lastRenderedPageBreak/>
        <w:t>Power Model</w:t>
      </w:r>
      <w:bookmarkEnd w:id="277"/>
      <w:r w:rsidRPr="001E2937">
        <w:t xml:space="preserve"> </w:t>
      </w:r>
    </w:p>
    <w:p w14:paraId="1DC6F2B4" w14:textId="77777777" w:rsidR="001820FD" w:rsidRPr="00E146C1" w:rsidRDefault="001820FD" w:rsidP="001820FD"/>
    <w:p w14:paraId="7459A626" w14:textId="77777777" w:rsidR="001820FD" w:rsidRDefault="001820FD" w:rsidP="001820FD">
      <w:pPr>
        <w:pStyle w:val="Heading2"/>
      </w:pPr>
      <w:bookmarkStart w:id="278" w:name="_Toc497934422"/>
      <w:r>
        <w:t>Power distribution in base station</w:t>
      </w:r>
      <w:bookmarkEnd w:id="278"/>
    </w:p>
    <w:p w14:paraId="2E47F9F0" w14:textId="77777777" w:rsidR="001820FD" w:rsidRPr="00F07A10" w:rsidRDefault="001820FD" w:rsidP="001820FD">
      <w:pPr>
        <w:pStyle w:val="NewNormal"/>
        <w:rPr>
          <w:noProof/>
          <w:sz w:val="24"/>
          <w:szCs w:val="24"/>
          <w:lang w:eastAsia="sv-SE"/>
        </w:rPr>
      </w:pPr>
      <w:r w:rsidRPr="00F07A10">
        <w:rPr>
          <w:sz w:val="24"/>
          <w:szCs w:val="24"/>
          <w:lang w:eastAsia="sv-SE"/>
        </w:rPr>
        <w:t xml:space="preserve">This section defines how could we breakdown and understand comprehensively the energy consumed by the BSs. As per the findings of the Earth Project, power amplifier (PA) remains by far the major contributor to energy consumption. Understanding the root cause of this consumption can help us to eradicate the problems and nip the issues which lead to high energy consumption. </w:t>
      </w:r>
    </w:p>
    <w:tbl>
      <w:tblPr>
        <w:tblStyle w:val="TableGrid"/>
        <w:tblW w:w="0" w:type="auto"/>
        <w:tblLook w:val="04A0" w:firstRow="1" w:lastRow="0" w:firstColumn="1" w:lastColumn="0" w:noHBand="0" w:noVBand="1"/>
      </w:tblPr>
      <w:tblGrid>
        <w:gridCol w:w="6886"/>
      </w:tblGrid>
      <w:tr w:rsidR="001820FD" w14:paraId="1C6D1212" w14:textId="77777777" w:rsidTr="000C26DA">
        <w:tc>
          <w:tcPr>
            <w:tcW w:w="6886" w:type="dxa"/>
          </w:tcPr>
          <w:p w14:paraId="006A4CE4" w14:textId="77777777" w:rsidR="00E32BF0" w:rsidRDefault="0092361D" w:rsidP="00E32BF0">
            <w:pPr>
              <w:pStyle w:val="NewNormal"/>
              <w:rPr>
                <w:del w:id="279" w:author="Sulabh Sharma" w:date="2017-11-19T18:03:00Z"/>
              </w:rPr>
            </w:pPr>
            <w:bookmarkStart w:id="280" w:name="_Hlk497242262"/>
            <w:del w:id="281" w:author="Sulabh Sharma" w:date="2017-11-19T18:03:00Z">
              <w:r>
                <w:rPr>
                  <w:noProof/>
                </w:rPr>
                <mc:AlternateContent>
                  <mc:Choice Requires="wps">
                    <w:drawing>
                      <wp:anchor distT="0" distB="0" distL="114300" distR="114300" simplePos="0" relativeHeight="251699200" behindDoc="0" locked="0" layoutInCell="1" allowOverlap="1" wp14:anchorId="71D0CA3D" wp14:editId="71EB76D9">
                        <wp:simplePos x="0" y="0"/>
                        <wp:positionH relativeFrom="column">
                          <wp:posOffset>452120</wp:posOffset>
                        </wp:positionH>
                        <wp:positionV relativeFrom="paragraph">
                          <wp:posOffset>217170</wp:posOffset>
                        </wp:positionV>
                        <wp:extent cx="3127375" cy="1834515"/>
                        <wp:effectExtent l="19050" t="26035" r="34925" b="44450"/>
                        <wp:wrapNone/>
                        <wp:docPr id="418" name="Text Box 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1834515"/>
                                </a:xfrm>
                                <a:prstGeom prst="rect">
                                  <a:avLst/>
                                </a:prstGeom>
                                <a:solidFill>
                                  <a:srgbClr val="A5A5A5"/>
                                </a:solidFill>
                                <a:ln w="38100">
                                  <a:solidFill>
                                    <a:srgbClr val="F2F2F2"/>
                                  </a:solidFill>
                                  <a:miter lim="800000"/>
                                  <a:headEnd/>
                                  <a:tailEnd/>
                                </a:ln>
                                <a:effectLst>
                                  <a:outerShdw dist="28398" dir="3806097" algn="ctr" rotWithShape="0">
                                    <a:srgbClr val="525252">
                                      <a:alpha val="50000"/>
                                    </a:srgbClr>
                                  </a:outerShdw>
                                </a:effectLst>
                              </wps:spPr>
                              <wps:txbx>
                                <w:txbxContent>
                                  <w:p w14:paraId="62AEAF7E" w14:textId="77777777" w:rsidR="00966246" w:rsidRPr="00F9759A" w:rsidRDefault="00966246" w:rsidP="00E32BF0">
                                    <w:pPr>
                                      <w:jc w:val="center"/>
                                      <w:rPr>
                                        <w:del w:id="282" w:author="Sulabh Sharma" w:date="2017-11-19T18:03:00Z"/>
                                        <w:color w:val="FFFFFF"/>
                                      </w:rPr>
                                    </w:pPr>
                                    <w:del w:id="283" w:author="Sulabh Sharma" w:date="2017-11-19T18:03:00Z">
                                      <w:r w:rsidRPr="00F9759A">
                                        <w:rPr>
                                          <w:color w:val="FFFFFF"/>
                                        </w:rPr>
                                        <w:delText>Mains Supply</w:delText>
                                      </w:r>
                                    </w:del>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D0CA3D" id="Text Box 510" o:spid="_x0000_s1188" type="#_x0000_t202" style="position:absolute;left:0;text-align:left;margin-left:35.6pt;margin-top:17.1pt;width:246.25pt;height:144.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" fillcolor="#a5a5a5" strokecolor="#f2f2f2" strokeweight="3pt">
                        <v:shadow on="t" color="#525252" opacity=".5" offset="1pt"/>
                        <v:textbox style="layout-flow:vertical;mso-layout-flow-alt:bottom-to-top">
                          <w:txbxContent>
                            <w:p w14:paraId="62AEAF7E" w14:textId="77777777" w:rsidR="00966246" w:rsidRPr="00F9759A" w:rsidRDefault="00966246" w:rsidP="00E32BF0">
                              <w:pPr>
                                <w:jc w:val="center"/>
                                <w:rPr>
                                  <w:del w:id="284" w:author="Sulabh Sharma" w:date="2017-11-19T18:03:00Z"/>
                                  <w:color w:val="FFFFFF"/>
                                </w:rPr>
                              </w:pPr>
                              <w:del w:id="285" w:author="Sulabh Sharma" w:date="2017-11-19T18:03:00Z">
                                <w:r w:rsidRPr="00F9759A">
                                  <w:rPr>
                                    <w:color w:val="FFFFFF"/>
                                  </w:rPr>
                                  <w:delText>Mains Supply</w:delText>
                                </w:r>
                              </w:del>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713B6A3A" wp14:editId="0F67159B">
                        <wp:simplePos x="0" y="0"/>
                        <wp:positionH relativeFrom="column">
                          <wp:posOffset>443865</wp:posOffset>
                        </wp:positionH>
                        <wp:positionV relativeFrom="paragraph">
                          <wp:posOffset>207010</wp:posOffset>
                        </wp:positionV>
                        <wp:extent cx="3145155" cy="1774190"/>
                        <wp:effectExtent l="10795" t="6350" r="6350" b="10160"/>
                        <wp:wrapNone/>
                        <wp:docPr id="419" name="AutoShape 5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5155" cy="177419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EEB9ED" id="_x0000_t109" coordsize="21600,21600" o:spt="109" path="m,l,21600r21600,l21600,xe">
                        <v:stroke joinstyle="miter"/>
                        <v:path gradientshapeok="t" o:connecttype="rect"/>
                      </v:shapetype>
                      <v:shape id="AutoShape 509" o:spid="_x0000_s1026" type="#_x0000_t109" style="position:absolute;margin-left:34.95pt;margin-top:16.3pt;width:247.65pt;height:139.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"/>
                    </w:pict>
                  </mc:Fallback>
                </mc:AlternateContent>
              </w:r>
            </w:del>
          </w:p>
          <w:p w14:paraId="09147B0F" w14:textId="77777777" w:rsidR="00E32BF0" w:rsidRDefault="0092361D" w:rsidP="00E32BF0">
            <w:pPr>
              <w:pStyle w:val="NewNormal"/>
              <w:rPr>
                <w:del w:id="286" w:author="Sulabh Sharma" w:date="2017-11-19T18:03:00Z"/>
              </w:rPr>
            </w:pPr>
            <w:del w:id="287" w:author="Sulabh Sharma" w:date="2017-11-19T18:03:00Z">
              <w:r>
                <w:rPr>
                  <w:noProof/>
                </w:rPr>
                <mc:AlternateContent>
                  <mc:Choice Requires="wps">
                    <w:drawing>
                      <wp:anchor distT="0" distB="0" distL="114300" distR="114300" simplePos="0" relativeHeight="251723776" behindDoc="0" locked="0" layoutInCell="1" allowOverlap="1" wp14:anchorId="00B48965" wp14:editId="29079001">
                        <wp:simplePos x="0" y="0"/>
                        <wp:positionH relativeFrom="column">
                          <wp:posOffset>4117975</wp:posOffset>
                        </wp:positionH>
                        <wp:positionV relativeFrom="paragraph">
                          <wp:posOffset>183515</wp:posOffset>
                        </wp:positionV>
                        <wp:extent cx="233680" cy="240030"/>
                        <wp:effectExtent l="17780" t="13335" r="15240" b="13335"/>
                        <wp:wrapNone/>
                        <wp:docPr id="420" name="AutoShape 5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33680" cy="24003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770AFA"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34" o:spid="_x0000_s1026" type="#_x0000_t5" style="position:absolute;margin-left:324.25pt;margin-top:14.45pt;width:18.4pt;height:18.9pt;rotation:180;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"/>
                    </w:pict>
                  </mc:Fallback>
                </mc:AlternateContent>
              </w:r>
              <w:r>
                <w:rPr>
                  <w:noProof/>
                </w:rPr>
                <mc:AlternateContent>
                  <mc:Choice Requires="wps">
                    <w:drawing>
                      <wp:anchor distT="0" distB="0" distL="114300" distR="114300" simplePos="0" relativeHeight="251701248" behindDoc="0" locked="0" layoutInCell="1" allowOverlap="1" wp14:anchorId="222C4591" wp14:editId="17758A6E">
                        <wp:simplePos x="0" y="0"/>
                        <wp:positionH relativeFrom="column">
                          <wp:posOffset>1271905</wp:posOffset>
                        </wp:positionH>
                        <wp:positionV relativeFrom="paragraph">
                          <wp:posOffset>220980</wp:posOffset>
                        </wp:positionV>
                        <wp:extent cx="2062480" cy="1356360"/>
                        <wp:effectExtent l="19685" t="22225" r="32385" b="50165"/>
                        <wp:wrapNone/>
                        <wp:docPr id="424" name="Text 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2480" cy="1356360"/>
                                </a:xfrm>
                                <a:prstGeom prst="rect">
                                  <a:avLst/>
                                </a:prstGeom>
                                <a:solidFill>
                                  <a:srgbClr val="5B9BD5"/>
                                </a:solidFill>
                                <a:ln w="38100">
                                  <a:solidFill>
                                    <a:srgbClr val="F2F2F2"/>
                                  </a:solidFill>
                                  <a:miter lim="800000"/>
                                  <a:headEnd/>
                                  <a:tailEnd/>
                                </a:ln>
                                <a:effectLst>
                                  <a:outerShdw dist="28398" dir="3806097" algn="ctr" rotWithShape="0">
                                    <a:srgbClr val="1F4D78">
                                      <a:alpha val="50000"/>
                                    </a:srgbClr>
                                  </a:outerShdw>
                                </a:effectLst>
                              </wps:spPr>
                              <wps:txbx>
                                <w:txbxContent>
                                  <w:p w14:paraId="310C5496" w14:textId="77777777" w:rsidR="00966246" w:rsidRPr="006B12B6" w:rsidRDefault="00966246" w:rsidP="00E32BF0">
                                    <w:pPr>
                                      <w:jc w:val="center"/>
                                      <w:rPr>
                                        <w:del w:id="288" w:author="Sulabh Sharma" w:date="2017-11-19T18:03:00Z"/>
                                        <w:color w:val="0070C0"/>
                                      </w:rPr>
                                    </w:pPr>
                                    <w:del w:id="289" w:author="Sulabh Sharma" w:date="2017-11-19T18:03:00Z">
                                      <w:r w:rsidRPr="00F9759A">
                                        <w:rPr>
                                          <w:color w:val="FFFFFF"/>
                                        </w:rPr>
                                        <w:delText>DC-DC</w:delText>
                                      </w:r>
                                    </w:del>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C4591" id="Text Box 512" o:spid="_x0000_s1189" type="#_x0000_t202" style="position:absolute;left:0;text-align:left;margin-left:100.15pt;margin-top:17.4pt;width:162.4pt;height:106.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" fillcolor="#5b9bd5" strokecolor="#f2f2f2" strokeweight="3pt">
                        <v:shadow on="t" color="#1f4d78" opacity=".5" offset="1pt"/>
                        <v:textbox style="layout-flow:vertical;mso-layout-flow-alt:bottom-to-top">
                          <w:txbxContent>
                            <w:p w14:paraId="310C5496" w14:textId="77777777" w:rsidR="00966246" w:rsidRPr="006B12B6" w:rsidRDefault="00966246" w:rsidP="00E32BF0">
                              <w:pPr>
                                <w:jc w:val="center"/>
                                <w:rPr>
                                  <w:del w:id="290" w:author="Sulabh Sharma" w:date="2017-11-19T18:03:00Z"/>
                                  <w:color w:val="0070C0"/>
                                </w:rPr>
                              </w:pPr>
                              <w:del w:id="291" w:author="Sulabh Sharma" w:date="2017-11-19T18:03:00Z">
                                <w:r w:rsidRPr="00F9759A">
                                  <w:rPr>
                                    <w:color w:val="FFFFFF"/>
                                  </w:rPr>
                                  <w:delText>DC-DC</w:delText>
                                </w:r>
                              </w:del>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134C6961" wp14:editId="75736E09">
                        <wp:simplePos x="0" y="0"/>
                        <wp:positionH relativeFrom="column">
                          <wp:posOffset>861695</wp:posOffset>
                        </wp:positionH>
                        <wp:positionV relativeFrom="paragraph">
                          <wp:posOffset>111760</wp:posOffset>
                        </wp:positionV>
                        <wp:extent cx="2597150" cy="1584325"/>
                        <wp:effectExtent l="19050" t="27305" r="31750" b="45720"/>
                        <wp:wrapNone/>
                        <wp:docPr id="425" name="Text Box 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0" cy="1584325"/>
                                </a:xfrm>
                                <a:prstGeom prst="rect">
                                  <a:avLst/>
                                </a:prstGeom>
                                <a:solidFill>
                                  <a:srgbClr val="FFC000"/>
                                </a:solidFill>
                                <a:ln w="38100">
                                  <a:solidFill>
                                    <a:srgbClr val="F2F2F2"/>
                                  </a:solidFill>
                                  <a:miter lim="800000"/>
                                  <a:headEnd/>
                                  <a:tailEnd/>
                                </a:ln>
                                <a:effectLst>
                                  <a:outerShdw dist="28398" dir="3806097" algn="ctr" rotWithShape="0">
                                    <a:srgbClr val="7F5F00">
                                      <a:alpha val="50000"/>
                                    </a:srgbClr>
                                  </a:outerShdw>
                                </a:effectLst>
                              </wps:spPr>
                              <wps:txbx>
                                <w:txbxContent>
                                  <w:p w14:paraId="7A02B59F" w14:textId="77777777" w:rsidR="00966246" w:rsidRPr="00F9759A" w:rsidRDefault="00966246" w:rsidP="00E32BF0">
                                    <w:pPr>
                                      <w:jc w:val="center"/>
                                      <w:rPr>
                                        <w:del w:id="292" w:author="Sulabh Sharma" w:date="2017-11-19T18:03:00Z"/>
                                        <w:color w:val="FFFFFF"/>
                                      </w:rPr>
                                    </w:pPr>
                                    <w:del w:id="293" w:author="Sulabh Sharma" w:date="2017-11-19T18:03:00Z">
                                      <w:r w:rsidRPr="00F9759A">
                                        <w:rPr>
                                          <w:color w:val="FFFFFF"/>
                                        </w:rPr>
                                        <w:delText>Cooling</w:delText>
                                      </w:r>
                                    </w:del>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4C6961" id="Text Box 511" o:spid="_x0000_s1190" type="#_x0000_t202" style="position:absolute;left:0;text-align:left;margin-left:67.85pt;margin-top:8.8pt;width:204.5pt;height:124.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" fillcolor="#ffc000" strokecolor="#f2f2f2" strokeweight="3pt">
                        <v:shadow on="t" color="#7f5f00" opacity=".5" offset="1pt"/>
                        <v:textbox style="layout-flow:vertical;mso-layout-flow-alt:bottom-to-top">
                          <w:txbxContent>
                            <w:p w14:paraId="7A02B59F" w14:textId="77777777" w:rsidR="00966246" w:rsidRPr="00F9759A" w:rsidRDefault="00966246" w:rsidP="00E32BF0">
                              <w:pPr>
                                <w:jc w:val="center"/>
                                <w:rPr>
                                  <w:del w:id="294" w:author="Sulabh Sharma" w:date="2017-11-19T18:03:00Z"/>
                                  <w:color w:val="FFFFFF"/>
                                </w:rPr>
                              </w:pPr>
                              <w:del w:id="295" w:author="Sulabh Sharma" w:date="2017-11-19T18:03:00Z">
                                <w:r w:rsidRPr="00F9759A">
                                  <w:rPr>
                                    <w:color w:val="FFFFFF"/>
                                  </w:rPr>
                                  <w:delText>Cooling</w:delText>
                                </w:r>
                              </w:del>
                            </w:p>
                          </w:txbxContent>
                        </v:textbox>
                      </v:shape>
                    </w:pict>
                  </mc:Fallback>
                </mc:AlternateContent>
              </w:r>
            </w:del>
          </w:p>
          <w:p w14:paraId="71C192B7" w14:textId="77777777" w:rsidR="00E32BF0" w:rsidRDefault="0092361D" w:rsidP="00E32BF0">
            <w:pPr>
              <w:pStyle w:val="NewNormal"/>
              <w:rPr>
                <w:del w:id="296" w:author="Sulabh Sharma" w:date="2017-11-19T18:03:00Z"/>
              </w:rPr>
            </w:pPr>
            <w:del w:id="297" w:author="Sulabh Sharma" w:date="2017-11-19T18:03:00Z">
              <w:r>
                <w:rPr>
                  <w:noProof/>
                </w:rPr>
                <mc:AlternateContent>
                  <mc:Choice Requires="wps">
                    <w:drawing>
                      <wp:anchor distT="0" distB="0" distL="114300" distR="114300" simplePos="0" relativeHeight="251727872" behindDoc="0" locked="0" layoutInCell="1" allowOverlap="1" wp14:anchorId="685155E0" wp14:editId="13586BB0">
                        <wp:simplePos x="0" y="0"/>
                        <wp:positionH relativeFrom="column">
                          <wp:posOffset>-29210</wp:posOffset>
                        </wp:positionH>
                        <wp:positionV relativeFrom="paragraph">
                          <wp:posOffset>57150</wp:posOffset>
                        </wp:positionV>
                        <wp:extent cx="516255" cy="349250"/>
                        <wp:effectExtent l="4445" t="0" r="3175" b="0"/>
                        <wp:wrapNone/>
                        <wp:docPr id="426" name="Text 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9D387" w14:textId="77777777" w:rsidR="00966246" w:rsidRPr="0094412A" w:rsidRDefault="00966246" w:rsidP="00E32BF0">
                                    <w:pPr>
                                      <w:rPr>
                                        <w:del w:id="298" w:author="Sulabh Sharma" w:date="2017-11-19T18:03:00Z"/>
                                        <w:rStyle w:val="SubtleEmphasis"/>
                                        <w:vertAlign w:val="subscript"/>
                                      </w:rPr>
                                    </w:pPr>
                                    <w:del w:id="299" w:author="Sulabh Sharma" w:date="2017-11-19T18:03:00Z">
                                      <w:r w:rsidRPr="0094412A">
                                        <w:rPr>
                                          <w:rStyle w:val="SubtleEmphasis"/>
                                          <w:sz w:val="32"/>
                                          <w:szCs w:val="32"/>
                                        </w:rPr>
                                        <w:delText>P</w:delText>
                                      </w:r>
                                      <w:r>
                                        <w:rPr>
                                          <w:rStyle w:val="SubtleEmphasis"/>
                                          <w:b/>
                                          <w:vertAlign w:val="subscript"/>
                                        </w:rPr>
                                        <w:delText>in</w:delText>
                                      </w:r>
                                    </w:del>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5155E0" id="Text Box 539" o:spid="_x0000_s1191" type="#_x0000_t202" style="position:absolute;left:0;text-align:left;margin-left:-2.3pt;margin-top:4.5pt;width:40.65pt;height:2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" filled="f" stroked="f">
                        <v:textbox>
                          <w:txbxContent>
                            <w:p w14:paraId="4629D387" w14:textId="77777777" w:rsidR="00966246" w:rsidRPr="0094412A" w:rsidRDefault="00966246" w:rsidP="00E32BF0">
                              <w:pPr>
                                <w:rPr>
                                  <w:del w:id="300" w:author="Sulabh Sharma" w:date="2017-11-19T18:03:00Z"/>
                                  <w:rStyle w:val="SubtleEmphasis"/>
                                  <w:vertAlign w:val="subscript"/>
                                </w:rPr>
                              </w:pPr>
                              <w:del w:id="301" w:author="Sulabh Sharma" w:date="2017-11-19T18:03:00Z">
                                <w:r w:rsidRPr="0094412A">
                                  <w:rPr>
                                    <w:rStyle w:val="SubtleEmphasis"/>
                                    <w:sz w:val="32"/>
                                    <w:szCs w:val="32"/>
                                  </w:rPr>
                                  <w:delText>P</w:delText>
                                </w:r>
                                <w:r>
                                  <w:rPr>
                                    <w:rStyle w:val="SubtleEmphasis"/>
                                    <w:b/>
                                    <w:vertAlign w:val="subscript"/>
                                  </w:rPr>
                                  <w:delText>in</w:delText>
                                </w:r>
                              </w:del>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4227F556" wp14:editId="11FBB924">
                        <wp:simplePos x="0" y="0"/>
                        <wp:positionH relativeFrom="column">
                          <wp:posOffset>4351655</wp:posOffset>
                        </wp:positionH>
                        <wp:positionV relativeFrom="paragraph">
                          <wp:posOffset>128270</wp:posOffset>
                        </wp:positionV>
                        <wp:extent cx="516255" cy="349250"/>
                        <wp:effectExtent l="3810" t="1270" r="3810" b="1905"/>
                        <wp:wrapNone/>
                        <wp:docPr id="427" name="Text Box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8EFA4" w14:textId="77777777" w:rsidR="00966246" w:rsidRPr="0094412A" w:rsidRDefault="00966246" w:rsidP="00E32BF0">
                                    <w:pPr>
                                      <w:rPr>
                                        <w:del w:id="302" w:author="Sulabh Sharma" w:date="2017-11-19T18:03:00Z"/>
                                        <w:rStyle w:val="SubtleEmphasis"/>
                                        <w:vertAlign w:val="subscript"/>
                                      </w:rPr>
                                    </w:pPr>
                                    <w:del w:id="303" w:author="Sulabh Sharma" w:date="2017-11-19T18:03:00Z">
                                      <w:r w:rsidRPr="0094412A">
                                        <w:rPr>
                                          <w:rStyle w:val="SubtleEmphasis"/>
                                          <w:sz w:val="32"/>
                                          <w:szCs w:val="32"/>
                                        </w:rPr>
                                        <w:delText>P</w:delText>
                                      </w:r>
                                      <w:r w:rsidRPr="0094412A">
                                        <w:rPr>
                                          <w:rStyle w:val="SubtleEmphasis"/>
                                          <w:b/>
                                          <w:vertAlign w:val="subscript"/>
                                        </w:rPr>
                                        <w:delText>out</w:delText>
                                      </w:r>
                                    </w:del>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7F556" id="Text Box 537" o:spid="_x0000_s1192" type="#_x0000_t202" style="position:absolute;left:0;text-align:left;margin-left:342.65pt;margin-top:10.1pt;width:40.65pt;height:2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" filled="f" stroked="f">
                        <v:textbox>
                          <w:txbxContent>
                            <w:p w14:paraId="4518EFA4" w14:textId="77777777" w:rsidR="00966246" w:rsidRPr="0094412A" w:rsidRDefault="00966246" w:rsidP="00E32BF0">
                              <w:pPr>
                                <w:rPr>
                                  <w:del w:id="304" w:author="Sulabh Sharma" w:date="2017-11-19T18:03:00Z"/>
                                  <w:rStyle w:val="SubtleEmphasis"/>
                                  <w:vertAlign w:val="subscript"/>
                                </w:rPr>
                              </w:pPr>
                              <w:del w:id="305" w:author="Sulabh Sharma" w:date="2017-11-19T18:03:00Z">
                                <w:r w:rsidRPr="0094412A">
                                  <w:rPr>
                                    <w:rStyle w:val="SubtleEmphasis"/>
                                    <w:sz w:val="32"/>
                                    <w:szCs w:val="32"/>
                                  </w:rPr>
                                  <w:delText>P</w:delText>
                                </w:r>
                                <w:r w:rsidRPr="0094412A">
                                  <w:rPr>
                                    <w:rStyle w:val="SubtleEmphasis"/>
                                    <w:b/>
                                    <w:vertAlign w:val="subscript"/>
                                  </w:rPr>
                                  <w:delText>out</w:delText>
                                </w:r>
                              </w:del>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00FA45D7" wp14:editId="1C55FF95">
                        <wp:simplePos x="0" y="0"/>
                        <wp:positionH relativeFrom="column">
                          <wp:posOffset>4237355</wp:posOffset>
                        </wp:positionH>
                        <wp:positionV relativeFrom="paragraph">
                          <wp:posOffset>199390</wp:posOffset>
                        </wp:positionV>
                        <wp:extent cx="0" cy="168910"/>
                        <wp:effectExtent l="13335" t="5715" r="5715" b="6350"/>
                        <wp:wrapNone/>
                        <wp:docPr id="428" name="AutoShap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D52E1E" id="AutoShape 532" o:spid="_x0000_s1026" type="#_x0000_t32" style="position:absolute;margin-left:333.65pt;margin-top:15.7pt;width:0;height:13.3pt;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"/>
                    </w:pict>
                  </mc:Fallback>
                </mc:AlternateContent>
              </w:r>
              <w:r>
                <w:rPr>
                  <w:noProof/>
                </w:rPr>
                <mc:AlternateContent>
                  <mc:Choice Requires="wps">
                    <w:drawing>
                      <wp:anchor distT="0" distB="0" distL="114300" distR="114300" simplePos="0" relativeHeight="251716608" behindDoc="0" locked="0" layoutInCell="1" allowOverlap="1" wp14:anchorId="2A3AACA1" wp14:editId="27FD75FE">
                        <wp:simplePos x="0" y="0"/>
                        <wp:positionH relativeFrom="column">
                          <wp:posOffset>3870960</wp:posOffset>
                        </wp:positionH>
                        <wp:positionV relativeFrom="paragraph">
                          <wp:posOffset>220980</wp:posOffset>
                        </wp:positionV>
                        <wp:extent cx="81915" cy="327025"/>
                        <wp:effectExtent l="8890" t="8255" r="13970" b="7620"/>
                        <wp:wrapNone/>
                        <wp:docPr id="429" name="AutoShape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581981" id="AutoShape 527" o:spid="_x0000_s1026" type="#_x0000_t32" style="position:absolute;margin-left:304.8pt;margin-top:17.4pt;width:6.45pt;height:25.7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"/>
                    </w:pict>
                  </mc:Fallback>
                </mc:AlternateContent>
              </w:r>
              <w:r>
                <w:rPr>
                  <w:noProof/>
                </w:rPr>
                <mc:AlternateContent>
                  <mc:Choice Requires="wps">
                    <w:drawing>
                      <wp:anchor distT="0" distB="0" distL="114300" distR="114300" simplePos="0" relativeHeight="251715584" behindDoc="0" locked="0" layoutInCell="1" allowOverlap="1" wp14:anchorId="41A456C5" wp14:editId="58A19C51">
                        <wp:simplePos x="0" y="0"/>
                        <wp:positionH relativeFrom="column">
                          <wp:posOffset>3828415</wp:posOffset>
                        </wp:positionH>
                        <wp:positionV relativeFrom="paragraph">
                          <wp:posOffset>214630</wp:posOffset>
                        </wp:positionV>
                        <wp:extent cx="81915" cy="327025"/>
                        <wp:effectExtent l="13970" t="11430" r="8890" b="13970"/>
                        <wp:wrapNone/>
                        <wp:docPr id="430" name="AutoShap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1C4556" id="AutoShape 526" o:spid="_x0000_s1026" type="#_x0000_t32" style="position:absolute;margin-left:301.45pt;margin-top:16.9pt;width:6.45pt;height:25.7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"/>
                    </w:pict>
                  </mc:Fallback>
                </mc:AlternateContent>
              </w:r>
              <w:r>
                <w:rPr>
                  <w:noProof/>
                </w:rPr>
                <mc:AlternateContent>
                  <mc:Choice Requires="wps">
                    <w:drawing>
                      <wp:anchor distT="0" distB="0" distL="114300" distR="114300" simplePos="0" relativeHeight="251707392" behindDoc="0" locked="0" layoutInCell="1" allowOverlap="1" wp14:anchorId="4AF6C25E" wp14:editId="778B5C0C">
                        <wp:simplePos x="0" y="0"/>
                        <wp:positionH relativeFrom="column">
                          <wp:posOffset>2649855</wp:posOffset>
                        </wp:positionH>
                        <wp:positionV relativeFrom="paragraph">
                          <wp:posOffset>235585</wp:posOffset>
                        </wp:positionV>
                        <wp:extent cx="372745" cy="353695"/>
                        <wp:effectExtent l="6985" t="13335" r="20320" b="13970"/>
                        <wp:wrapNone/>
                        <wp:docPr id="431" name="AutoShape 5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2745" cy="353695"/>
                                </a:xfrm>
                                <a:prstGeom prst="triangle">
                                  <a:avLst>
                                    <a:gd name="adj" fmla="val 45495"/>
                                  </a:avLst>
                                </a:prstGeom>
                                <a:solidFill>
                                  <a:srgbClr val="FFFFFF"/>
                                </a:solidFill>
                                <a:ln w="9525">
                                  <a:solidFill>
                                    <a:srgbClr val="000000"/>
                                  </a:solidFill>
                                  <a:miter lim="800000"/>
                                  <a:headEnd/>
                                  <a:tailEnd/>
                                </a:ln>
                              </wps:spPr>
                              <wps:txbx>
                                <w:txbxContent>
                                  <w:p w14:paraId="02541EBE" w14:textId="77777777" w:rsidR="00966246" w:rsidRDefault="00966246" w:rsidP="00E32BF0">
                                    <w:pPr>
                                      <w:rPr>
                                        <w:del w:id="306" w:author="Sulabh Sharma" w:date="2017-11-19T18:03:00Z"/>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F6C25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18" o:spid="_x0000_s1193" type="#_x0000_t5" style="position:absolute;left:0;text-align:left;margin-left:208.65pt;margin-top:18.55pt;width:29.35pt;height:27.85pt;rotation:9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" adj="9827">
                        <v:textbox>
                          <w:txbxContent>
                            <w:p w14:paraId="02541EBE" w14:textId="77777777" w:rsidR="00966246" w:rsidRDefault="00966246" w:rsidP="00E32BF0">
                              <w:pPr>
                                <w:rPr>
                                  <w:del w:id="307" w:author="Sulabh Sharma" w:date="2017-11-19T18:03:00Z"/>
                                </w:rPr>
                              </w:pP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385738A3" wp14:editId="05249DDC">
                        <wp:simplePos x="0" y="0"/>
                        <wp:positionH relativeFrom="column">
                          <wp:posOffset>1603375</wp:posOffset>
                        </wp:positionH>
                        <wp:positionV relativeFrom="paragraph">
                          <wp:posOffset>220980</wp:posOffset>
                        </wp:positionV>
                        <wp:extent cx="368935" cy="882015"/>
                        <wp:effectExtent l="8255" t="8255" r="13335" b="5080"/>
                        <wp:wrapNone/>
                        <wp:docPr id="432" name="Text Box 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 cy="882015"/>
                                </a:xfrm>
                                <a:prstGeom prst="rect">
                                  <a:avLst/>
                                </a:prstGeom>
                                <a:solidFill>
                                  <a:srgbClr val="FFFFFF"/>
                                </a:solidFill>
                                <a:ln w="9525">
                                  <a:solidFill>
                                    <a:srgbClr val="000000"/>
                                  </a:solidFill>
                                  <a:miter lim="800000"/>
                                  <a:headEnd/>
                                  <a:tailEnd/>
                                </a:ln>
                              </wps:spPr>
                              <wps:txbx>
                                <w:txbxContent>
                                  <w:p w14:paraId="65307149" w14:textId="77777777" w:rsidR="00966246" w:rsidRDefault="00966246" w:rsidP="00E32BF0">
                                    <w:pPr>
                                      <w:jc w:val="right"/>
                                      <w:rPr>
                                        <w:del w:id="308" w:author="Sulabh Sharma" w:date="2017-11-19T18:03:00Z"/>
                                      </w:rPr>
                                    </w:pPr>
                                  </w:p>
                                  <w:p w14:paraId="0E76EA65" w14:textId="77777777" w:rsidR="00966246" w:rsidRDefault="00966246" w:rsidP="00E32BF0">
                                    <w:pPr>
                                      <w:jc w:val="right"/>
                                      <w:rPr>
                                        <w:del w:id="309" w:author="Sulabh Sharma" w:date="2017-11-19T18:03:00Z"/>
                                      </w:rPr>
                                    </w:pPr>
                                    <w:del w:id="310" w:author="Sulabh Sharma" w:date="2017-11-19T18:03:00Z">
                                      <w:r>
                                        <w:delText>BB</w:delText>
                                      </w:r>
                                    </w:del>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5738A3" id="Text Box 513" o:spid="_x0000_s1194" type="#_x0000_t202" style="position:absolute;left:0;text-align:left;margin-left:126.25pt;margin-top:17.4pt;width:29.05pt;height:69.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">
                        <v:textbox>
                          <w:txbxContent>
                            <w:p w14:paraId="65307149" w14:textId="77777777" w:rsidR="00966246" w:rsidRDefault="00966246" w:rsidP="00E32BF0">
                              <w:pPr>
                                <w:jc w:val="right"/>
                                <w:rPr>
                                  <w:del w:id="311" w:author="Sulabh Sharma" w:date="2017-11-19T18:03:00Z"/>
                                </w:rPr>
                              </w:pPr>
                            </w:p>
                            <w:p w14:paraId="0E76EA65" w14:textId="77777777" w:rsidR="00966246" w:rsidRDefault="00966246" w:rsidP="00E32BF0">
                              <w:pPr>
                                <w:jc w:val="right"/>
                                <w:rPr>
                                  <w:del w:id="312" w:author="Sulabh Sharma" w:date="2017-11-19T18:03:00Z"/>
                                </w:rPr>
                              </w:pPr>
                              <w:del w:id="313" w:author="Sulabh Sharma" w:date="2017-11-19T18:03:00Z">
                                <w:r>
                                  <w:delText>BB</w:delText>
                                </w:r>
                              </w:del>
                            </w:p>
                          </w:txbxContent>
                        </v:textbox>
                      </v:shape>
                    </w:pict>
                  </mc:Fallback>
                </mc:AlternateContent>
              </w:r>
            </w:del>
          </w:p>
          <w:p w14:paraId="2A265887" w14:textId="77777777" w:rsidR="00E32BF0" w:rsidRDefault="0092361D" w:rsidP="00E32BF0">
            <w:pPr>
              <w:pStyle w:val="NewNormal"/>
              <w:rPr>
                <w:del w:id="314" w:author="Sulabh Sharma" w:date="2017-11-19T18:03:00Z"/>
              </w:rPr>
            </w:pPr>
            <w:del w:id="315" w:author="Sulabh Sharma" w:date="2017-11-19T18:03:00Z">
              <w:r>
                <w:rPr>
                  <w:noProof/>
                </w:rPr>
                <mc:AlternateContent>
                  <mc:Choice Requires="wps">
                    <w:drawing>
                      <wp:anchor distT="0" distB="0" distL="114300" distR="114300" simplePos="0" relativeHeight="251719680" behindDoc="0" locked="0" layoutInCell="1" allowOverlap="1" wp14:anchorId="68C8AFD3" wp14:editId="760E269D">
                        <wp:simplePos x="0" y="0"/>
                        <wp:positionH relativeFrom="column">
                          <wp:posOffset>3910330</wp:posOffset>
                        </wp:positionH>
                        <wp:positionV relativeFrom="paragraph">
                          <wp:posOffset>144145</wp:posOffset>
                        </wp:positionV>
                        <wp:extent cx="327025" cy="10795"/>
                        <wp:effectExtent l="10160" t="12700" r="5715" b="5080"/>
                        <wp:wrapNone/>
                        <wp:docPr id="433" name="AutoShap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A3565C" id="AutoShape 530" o:spid="_x0000_s1026" type="#_x0000_t32" style="position:absolute;margin-left:307.9pt;margin-top:11.35pt;width:25.75pt;height:.85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"/>
                    </w:pict>
                  </mc:Fallback>
                </mc:AlternateContent>
              </w:r>
              <w:r>
                <w:rPr>
                  <w:noProof/>
                </w:rPr>
                <mc:AlternateContent>
                  <mc:Choice Requires="wps">
                    <w:drawing>
                      <wp:anchor distT="0" distB="0" distL="114300" distR="114300" simplePos="0" relativeHeight="251713536" behindDoc="0" locked="0" layoutInCell="1" allowOverlap="1" wp14:anchorId="17EC43A2" wp14:editId="5DEB5539">
                        <wp:simplePos x="0" y="0"/>
                        <wp:positionH relativeFrom="column">
                          <wp:posOffset>3013075</wp:posOffset>
                        </wp:positionH>
                        <wp:positionV relativeFrom="paragraph">
                          <wp:posOffset>154940</wp:posOffset>
                        </wp:positionV>
                        <wp:extent cx="854075" cy="16510"/>
                        <wp:effectExtent l="8255" t="13970" r="13970" b="7620"/>
                        <wp:wrapNone/>
                        <wp:docPr id="434" name="AutoShap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4075" cy="16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238545" id="AutoShape 524" o:spid="_x0000_s1026" type="#_x0000_t32" style="position:absolute;margin-left:237.25pt;margin-top:12.2pt;width:67.25pt;height:1.3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"/>
                    </w:pict>
                  </mc:Fallback>
                </mc:AlternateContent>
              </w:r>
              <w:r>
                <w:rPr>
                  <w:noProof/>
                </w:rPr>
                <mc:AlternateContent>
                  <mc:Choice Requires="wps">
                    <w:drawing>
                      <wp:anchor distT="0" distB="0" distL="114300" distR="114300" simplePos="0" relativeHeight="251711488" behindDoc="0" locked="0" layoutInCell="1" allowOverlap="1" wp14:anchorId="28314E77" wp14:editId="069BEE25">
                        <wp:simplePos x="0" y="0"/>
                        <wp:positionH relativeFrom="column">
                          <wp:posOffset>2447290</wp:posOffset>
                        </wp:positionH>
                        <wp:positionV relativeFrom="paragraph">
                          <wp:posOffset>182245</wp:posOffset>
                        </wp:positionV>
                        <wp:extent cx="212090" cy="0"/>
                        <wp:effectExtent l="13970" t="12700" r="12065" b="6350"/>
                        <wp:wrapNone/>
                        <wp:docPr id="435" name="AutoShap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0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194B3B" id="AutoShape 522" o:spid="_x0000_s1026" type="#_x0000_t32" style="position:absolute;margin-left:192.7pt;margin-top:14.35pt;width:16.7pt;height:0;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"/>
                    </w:pict>
                  </mc:Fallback>
                </mc:AlternateContent>
              </w:r>
              <w:r>
                <w:rPr>
                  <w:noProof/>
                </w:rPr>
                <mc:AlternateContent>
                  <mc:Choice Requires="wps">
                    <w:drawing>
                      <wp:anchor distT="0" distB="0" distL="114300" distR="114300" simplePos="0" relativeHeight="251708416" behindDoc="0" locked="0" layoutInCell="1" allowOverlap="1" wp14:anchorId="270BBCC9" wp14:editId="08563F78">
                        <wp:simplePos x="0" y="0"/>
                        <wp:positionH relativeFrom="column">
                          <wp:posOffset>2621915</wp:posOffset>
                        </wp:positionH>
                        <wp:positionV relativeFrom="paragraph">
                          <wp:posOffset>40640</wp:posOffset>
                        </wp:positionV>
                        <wp:extent cx="450850" cy="255270"/>
                        <wp:effectExtent l="0" t="4445" r="0" b="0"/>
                        <wp:wrapNone/>
                        <wp:docPr id="436" name="Text 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3A056" w14:textId="77777777" w:rsidR="00966246" w:rsidRDefault="00966246" w:rsidP="00E32BF0">
                                    <w:pPr>
                                      <w:rPr>
                                        <w:del w:id="316" w:author="Sulabh Sharma" w:date="2017-11-19T18:03:00Z"/>
                                      </w:rPr>
                                    </w:pPr>
                                    <w:del w:id="317" w:author="Sulabh Sharma" w:date="2017-11-19T18:03:00Z">
                                      <w:r>
                                        <w:delText>PA</w:delText>
                                      </w:r>
                                    </w:del>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0BBCC9" id="Text Box 519" o:spid="_x0000_s1195" type="#_x0000_t202" style="position:absolute;left:0;text-align:left;margin-left:206.45pt;margin-top:3.2pt;width:35.5pt;height:20.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4KevAIAAMQ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" filled="f" stroked="f">
                        <v:textbox>
                          <w:txbxContent>
                            <w:p w14:paraId="51A3A056" w14:textId="77777777" w:rsidR="00966246" w:rsidRDefault="00966246" w:rsidP="00E32BF0">
                              <w:pPr>
                                <w:rPr>
                                  <w:del w:id="318" w:author="Sulabh Sharma" w:date="2017-11-19T18:03:00Z"/>
                                </w:rPr>
                              </w:pPr>
                              <w:del w:id="319" w:author="Sulabh Sharma" w:date="2017-11-19T18:03:00Z">
                                <w:r>
                                  <w:delText>PA</w:delText>
                                </w:r>
                              </w:del>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6FCD86E7" wp14:editId="3ABD417B">
                        <wp:simplePos x="0" y="0"/>
                        <wp:positionH relativeFrom="column">
                          <wp:posOffset>1972310</wp:posOffset>
                        </wp:positionH>
                        <wp:positionV relativeFrom="paragraph">
                          <wp:posOffset>182245</wp:posOffset>
                        </wp:positionV>
                        <wp:extent cx="153670" cy="0"/>
                        <wp:effectExtent l="5715" t="12700" r="12065" b="6350"/>
                        <wp:wrapNone/>
                        <wp:docPr id="437" name="AutoShap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B8D7EB" id="AutoShape 516" o:spid="_x0000_s1026" type="#_x0000_t32" style="position:absolute;margin-left:155.3pt;margin-top:14.35pt;width:12.1pt;height: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"/>
                    </w:pict>
                  </mc:Fallback>
                </mc:AlternateContent>
              </w:r>
              <w:r>
                <w:rPr>
                  <w:noProof/>
                </w:rPr>
                <mc:AlternateContent>
                  <mc:Choice Requires="wps">
                    <w:drawing>
                      <wp:anchor distT="0" distB="0" distL="114300" distR="114300" simplePos="0" relativeHeight="251703296" behindDoc="0" locked="0" layoutInCell="1" allowOverlap="1" wp14:anchorId="0985E560" wp14:editId="70BD579C">
                        <wp:simplePos x="0" y="0"/>
                        <wp:positionH relativeFrom="column">
                          <wp:posOffset>2108835</wp:posOffset>
                        </wp:positionH>
                        <wp:positionV relativeFrom="paragraph">
                          <wp:posOffset>40640</wp:posOffset>
                        </wp:positionV>
                        <wp:extent cx="338455" cy="261620"/>
                        <wp:effectExtent l="8890" t="13970" r="5080" b="10160"/>
                        <wp:wrapNone/>
                        <wp:docPr id="438" name="Text Box 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455" cy="261620"/>
                                </a:xfrm>
                                <a:prstGeom prst="rect">
                                  <a:avLst/>
                                </a:prstGeom>
                                <a:solidFill>
                                  <a:srgbClr val="FFFFFF"/>
                                </a:solidFill>
                                <a:ln w="9525">
                                  <a:solidFill>
                                    <a:srgbClr val="000000"/>
                                  </a:solidFill>
                                  <a:miter lim="800000"/>
                                  <a:headEnd/>
                                  <a:tailEnd/>
                                </a:ln>
                              </wps:spPr>
                              <wps:txbx>
                                <w:txbxContent>
                                  <w:p w14:paraId="0D15EB8A" w14:textId="77777777" w:rsidR="00966246" w:rsidRDefault="00966246" w:rsidP="00E32BF0">
                                    <w:pPr>
                                      <w:rPr>
                                        <w:del w:id="320" w:author="Sulabh Sharma" w:date="2017-11-19T18:03:00Z"/>
                                      </w:rPr>
                                    </w:pPr>
                                    <w:del w:id="321" w:author="Sulabh Sharma" w:date="2017-11-19T18:03:00Z">
                                      <w:r>
                                        <w:delText>RF</w:delText>
                                      </w:r>
                                    </w:del>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85E560" id="Text Box 514" o:spid="_x0000_s1196" type="#_x0000_t202" style="position:absolute;left:0;text-align:left;margin-left:166.05pt;margin-top:3.2pt;width:26.65pt;height:20.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">
                        <v:textbox>
                          <w:txbxContent>
                            <w:p w14:paraId="0D15EB8A" w14:textId="77777777" w:rsidR="00966246" w:rsidRDefault="00966246" w:rsidP="00E32BF0">
                              <w:pPr>
                                <w:rPr>
                                  <w:del w:id="322" w:author="Sulabh Sharma" w:date="2017-11-19T18:03:00Z"/>
                                </w:rPr>
                              </w:pPr>
                              <w:del w:id="323" w:author="Sulabh Sharma" w:date="2017-11-19T18:03:00Z">
                                <w:r>
                                  <w:delText>RF</w:delText>
                                </w:r>
                              </w:del>
                            </w:p>
                          </w:txbxContent>
                        </v:textbox>
                      </v:shape>
                    </w:pict>
                  </mc:Fallback>
                </mc:AlternateContent>
              </w:r>
            </w:del>
          </w:p>
          <w:p w14:paraId="1C1EED6A" w14:textId="77777777" w:rsidR="00E32BF0" w:rsidRDefault="009E6318" w:rsidP="00E32BF0">
            <w:pPr>
              <w:pStyle w:val="NewNormal"/>
              <w:rPr>
                <w:del w:id="324" w:author="Sulabh Sharma" w:date="2017-11-19T18:03:00Z"/>
              </w:rPr>
            </w:pPr>
            <w:del w:id="325" w:author="Sulabh Sharma" w:date="2017-11-19T18:03:00Z">
              <w:r>
                <w:rPr>
                  <w:noProof/>
                  <w:sz w:val="24"/>
                  <w:szCs w:val="24"/>
                </w:rPr>
                <mc:AlternateContent>
                  <mc:Choice Requires="wps">
                    <w:drawing>
                      <wp:anchor distT="0" distB="0" distL="114300" distR="114300" simplePos="0" relativeHeight="251728896" behindDoc="0" locked="0" layoutInCell="1" allowOverlap="1" wp14:anchorId="2AD6DD4E" wp14:editId="0FF4C6E4">
                        <wp:simplePos x="0" y="0"/>
                        <wp:positionH relativeFrom="column">
                          <wp:posOffset>-32628</wp:posOffset>
                        </wp:positionH>
                        <wp:positionV relativeFrom="paragraph">
                          <wp:posOffset>25937</wp:posOffset>
                        </wp:positionV>
                        <wp:extent cx="404446" cy="222738"/>
                        <wp:effectExtent l="38100" t="19050" r="53340" b="44450"/>
                        <wp:wrapNone/>
                        <wp:docPr id="439" name="Lightning Bolt 4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446" cy="222738"/>
                                </a:xfrm>
                                <a:prstGeom prst="lightningBol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4D706F"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Lightning Bolt 423" o:spid="_x0000_s1026" type="#_x0000_t73" style="position:absolute;margin-left:-2.55pt;margin-top:2.05pt;width:31.85pt;height:17.5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"/>
                    </w:pict>
                  </mc:Fallback>
                </mc:AlternateContent>
              </w:r>
              <w:r w:rsidR="0092361D">
                <w:rPr>
                  <w:noProof/>
                </w:rPr>
                <mc:AlternateContent>
                  <mc:Choice Requires="wps">
                    <w:drawing>
                      <wp:anchor distT="0" distB="0" distL="114300" distR="114300" simplePos="0" relativeHeight="251725824" behindDoc="0" locked="0" layoutInCell="1" allowOverlap="1" wp14:anchorId="3C7ECC3B" wp14:editId="676DBE23">
                        <wp:simplePos x="0" y="0"/>
                        <wp:positionH relativeFrom="column">
                          <wp:posOffset>3623310</wp:posOffset>
                        </wp:positionH>
                        <wp:positionV relativeFrom="paragraph">
                          <wp:posOffset>93345</wp:posOffset>
                        </wp:positionV>
                        <wp:extent cx="570230" cy="234315"/>
                        <wp:effectExtent l="0" t="0" r="1905" b="0"/>
                        <wp:wrapNone/>
                        <wp:docPr id="440" name="Text Box 5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C73E6" w14:textId="77777777" w:rsidR="00966246" w:rsidRDefault="00966246" w:rsidP="00E32BF0">
                                    <w:pPr>
                                      <w:rPr>
                                        <w:del w:id="326" w:author="Sulabh Sharma" w:date="2017-11-19T18:03:00Z"/>
                                      </w:rPr>
                                    </w:pPr>
                                    <w:del w:id="327" w:author="Sulabh Sharma" w:date="2017-11-19T18:03:00Z">
                                      <w:r>
                                        <w:delText>feeder</w:delText>
                                      </w:r>
                                    </w:del>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7ECC3B" id="Text Box 536" o:spid="_x0000_s1197" type="#_x0000_t202" style="position:absolute;left:0;text-align:left;margin-left:285.3pt;margin-top:7.35pt;width:44.9pt;height:18.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" filled="f" stroked="f">
                        <v:textbox>
                          <w:txbxContent>
                            <w:p w14:paraId="343C73E6" w14:textId="77777777" w:rsidR="00966246" w:rsidRDefault="00966246" w:rsidP="00E32BF0">
                              <w:pPr>
                                <w:rPr>
                                  <w:del w:id="328" w:author="Sulabh Sharma" w:date="2017-11-19T18:03:00Z"/>
                                </w:rPr>
                              </w:pPr>
                              <w:del w:id="329" w:author="Sulabh Sharma" w:date="2017-11-19T18:03:00Z">
                                <w:r>
                                  <w:delText>feeder</w:delText>
                                </w:r>
                              </w:del>
                            </w:p>
                          </w:txbxContent>
                        </v:textbox>
                      </v:shape>
                    </w:pict>
                  </mc:Fallback>
                </mc:AlternateContent>
              </w:r>
              <w:r w:rsidR="0092361D">
                <w:rPr>
                  <w:noProof/>
                </w:rPr>
                <mc:AlternateContent>
                  <mc:Choice Requires="wps">
                    <w:drawing>
                      <wp:anchor distT="0" distB="0" distL="114300" distR="114300" simplePos="0" relativeHeight="251724800" behindDoc="0" locked="0" layoutInCell="1" allowOverlap="1" wp14:anchorId="78242239" wp14:editId="1D41D8EC">
                        <wp:simplePos x="0" y="0"/>
                        <wp:positionH relativeFrom="column">
                          <wp:posOffset>4172585</wp:posOffset>
                        </wp:positionH>
                        <wp:positionV relativeFrom="paragraph">
                          <wp:posOffset>64770</wp:posOffset>
                        </wp:positionV>
                        <wp:extent cx="233680" cy="240030"/>
                        <wp:effectExtent l="15240" t="5080" r="17780" b="12065"/>
                        <wp:wrapNone/>
                        <wp:docPr id="441" name="AutoShape 5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33680" cy="24003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7D62C9" id="AutoShape 535" o:spid="_x0000_s1026" type="#_x0000_t5" style="position:absolute;margin-left:328.55pt;margin-top:5.1pt;width:18.4pt;height:18.9pt;rotation:180;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"/>
                    </w:pict>
                  </mc:Fallback>
                </mc:AlternateContent>
              </w:r>
            </w:del>
          </w:p>
          <w:p w14:paraId="6986C217" w14:textId="77777777" w:rsidR="00E32BF0" w:rsidRDefault="0092361D" w:rsidP="00E32BF0">
            <w:pPr>
              <w:pStyle w:val="NewNormal"/>
              <w:rPr>
                <w:del w:id="330" w:author="Sulabh Sharma" w:date="2017-11-19T18:03:00Z"/>
              </w:rPr>
            </w:pPr>
            <w:del w:id="331" w:author="Sulabh Sharma" w:date="2017-11-19T18:03:00Z">
              <w:r>
                <w:rPr>
                  <w:noProof/>
                </w:rPr>
                <mc:AlternateContent>
                  <mc:Choice Requires="wps">
                    <w:drawing>
                      <wp:anchor distT="0" distB="0" distL="114300" distR="114300" simplePos="0" relativeHeight="251722752" behindDoc="0" locked="0" layoutInCell="1" allowOverlap="1" wp14:anchorId="022BA516" wp14:editId="5F68FE2E">
                        <wp:simplePos x="0" y="0"/>
                        <wp:positionH relativeFrom="column">
                          <wp:posOffset>4292600</wp:posOffset>
                        </wp:positionH>
                        <wp:positionV relativeFrom="paragraph">
                          <wp:posOffset>79375</wp:posOffset>
                        </wp:positionV>
                        <wp:extent cx="0" cy="168910"/>
                        <wp:effectExtent l="11430" t="5715" r="7620" b="6350"/>
                        <wp:wrapNone/>
                        <wp:docPr id="442" name="AutoShap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FA347E" id="AutoShape 533" o:spid="_x0000_s1026" type="#_x0000_t32" style="position:absolute;margin-left:338pt;margin-top:6.25pt;width:0;height:13.3pt;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"/>
                    </w:pict>
                  </mc:Fallback>
                </mc:AlternateContent>
              </w:r>
              <w:r>
                <w:rPr>
                  <w:noProof/>
                </w:rPr>
                <mc:AlternateContent>
                  <mc:Choice Requires="wps">
                    <w:drawing>
                      <wp:anchor distT="0" distB="0" distL="114300" distR="114300" simplePos="0" relativeHeight="251720704" behindDoc="0" locked="0" layoutInCell="1" allowOverlap="1" wp14:anchorId="59EC059A" wp14:editId="4E9FBC16">
                        <wp:simplePos x="0" y="0"/>
                        <wp:positionH relativeFrom="column">
                          <wp:posOffset>3962400</wp:posOffset>
                        </wp:positionH>
                        <wp:positionV relativeFrom="paragraph">
                          <wp:posOffset>250825</wp:posOffset>
                        </wp:positionV>
                        <wp:extent cx="327025" cy="10795"/>
                        <wp:effectExtent l="5080" t="5715" r="10795" b="12065"/>
                        <wp:wrapNone/>
                        <wp:docPr id="443" name="AutoShap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6CE9A3" id="AutoShape 531" o:spid="_x0000_s1026" type="#_x0000_t32" style="position:absolute;margin-left:312pt;margin-top:19.75pt;width:25.75pt;height:.85pt;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"/>
                    </w:pict>
                  </mc:Fallback>
                </mc:AlternateContent>
              </w:r>
              <w:r>
                <w:rPr>
                  <w:noProof/>
                </w:rPr>
                <mc:AlternateContent>
                  <mc:Choice Requires="wps">
                    <w:drawing>
                      <wp:anchor distT="0" distB="0" distL="114300" distR="114300" simplePos="0" relativeHeight="251718656" behindDoc="0" locked="0" layoutInCell="1" allowOverlap="1" wp14:anchorId="60FF7B58" wp14:editId="442BD9A0">
                        <wp:simplePos x="0" y="0"/>
                        <wp:positionH relativeFrom="column">
                          <wp:posOffset>3910330</wp:posOffset>
                        </wp:positionH>
                        <wp:positionV relativeFrom="paragraph">
                          <wp:posOffset>120015</wp:posOffset>
                        </wp:positionV>
                        <wp:extent cx="81915" cy="327025"/>
                        <wp:effectExtent l="10160" t="8255" r="12700" b="7620"/>
                        <wp:wrapNone/>
                        <wp:docPr id="444" name="AutoShap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2FD6E2" id="AutoShape 529" o:spid="_x0000_s1026" type="#_x0000_t32" style="position:absolute;margin-left:307.9pt;margin-top:9.45pt;width:6.45pt;height:25.75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"/>
                    </w:pict>
                  </mc:Fallback>
                </mc:AlternateContent>
              </w:r>
              <w:r>
                <w:rPr>
                  <w:noProof/>
                </w:rPr>
                <mc:AlternateContent>
                  <mc:Choice Requires="wps">
                    <w:drawing>
                      <wp:anchor distT="0" distB="0" distL="114300" distR="114300" simplePos="0" relativeHeight="251717632" behindDoc="0" locked="0" layoutInCell="1" allowOverlap="1" wp14:anchorId="6148B63A" wp14:editId="3D83A683">
                        <wp:simplePos x="0" y="0"/>
                        <wp:positionH relativeFrom="column">
                          <wp:posOffset>3867150</wp:posOffset>
                        </wp:positionH>
                        <wp:positionV relativeFrom="paragraph">
                          <wp:posOffset>103505</wp:posOffset>
                        </wp:positionV>
                        <wp:extent cx="81915" cy="327025"/>
                        <wp:effectExtent l="5080" t="10795" r="8255" b="5080"/>
                        <wp:wrapNone/>
                        <wp:docPr id="445" name="AutoShap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425D1F" id="AutoShape 528" o:spid="_x0000_s1026" type="#_x0000_t32" style="position:absolute;margin-left:304.5pt;margin-top:8.15pt;width:6.45pt;height:25.75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"/>
                    </w:pict>
                  </mc:Fallback>
                </mc:AlternateContent>
              </w:r>
              <w:r>
                <w:rPr>
                  <w:noProof/>
                </w:rPr>
                <mc:AlternateContent>
                  <mc:Choice Requires="wps">
                    <w:drawing>
                      <wp:anchor distT="0" distB="0" distL="114300" distR="114300" simplePos="0" relativeHeight="251714560" behindDoc="0" locked="0" layoutInCell="1" allowOverlap="1" wp14:anchorId="7E97C874" wp14:editId="1FF1F451">
                        <wp:simplePos x="0" y="0"/>
                        <wp:positionH relativeFrom="column">
                          <wp:posOffset>3056255</wp:posOffset>
                        </wp:positionH>
                        <wp:positionV relativeFrom="paragraph">
                          <wp:posOffset>251460</wp:posOffset>
                        </wp:positionV>
                        <wp:extent cx="854075" cy="5080"/>
                        <wp:effectExtent l="13335" t="6350" r="8890" b="7620"/>
                        <wp:wrapNone/>
                        <wp:docPr id="446" name="AutoShap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823801" id="AutoShape 525" o:spid="_x0000_s1026" type="#_x0000_t32" style="position:absolute;margin-left:240.65pt;margin-top:19.8pt;width:67.25pt;height:.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"/>
                    </w:pict>
                  </mc:Fallback>
                </mc:AlternateContent>
              </w:r>
              <w:r>
                <w:rPr>
                  <w:noProof/>
                </w:rPr>
                <mc:AlternateContent>
                  <mc:Choice Requires="wps">
                    <w:drawing>
                      <wp:anchor distT="0" distB="0" distL="114300" distR="114300" simplePos="0" relativeHeight="251712512" behindDoc="0" locked="0" layoutInCell="1" allowOverlap="1" wp14:anchorId="203689BD" wp14:editId="674EE7FB">
                        <wp:simplePos x="0" y="0"/>
                        <wp:positionH relativeFrom="column">
                          <wp:posOffset>2468245</wp:posOffset>
                        </wp:positionH>
                        <wp:positionV relativeFrom="paragraph">
                          <wp:posOffset>256540</wp:posOffset>
                        </wp:positionV>
                        <wp:extent cx="220345" cy="0"/>
                        <wp:effectExtent l="6350" t="11430" r="11430" b="7620"/>
                        <wp:wrapNone/>
                        <wp:docPr id="447" name="AutoShap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3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ACF191" id="AutoShape 523" o:spid="_x0000_s1026" type="#_x0000_t32" style="position:absolute;margin-left:194.35pt;margin-top:20.2pt;width:17.35pt;height: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"/>
                    </w:pict>
                  </mc:Fallback>
                </mc:AlternateContent>
              </w:r>
              <w:r>
                <w:rPr>
                  <w:noProof/>
                </w:rPr>
                <mc:AlternateContent>
                  <mc:Choice Requires="wps">
                    <w:drawing>
                      <wp:anchor distT="0" distB="0" distL="114300" distR="114300" simplePos="0" relativeHeight="251710464" behindDoc="0" locked="0" layoutInCell="1" allowOverlap="1" wp14:anchorId="59267D98" wp14:editId="34AD2243">
                        <wp:simplePos x="0" y="0"/>
                        <wp:positionH relativeFrom="column">
                          <wp:posOffset>2648585</wp:posOffset>
                        </wp:positionH>
                        <wp:positionV relativeFrom="paragraph">
                          <wp:posOffset>125730</wp:posOffset>
                        </wp:positionV>
                        <wp:extent cx="364490" cy="282575"/>
                        <wp:effectExtent l="0" t="4445" r="1270" b="0"/>
                        <wp:wrapNone/>
                        <wp:docPr id="448" name="Text 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90"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881C36" w14:textId="77777777" w:rsidR="00966246" w:rsidRDefault="00966246" w:rsidP="00E32BF0">
                                    <w:pPr>
                                      <w:rPr>
                                        <w:del w:id="332" w:author="Sulabh Sharma" w:date="2017-11-19T18:03:00Z"/>
                                      </w:rPr>
                                    </w:pPr>
                                    <w:del w:id="333" w:author="Sulabh Sharma" w:date="2017-11-19T18:03:00Z">
                                      <w:r>
                                        <w:delText>PA</w:delText>
                                      </w:r>
                                    </w:del>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267D98" id="Text Box 521" o:spid="_x0000_s1198" type="#_x0000_t202" style="position:absolute;left:0;text-align:left;margin-left:208.55pt;margin-top:9.9pt;width:28.7pt;height:22.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npmug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" filled="f" stroked="f">
                        <v:textbox>
                          <w:txbxContent>
                            <w:p w14:paraId="6E881C36" w14:textId="77777777" w:rsidR="00966246" w:rsidRDefault="00966246" w:rsidP="00E32BF0">
                              <w:pPr>
                                <w:rPr>
                                  <w:del w:id="334" w:author="Sulabh Sharma" w:date="2017-11-19T18:03:00Z"/>
                                </w:rPr>
                              </w:pPr>
                              <w:del w:id="335" w:author="Sulabh Sharma" w:date="2017-11-19T18:03:00Z">
                                <w:r>
                                  <w:delText>PA</w:delText>
                                </w:r>
                              </w:del>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71082959" wp14:editId="61272055">
                        <wp:simplePos x="0" y="0"/>
                        <wp:positionH relativeFrom="column">
                          <wp:posOffset>2701290</wp:posOffset>
                        </wp:positionH>
                        <wp:positionV relativeFrom="paragraph">
                          <wp:posOffset>67945</wp:posOffset>
                        </wp:positionV>
                        <wp:extent cx="342265" cy="367665"/>
                        <wp:effectExtent l="7620" t="16510" r="24765" b="12700"/>
                        <wp:wrapNone/>
                        <wp:docPr id="449" name="AutoShape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42265" cy="36766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ACB1CC" id="AutoShape 520" o:spid="_x0000_s1026" type="#_x0000_t5" style="position:absolute;margin-left:212.7pt;margin-top:5.35pt;width:26.95pt;height:28.95pt;rotation:90;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"/>
                    </w:pict>
                  </mc:Fallback>
                </mc:AlternateContent>
              </w:r>
              <w:r>
                <w:rPr>
                  <w:noProof/>
                </w:rPr>
                <mc:AlternateContent>
                  <mc:Choice Requires="wps">
                    <w:drawing>
                      <wp:anchor distT="0" distB="0" distL="114300" distR="114300" simplePos="0" relativeHeight="251706368" behindDoc="0" locked="0" layoutInCell="1" allowOverlap="1" wp14:anchorId="35105763" wp14:editId="4EF54A21">
                        <wp:simplePos x="0" y="0"/>
                        <wp:positionH relativeFrom="column">
                          <wp:posOffset>1972310</wp:posOffset>
                        </wp:positionH>
                        <wp:positionV relativeFrom="paragraph">
                          <wp:posOffset>267335</wp:posOffset>
                        </wp:positionV>
                        <wp:extent cx="147320" cy="5080"/>
                        <wp:effectExtent l="5715" t="12700" r="8890" b="10795"/>
                        <wp:wrapNone/>
                        <wp:docPr id="450" name="AutoShap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32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5A32E0" id="AutoShape 517" o:spid="_x0000_s1026" type="#_x0000_t32" style="position:absolute;margin-left:155.3pt;margin-top:21.05pt;width:11.6pt;height:.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"/>
                    </w:pict>
                  </mc:Fallback>
                </mc:AlternateContent>
              </w:r>
              <w:r>
                <w:rPr>
                  <w:noProof/>
                </w:rPr>
                <mc:AlternateContent>
                  <mc:Choice Requires="wps">
                    <w:drawing>
                      <wp:anchor distT="0" distB="0" distL="114300" distR="114300" simplePos="0" relativeHeight="251704320" behindDoc="0" locked="0" layoutInCell="1" allowOverlap="1" wp14:anchorId="3329B3AC" wp14:editId="61DEA599">
                        <wp:simplePos x="0" y="0"/>
                        <wp:positionH relativeFrom="column">
                          <wp:posOffset>2119630</wp:posOffset>
                        </wp:positionH>
                        <wp:positionV relativeFrom="paragraph">
                          <wp:posOffset>125730</wp:posOffset>
                        </wp:positionV>
                        <wp:extent cx="348615" cy="234315"/>
                        <wp:effectExtent l="10160" t="13970" r="12700" b="8890"/>
                        <wp:wrapNone/>
                        <wp:docPr id="451"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 cy="234315"/>
                                </a:xfrm>
                                <a:prstGeom prst="rect">
                                  <a:avLst/>
                                </a:prstGeom>
                                <a:solidFill>
                                  <a:srgbClr val="FFFFFF"/>
                                </a:solidFill>
                                <a:ln w="9525">
                                  <a:solidFill>
                                    <a:srgbClr val="000000"/>
                                  </a:solidFill>
                                  <a:miter lim="800000"/>
                                  <a:headEnd/>
                                  <a:tailEnd/>
                                </a:ln>
                              </wps:spPr>
                              <wps:txbx>
                                <w:txbxContent>
                                  <w:p w14:paraId="3B42B2A0" w14:textId="77777777" w:rsidR="00966246" w:rsidRDefault="00966246" w:rsidP="00E32BF0">
                                    <w:pPr>
                                      <w:rPr>
                                        <w:del w:id="336" w:author="Sulabh Sharma" w:date="2017-11-19T18:03:00Z"/>
                                      </w:rPr>
                                    </w:pPr>
                                    <w:del w:id="337" w:author="Sulabh Sharma" w:date="2017-11-19T18:03:00Z">
                                      <w:r>
                                        <w:delText>RF</w:delText>
                                      </w:r>
                                    </w:del>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29B3AC" id="Text Box 515" o:spid="_x0000_s1199" type="#_x0000_t202" style="position:absolute;left:0;text-align:left;margin-left:166.9pt;margin-top:9.9pt;width:27.45pt;height:18.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">
                        <v:textbox>
                          <w:txbxContent>
                            <w:p w14:paraId="3B42B2A0" w14:textId="77777777" w:rsidR="00966246" w:rsidRDefault="00966246" w:rsidP="00E32BF0">
                              <w:pPr>
                                <w:rPr>
                                  <w:del w:id="338" w:author="Sulabh Sharma" w:date="2017-11-19T18:03:00Z"/>
                                </w:rPr>
                              </w:pPr>
                              <w:del w:id="339" w:author="Sulabh Sharma" w:date="2017-11-19T18:03:00Z">
                                <w:r>
                                  <w:delText>RF</w:delText>
                                </w:r>
                              </w:del>
                            </w:p>
                          </w:txbxContent>
                        </v:textbox>
                      </v:shape>
                    </w:pict>
                  </mc:Fallback>
                </mc:AlternateContent>
              </w:r>
            </w:del>
          </w:p>
          <w:p w14:paraId="1A4C4907" w14:textId="77777777" w:rsidR="001820FD" w:rsidRDefault="001820FD" w:rsidP="000C26DA">
            <w:pPr>
              <w:pStyle w:val="NewNormal"/>
              <w:rPr>
                <w:ins w:id="340" w:author="Sulabh Sharma" w:date="2017-11-19T18:03:00Z"/>
              </w:rPr>
            </w:pPr>
            <w:ins w:id="341" w:author="Sulabh Sharma" w:date="2017-11-19T18:03:00Z">
              <w:r>
                <w:rPr>
                  <w:noProof/>
                </w:rPr>
                <mc:AlternateContent>
                  <mc:Choice Requires="wps">
                    <w:drawing>
                      <wp:anchor distT="0" distB="0" distL="114300" distR="114300" simplePos="0" relativeHeight="251661312" behindDoc="0" locked="0" layoutInCell="1" allowOverlap="1" wp14:anchorId="004F1D72" wp14:editId="762957E2">
                        <wp:simplePos x="0" y="0"/>
                        <wp:positionH relativeFrom="column">
                          <wp:posOffset>452120</wp:posOffset>
                        </wp:positionH>
                        <wp:positionV relativeFrom="paragraph">
                          <wp:posOffset>217170</wp:posOffset>
                        </wp:positionV>
                        <wp:extent cx="3127375" cy="1834515"/>
                        <wp:effectExtent l="19050" t="26035" r="34925" b="44450"/>
                        <wp:wrapNone/>
                        <wp:docPr id="74" name="Text Box 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1834515"/>
                                </a:xfrm>
                                <a:prstGeom prst="rect">
                                  <a:avLst/>
                                </a:prstGeom>
                                <a:solidFill>
                                  <a:srgbClr val="A5A5A5"/>
                                </a:solidFill>
                                <a:ln w="38100">
                                  <a:solidFill>
                                    <a:srgbClr val="F2F2F2"/>
                                  </a:solidFill>
                                  <a:miter lim="800000"/>
                                  <a:headEnd/>
                                  <a:tailEnd/>
                                </a:ln>
                                <a:effectLst>
                                  <a:outerShdw dist="28398" dir="3806097" algn="ctr" rotWithShape="0">
                                    <a:srgbClr val="525252">
                                      <a:alpha val="50000"/>
                                    </a:srgbClr>
                                  </a:outerShdw>
                                </a:effectLst>
                              </wps:spPr>
                              <wps:txbx>
                                <w:txbxContent>
                                  <w:p w14:paraId="0C9DA9A4" w14:textId="77777777" w:rsidR="00966246" w:rsidRPr="00F9759A" w:rsidRDefault="00966246" w:rsidP="001820FD">
                                    <w:pPr>
                                      <w:jc w:val="center"/>
                                      <w:rPr>
                                        <w:ins w:id="342" w:author="Sulabh Sharma" w:date="2017-11-19T18:03:00Z"/>
                                        <w:color w:val="FFFFFF"/>
                                      </w:rPr>
                                    </w:pPr>
                                    <w:ins w:id="343" w:author="Sulabh Sharma" w:date="2017-11-19T18:03:00Z">
                                      <w:r w:rsidRPr="00F9759A">
                                        <w:rPr>
                                          <w:color w:val="FFFFFF"/>
                                        </w:rPr>
                                        <w:t>Mains Supply</w:t>
                                      </w:r>
                                    </w:ins>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F1D72" id="_x0000_s1200" type="#_x0000_t202" style="position:absolute;left:0;text-align:left;margin-left:35.6pt;margin-top:17.1pt;width:246.25pt;height:14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" fillcolor="#a5a5a5" strokecolor="#f2f2f2" strokeweight="3pt">
                        <v:shadow on="t" color="#525252" opacity=".5" offset="1pt"/>
                        <v:textbox style="layout-flow:vertical;mso-layout-flow-alt:bottom-to-top">
                          <w:txbxContent>
                            <w:p w14:paraId="0C9DA9A4" w14:textId="77777777" w:rsidR="00966246" w:rsidRPr="00F9759A" w:rsidRDefault="00966246" w:rsidP="001820FD">
                              <w:pPr>
                                <w:jc w:val="center"/>
                                <w:rPr>
                                  <w:ins w:id="344" w:author="Sulabh Sharma" w:date="2017-11-19T18:03:00Z"/>
                                  <w:color w:val="FFFFFF"/>
                                </w:rPr>
                              </w:pPr>
                              <w:ins w:id="345" w:author="Sulabh Sharma" w:date="2017-11-19T18:03:00Z">
                                <w:r w:rsidRPr="00F9759A">
                                  <w:rPr>
                                    <w:color w:val="FFFFFF"/>
                                  </w:rPr>
                                  <w:t>Mains Supply</w:t>
                                </w:r>
                              </w:ins>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B1D5F28" wp14:editId="20D85288">
                        <wp:simplePos x="0" y="0"/>
                        <wp:positionH relativeFrom="column">
                          <wp:posOffset>443865</wp:posOffset>
                        </wp:positionH>
                        <wp:positionV relativeFrom="paragraph">
                          <wp:posOffset>207010</wp:posOffset>
                        </wp:positionV>
                        <wp:extent cx="3145155" cy="1774190"/>
                        <wp:effectExtent l="10795" t="6350" r="6350" b="10160"/>
                        <wp:wrapNone/>
                        <wp:docPr id="73" name="AutoShape 5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5155" cy="177419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6A6DCE" id="_x0000_t109" coordsize="21600,21600" o:spt="109" path="m,l,21600r21600,l21600,xe">
                        <v:stroke joinstyle="miter"/>
                        <v:path gradientshapeok="t" o:connecttype="rect"/>
                      </v:shapetype>
                      <v:shape id="AutoShape 509" o:spid="_x0000_s1026" type="#_x0000_t109" style="position:absolute;margin-left:34.95pt;margin-top:16.3pt;width:247.65pt;height:139.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"/>
                    </w:pict>
                  </mc:Fallback>
                </mc:AlternateContent>
              </w:r>
            </w:ins>
          </w:p>
          <w:p w14:paraId="7B9A470A" w14:textId="77777777" w:rsidR="001820FD" w:rsidRDefault="001820FD" w:rsidP="000C26DA">
            <w:pPr>
              <w:pStyle w:val="NewNormal"/>
              <w:rPr>
                <w:ins w:id="346" w:author="Sulabh Sharma" w:date="2017-11-19T18:03:00Z"/>
              </w:rPr>
            </w:pPr>
            <w:ins w:id="347" w:author="Sulabh Sharma" w:date="2017-11-19T18:03:00Z">
              <w:r>
                <w:rPr>
                  <w:noProof/>
                </w:rPr>
                <mc:AlternateContent>
                  <mc:Choice Requires="wps">
                    <w:drawing>
                      <wp:anchor distT="0" distB="0" distL="114300" distR="114300" simplePos="0" relativeHeight="251685888" behindDoc="0" locked="0" layoutInCell="1" allowOverlap="1" wp14:anchorId="25E2EC72" wp14:editId="0D959E5E">
                        <wp:simplePos x="0" y="0"/>
                        <wp:positionH relativeFrom="column">
                          <wp:posOffset>4117975</wp:posOffset>
                        </wp:positionH>
                        <wp:positionV relativeFrom="paragraph">
                          <wp:posOffset>183515</wp:posOffset>
                        </wp:positionV>
                        <wp:extent cx="233680" cy="240030"/>
                        <wp:effectExtent l="17780" t="13335" r="15240" b="13335"/>
                        <wp:wrapNone/>
                        <wp:docPr id="71" name="AutoShape 5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33680" cy="24003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EC725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34" o:spid="_x0000_s1026" type="#_x0000_t5" style="position:absolute;margin-left:324.25pt;margin-top:14.45pt;width:18.4pt;height:18.9pt;rotation:18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"/>
                    </w:pict>
                  </mc:Fallback>
                </mc:AlternateContent>
              </w:r>
              <w:r>
                <w:rPr>
                  <w:noProof/>
                </w:rPr>
                <mc:AlternateContent>
                  <mc:Choice Requires="wps">
                    <w:drawing>
                      <wp:anchor distT="0" distB="0" distL="114300" distR="114300" simplePos="0" relativeHeight="251663360" behindDoc="0" locked="0" layoutInCell="1" allowOverlap="1" wp14:anchorId="3FE94488" wp14:editId="72F6DAB6">
                        <wp:simplePos x="0" y="0"/>
                        <wp:positionH relativeFrom="column">
                          <wp:posOffset>1271905</wp:posOffset>
                        </wp:positionH>
                        <wp:positionV relativeFrom="paragraph">
                          <wp:posOffset>220980</wp:posOffset>
                        </wp:positionV>
                        <wp:extent cx="2062480" cy="1356360"/>
                        <wp:effectExtent l="19685" t="22225" r="32385" b="50165"/>
                        <wp:wrapNone/>
                        <wp:docPr id="70" name="Text 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2480" cy="1356360"/>
                                </a:xfrm>
                                <a:prstGeom prst="rect">
                                  <a:avLst/>
                                </a:prstGeom>
                                <a:solidFill>
                                  <a:srgbClr val="5B9BD5"/>
                                </a:solidFill>
                                <a:ln w="38100">
                                  <a:solidFill>
                                    <a:srgbClr val="F2F2F2"/>
                                  </a:solidFill>
                                  <a:miter lim="800000"/>
                                  <a:headEnd/>
                                  <a:tailEnd/>
                                </a:ln>
                                <a:effectLst>
                                  <a:outerShdw dist="28398" dir="3806097" algn="ctr" rotWithShape="0">
                                    <a:srgbClr val="1F4D78">
                                      <a:alpha val="50000"/>
                                    </a:srgbClr>
                                  </a:outerShdw>
                                </a:effectLst>
                              </wps:spPr>
                              <wps:txbx>
                                <w:txbxContent>
                                  <w:p w14:paraId="638A5414" w14:textId="77777777" w:rsidR="00966246" w:rsidRPr="006B12B6" w:rsidRDefault="00966246" w:rsidP="001820FD">
                                    <w:pPr>
                                      <w:jc w:val="center"/>
                                      <w:rPr>
                                        <w:ins w:id="348" w:author="Sulabh Sharma" w:date="2017-11-19T18:03:00Z"/>
                                        <w:color w:val="0070C0"/>
                                      </w:rPr>
                                    </w:pPr>
                                    <w:ins w:id="349" w:author="Sulabh Sharma" w:date="2017-11-19T18:03:00Z">
                                      <w:r w:rsidRPr="00F9759A">
                                        <w:rPr>
                                          <w:color w:val="FFFFFF"/>
                                        </w:rPr>
                                        <w:t>DC-DC</w:t>
                                      </w:r>
                                    </w:ins>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94488" id="_x0000_s1201" type="#_x0000_t202" style="position:absolute;left:0;text-align:left;margin-left:100.15pt;margin-top:17.4pt;width:162.4pt;height:10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" fillcolor="#5b9bd5" strokecolor="#f2f2f2" strokeweight="3pt">
                        <v:shadow on="t" color="#1f4d78" opacity=".5" offset="1pt"/>
                        <v:textbox style="layout-flow:vertical;mso-layout-flow-alt:bottom-to-top">
                          <w:txbxContent>
                            <w:p w14:paraId="638A5414" w14:textId="77777777" w:rsidR="00966246" w:rsidRPr="006B12B6" w:rsidRDefault="00966246" w:rsidP="001820FD">
                              <w:pPr>
                                <w:jc w:val="center"/>
                                <w:rPr>
                                  <w:ins w:id="350" w:author="Sulabh Sharma" w:date="2017-11-19T18:03:00Z"/>
                                  <w:color w:val="0070C0"/>
                                </w:rPr>
                              </w:pPr>
                              <w:ins w:id="351" w:author="Sulabh Sharma" w:date="2017-11-19T18:03:00Z">
                                <w:r w:rsidRPr="00F9759A">
                                  <w:rPr>
                                    <w:color w:val="FFFFFF"/>
                                  </w:rPr>
                                  <w:t>DC-DC</w:t>
                                </w:r>
                              </w:ins>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33178FF" wp14:editId="1BFB924D">
                        <wp:simplePos x="0" y="0"/>
                        <wp:positionH relativeFrom="column">
                          <wp:posOffset>861695</wp:posOffset>
                        </wp:positionH>
                        <wp:positionV relativeFrom="paragraph">
                          <wp:posOffset>111760</wp:posOffset>
                        </wp:positionV>
                        <wp:extent cx="2597150" cy="1584325"/>
                        <wp:effectExtent l="19050" t="27305" r="31750" b="45720"/>
                        <wp:wrapNone/>
                        <wp:docPr id="69" name="Text Box 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0" cy="1584325"/>
                                </a:xfrm>
                                <a:prstGeom prst="rect">
                                  <a:avLst/>
                                </a:prstGeom>
                                <a:solidFill>
                                  <a:srgbClr val="FFC000"/>
                                </a:solidFill>
                                <a:ln w="38100">
                                  <a:solidFill>
                                    <a:srgbClr val="F2F2F2"/>
                                  </a:solidFill>
                                  <a:miter lim="800000"/>
                                  <a:headEnd/>
                                  <a:tailEnd/>
                                </a:ln>
                                <a:effectLst>
                                  <a:outerShdw dist="28398" dir="3806097" algn="ctr" rotWithShape="0">
                                    <a:srgbClr val="7F5F00">
                                      <a:alpha val="50000"/>
                                    </a:srgbClr>
                                  </a:outerShdw>
                                </a:effectLst>
                              </wps:spPr>
                              <wps:txbx>
                                <w:txbxContent>
                                  <w:p w14:paraId="3DF642FD" w14:textId="77777777" w:rsidR="00966246" w:rsidRPr="00F9759A" w:rsidRDefault="00966246" w:rsidP="001820FD">
                                    <w:pPr>
                                      <w:jc w:val="center"/>
                                      <w:rPr>
                                        <w:ins w:id="352" w:author="Sulabh Sharma" w:date="2017-11-19T18:03:00Z"/>
                                        <w:color w:val="FFFFFF"/>
                                      </w:rPr>
                                    </w:pPr>
                                    <w:ins w:id="353" w:author="Sulabh Sharma" w:date="2017-11-19T18:03:00Z">
                                      <w:r w:rsidRPr="00F9759A">
                                        <w:rPr>
                                          <w:color w:val="FFFFFF"/>
                                        </w:rPr>
                                        <w:t>Cooling</w:t>
                                      </w:r>
                                    </w:ins>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3178FF" id="_x0000_s1202" type="#_x0000_t202" style="position:absolute;left:0;text-align:left;margin-left:67.85pt;margin-top:8.8pt;width:204.5pt;height:12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" fillcolor="#ffc000" strokecolor="#f2f2f2" strokeweight="3pt">
                        <v:shadow on="t" color="#7f5f00" opacity=".5" offset="1pt"/>
                        <v:textbox style="layout-flow:vertical;mso-layout-flow-alt:bottom-to-top">
                          <w:txbxContent>
                            <w:p w14:paraId="3DF642FD" w14:textId="77777777" w:rsidR="00966246" w:rsidRPr="00F9759A" w:rsidRDefault="00966246" w:rsidP="001820FD">
                              <w:pPr>
                                <w:jc w:val="center"/>
                                <w:rPr>
                                  <w:ins w:id="354" w:author="Sulabh Sharma" w:date="2017-11-19T18:03:00Z"/>
                                  <w:color w:val="FFFFFF"/>
                                </w:rPr>
                              </w:pPr>
                              <w:ins w:id="355" w:author="Sulabh Sharma" w:date="2017-11-19T18:03:00Z">
                                <w:r w:rsidRPr="00F9759A">
                                  <w:rPr>
                                    <w:color w:val="FFFFFF"/>
                                  </w:rPr>
                                  <w:t>Cooling</w:t>
                                </w:r>
                              </w:ins>
                            </w:p>
                          </w:txbxContent>
                        </v:textbox>
                      </v:shape>
                    </w:pict>
                  </mc:Fallback>
                </mc:AlternateContent>
              </w:r>
            </w:ins>
          </w:p>
          <w:p w14:paraId="68A43EFF" w14:textId="77777777" w:rsidR="001820FD" w:rsidRDefault="001820FD" w:rsidP="000C26DA">
            <w:pPr>
              <w:pStyle w:val="NewNormal"/>
              <w:rPr>
                <w:ins w:id="356" w:author="Sulabh Sharma" w:date="2017-11-19T18:03:00Z"/>
              </w:rPr>
            </w:pPr>
            <w:ins w:id="357" w:author="Sulabh Sharma" w:date="2017-11-19T18:03:00Z">
              <w:r>
                <w:rPr>
                  <w:noProof/>
                </w:rPr>
                <mc:AlternateContent>
                  <mc:Choice Requires="wps">
                    <w:drawing>
                      <wp:anchor distT="0" distB="0" distL="114300" distR="114300" simplePos="0" relativeHeight="251689984" behindDoc="0" locked="0" layoutInCell="1" allowOverlap="1" wp14:anchorId="1D284847" wp14:editId="2D698E08">
                        <wp:simplePos x="0" y="0"/>
                        <wp:positionH relativeFrom="column">
                          <wp:posOffset>-29210</wp:posOffset>
                        </wp:positionH>
                        <wp:positionV relativeFrom="paragraph">
                          <wp:posOffset>57150</wp:posOffset>
                        </wp:positionV>
                        <wp:extent cx="516255" cy="349250"/>
                        <wp:effectExtent l="4445" t="0" r="3175" b="0"/>
                        <wp:wrapNone/>
                        <wp:docPr id="68" name="Text 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19A9A" w14:textId="77777777" w:rsidR="00966246" w:rsidRPr="0094412A" w:rsidRDefault="00966246" w:rsidP="001820FD">
                                    <w:pPr>
                                      <w:rPr>
                                        <w:ins w:id="358" w:author="Sulabh Sharma" w:date="2017-11-19T18:03:00Z"/>
                                        <w:rStyle w:val="SubtleEmphasis"/>
                                        <w:vertAlign w:val="subscript"/>
                                      </w:rPr>
                                    </w:pPr>
                                    <w:ins w:id="359" w:author="Sulabh Sharma" w:date="2017-11-19T18:03:00Z">
                                      <w:r w:rsidRPr="0094412A">
                                        <w:rPr>
                                          <w:rStyle w:val="SubtleEmphasis"/>
                                          <w:sz w:val="32"/>
                                          <w:szCs w:val="32"/>
                                        </w:rPr>
                                        <w:t>P</w:t>
                                      </w:r>
                                      <w:r>
                                        <w:rPr>
                                          <w:rStyle w:val="SubtleEmphasis"/>
                                          <w:b/>
                                          <w:vertAlign w:val="subscript"/>
                                        </w:rPr>
                                        <w:t>in</w:t>
                                      </w:r>
                                    </w:ins>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284847" id="_x0000_s1203" type="#_x0000_t202" style="position:absolute;left:0;text-align:left;margin-left:-2.3pt;margin-top:4.5pt;width:40.65pt;height:2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" filled="f" stroked="f">
                        <v:textbox>
                          <w:txbxContent>
                            <w:p w14:paraId="39219A9A" w14:textId="77777777" w:rsidR="00966246" w:rsidRPr="0094412A" w:rsidRDefault="00966246" w:rsidP="001820FD">
                              <w:pPr>
                                <w:rPr>
                                  <w:ins w:id="360" w:author="Sulabh Sharma" w:date="2017-11-19T18:03:00Z"/>
                                  <w:rStyle w:val="SubtleEmphasis"/>
                                  <w:vertAlign w:val="subscript"/>
                                </w:rPr>
                              </w:pPr>
                              <w:ins w:id="361" w:author="Sulabh Sharma" w:date="2017-11-19T18:03:00Z">
                                <w:r w:rsidRPr="0094412A">
                                  <w:rPr>
                                    <w:rStyle w:val="SubtleEmphasis"/>
                                    <w:sz w:val="32"/>
                                    <w:szCs w:val="32"/>
                                  </w:rPr>
                                  <w:t>P</w:t>
                                </w:r>
                                <w:r>
                                  <w:rPr>
                                    <w:rStyle w:val="SubtleEmphasis"/>
                                    <w:b/>
                                    <w:vertAlign w:val="subscript"/>
                                  </w:rPr>
                                  <w:t>in</w:t>
                                </w:r>
                              </w:ins>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457A9243" wp14:editId="0A49E784">
                        <wp:simplePos x="0" y="0"/>
                        <wp:positionH relativeFrom="column">
                          <wp:posOffset>4351655</wp:posOffset>
                        </wp:positionH>
                        <wp:positionV relativeFrom="paragraph">
                          <wp:posOffset>128270</wp:posOffset>
                        </wp:positionV>
                        <wp:extent cx="516255" cy="349250"/>
                        <wp:effectExtent l="3810" t="1270" r="3810" b="1905"/>
                        <wp:wrapNone/>
                        <wp:docPr id="67" name="Text Box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D0979" w14:textId="77777777" w:rsidR="00966246" w:rsidRPr="0094412A" w:rsidRDefault="00966246" w:rsidP="001820FD">
                                    <w:pPr>
                                      <w:rPr>
                                        <w:ins w:id="362" w:author="Sulabh Sharma" w:date="2017-11-19T18:03:00Z"/>
                                        <w:rStyle w:val="SubtleEmphasis"/>
                                        <w:vertAlign w:val="subscript"/>
                                      </w:rPr>
                                    </w:pPr>
                                    <w:ins w:id="363" w:author="Sulabh Sharma" w:date="2017-11-19T18:03:00Z">
                                      <w:r w:rsidRPr="0094412A">
                                        <w:rPr>
                                          <w:rStyle w:val="SubtleEmphasis"/>
                                          <w:sz w:val="32"/>
                                          <w:szCs w:val="32"/>
                                        </w:rPr>
                                        <w:t>P</w:t>
                                      </w:r>
                                      <w:r w:rsidRPr="0094412A">
                                        <w:rPr>
                                          <w:rStyle w:val="SubtleEmphasis"/>
                                          <w:b/>
                                          <w:vertAlign w:val="subscript"/>
                                        </w:rPr>
                                        <w:t>out</w:t>
                                      </w:r>
                                    </w:ins>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A9243" id="_x0000_s1204" type="#_x0000_t202" style="position:absolute;left:0;text-align:left;margin-left:342.65pt;margin-top:10.1pt;width:40.65pt;height: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EH2vQIAAMM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" filled="f" stroked="f">
                        <v:textbox>
                          <w:txbxContent>
                            <w:p w14:paraId="5D5D0979" w14:textId="77777777" w:rsidR="00966246" w:rsidRPr="0094412A" w:rsidRDefault="00966246" w:rsidP="001820FD">
                              <w:pPr>
                                <w:rPr>
                                  <w:ins w:id="364" w:author="Sulabh Sharma" w:date="2017-11-19T18:03:00Z"/>
                                  <w:rStyle w:val="SubtleEmphasis"/>
                                  <w:vertAlign w:val="subscript"/>
                                </w:rPr>
                              </w:pPr>
                              <w:ins w:id="365" w:author="Sulabh Sharma" w:date="2017-11-19T18:03:00Z">
                                <w:r w:rsidRPr="0094412A">
                                  <w:rPr>
                                    <w:rStyle w:val="SubtleEmphasis"/>
                                    <w:sz w:val="32"/>
                                    <w:szCs w:val="32"/>
                                  </w:rPr>
                                  <w:t>P</w:t>
                                </w:r>
                                <w:r w:rsidRPr="0094412A">
                                  <w:rPr>
                                    <w:rStyle w:val="SubtleEmphasis"/>
                                    <w:b/>
                                    <w:vertAlign w:val="subscript"/>
                                  </w:rPr>
                                  <w:t>out</w:t>
                                </w:r>
                              </w:ins>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504357E4" wp14:editId="428FB4B9">
                        <wp:simplePos x="0" y="0"/>
                        <wp:positionH relativeFrom="column">
                          <wp:posOffset>4237355</wp:posOffset>
                        </wp:positionH>
                        <wp:positionV relativeFrom="paragraph">
                          <wp:posOffset>199390</wp:posOffset>
                        </wp:positionV>
                        <wp:extent cx="0" cy="168910"/>
                        <wp:effectExtent l="13335" t="5715" r="5715" b="6350"/>
                        <wp:wrapNone/>
                        <wp:docPr id="66" name="AutoShap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B772D3" id="AutoShape 532" o:spid="_x0000_s1026" type="#_x0000_t32" style="position:absolute;margin-left:333.65pt;margin-top:15.7pt;width:0;height:13.3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"/>
                    </w:pict>
                  </mc:Fallback>
                </mc:AlternateContent>
              </w:r>
              <w:r>
                <w:rPr>
                  <w:noProof/>
                </w:rPr>
                <mc:AlternateContent>
                  <mc:Choice Requires="wps">
                    <w:drawing>
                      <wp:anchor distT="0" distB="0" distL="114300" distR="114300" simplePos="0" relativeHeight="251678720" behindDoc="0" locked="0" layoutInCell="1" allowOverlap="1" wp14:anchorId="1E14F074" wp14:editId="2459646A">
                        <wp:simplePos x="0" y="0"/>
                        <wp:positionH relativeFrom="column">
                          <wp:posOffset>3870960</wp:posOffset>
                        </wp:positionH>
                        <wp:positionV relativeFrom="paragraph">
                          <wp:posOffset>220980</wp:posOffset>
                        </wp:positionV>
                        <wp:extent cx="81915" cy="327025"/>
                        <wp:effectExtent l="8890" t="8255" r="13970" b="7620"/>
                        <wp:wrapNone/>
                        <wp:docPr id="65" name="AutoShape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5F6A59" id="AutoShape 527" o:spid="_x0000_s1026" type="#_x0000_t32" style="position:absolute;margin-left:304.8pt;margin-top:17.4pt;width:6.45pt;height:25.7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"/>
                    </w:pict>
                  </mc:Fallback>
                </mc:AlternateContent>
              </w:r>
              <w:r>
                <w:rPr>
                  <w:noProof/>
                </w:rPr>
                <mc:AlternateContent>
                  <mc:Choice Requires="wps">
                    <w:drawing>
                      <wp:anchor distT="0" distB="0" distL="114300" distR="114300" simplePos="0" relativeHeight="251677696" behindDoc="0" locked="0" layoutInCell="1" allowOverlap="1" wp14:anchorId="146DFAEC" wp14:editId="5A3FDCFD">
                        <wp:simplePos x="0" y="0"/>
                        <wp:positionH relativeFrom="column">
                          <wp:posOffset>3828415</wp:posOffset>
                        </wp:positionH>
                        <wp:positionV relativeFrom="paragraph">
                          <wp:posOffset>214630</wp:posOffset>
                        </wp:positionV>
                        <wp:extent cx="81915" cy="327025"/>
                        <wp:effectExtent l="13970" t="11430" r="8890" b="13970"/>
                        <wp:wrapNone/>
                        <wp:docPr id="64" name="AutoShap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ADBEE2" id="AutoShape 526" o:spid="_x0000_s1026" type="#_x0000_t32" style="position:absolute;margin-left:301.45pt;margin-top:16.9pt;width:6.45pt;height:25.7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"/>
                    </w:pict>
                  </mc:Fallback>
                </mc:AlternateContent>
              </w:r>
              <w:r>
                <w:rPr>
                  <w:noProof/>
                </w:rPr>
                <mc:AlternateContent>
                  <mc:Choice Requires="wps">
                    <w:drawing>
                      <wp:anchor distT="0" distB="0" distL="114300" distR="114300" simplePos="0" relativeHeight="251669504" behindDoc="0" locked="0" layoutInCell="1" allowOverlap="1" wp14:anchorId="5F0DCB06" wp14:editId="2F327B59">
                        <wp:simplePos x="0" y="0"/>
                        <wp:positionH relativeFrom="column">
                          <wp:posOffset>2649855</wp:posOffset>
                        </wp:positionH>
                        <wp:positionV relativeFrom="paragraph">
                          <wp:posOffset>235585</wp:posOffset>
                        </wp:positionV>
                        <wp:extent cx="372745" cy="353695"/>
                        <wp:effectExtent l="6985" t="13335" r="20320" b="13970"/>
                        <wp:wrapNone/>
                        <wp:docPr id="63" name="AutoShape 5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2745" cy="353695"/>
                                </a:xfrm>
                                <a:prstGeom prst="triangle">
                                  <a:avLst>
                                    <a:gd name="adj" fmla="val 45495"/>
                                  </a:avLst>
                                </a:prstGeom>
                                <a:solidFill>
                                  <a:srgbClr val="FFFFFF"/>
                                </a:solidFill>
                                <a:ln w="9525">
                                  <a:solidFill>
                                    <a:srgbClr val="000000"/>
                                  </a:solidFill>
                                  <a:miter lim="800000"/>
                                  <a:headEnd/>
                                  <a:tailEnd/>
                                </a:ln>
                              </wps:spPr>
                              <wps:txbx>
                                <w:txbxContent>
                                  <w:p w14:paraId="4642628B" w14:textId="77777777" w:rsidR="00966246" w:rsidRDefault="00966246" w:rsidP="001820FD">
                                    <w:pPr>
                                      <w:rPr>
                                        <w:ins w:id="366" w:author="Sulabh Sharma" w:date="2017-11-19T18:03:00Z"/>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DCB06" id="_x0000_s1205" type="#_x0000_t5" style="position:absolute;left:0;text-align:left;margin-left:208.65pt;margin-top:18.55pt;width:29.35pt;height:27.8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" adj="9827">
                        <v:textbox>
                          <w:txbxContent>
                            <w:p w14:paraId="4642628B" w14:textId="77777777" w:rsidR="00966246" w:rsidRDefault="00966246" w:rsidP="001820FD">
                              <w:pPr>
                                <w:rPr>
                                  <w:ins w:id="367" w:author="Sulabh Sharma" w:date="2017-11-19T18:03:00Z"/>
                                </w:rPr>
                              </w:pP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EB2DAD3" wp14:editId="6E81B428">
                        <wp:simplePos x="0" y="0"/>
                        <wp:positionH relativeFrom="column">
                          <wp:posOffset>1603375</wp:posOffset>
                        </wp:positionH>
                        <wp:positionV relativeFrom="paragraph">
                          <wp:posOffset>220980</wp:posOffset>
                        </wp:positionV>
                        <wp:extent cx="368935" cy="882015"/>
                        <wp:effectExtent l="8255" t="8255" r="13335" b="5080"/>
                        <wp:wrapNone/>
                        <wp:docPr id="62" name="Text Box 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 cy="882015"/>
                                </a:xfrm>
                                <a:prstGeom prst="rect">
                                  <a:avLst/>
                                </a:prstGeom>
                                <a:solidFill>
                                  <a:srgbClr val="FFFFFF"/>
                                </a:solidFill>
                                <a:ln w="9525">
                                  <a:solidFill>
                                    <a:srgbClr val="000000"/>
                                  </a:solidFill>
                                  <a:miter lim="800000"/>
                                  <a:headEnd/>
                                  <a:tailEnd/>
                                </a:ln>
                              </wps:spPr>
                              <wps:txbx>
                                <w:txbxContent>
                                  <w:p w14:paraId="42D363B2" w14:textId="77777777" w:rsidR="00966246" w:rsidRDefault="00966246" w:rsidP="001820FD">
                                    <w:pPr>
                                      <w:jc w:val="right"/>
                                      <w:rPr>
                                        <w:ins w:id="368" w:author="Sulabh Sharma" w:date="2017-11-19T18:03:00Z"/>
                                      </w:rPr>
                                    </w:pPr>
                                  </w:p>
                                  <w:p w14:paraId="42A47F27" w14:textId="77777777" w:rsidR="00966246" w:rsidRDefault="00966246" w:rsidP="001820FD">
                                    <w:pPr>
                                      <w:jc w:val="right"/>
                                      <w:rPr>
                                        <w:ins w:id="369" w:author="Sulabh Sharma" w:date="2017-11-19T18:03:00Z"/>
                                      </w:rPr>
                                    </w:pPr>
                                    <w:ins w:id="370" w:author="Sulabh Sharma" w:date="2017-11-19T18:03:00Z">
                                      <w:r>
                                        <w:t>BB</w:t>
                                      </w:r>
                                    </w:ins>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B2DAD3" id="_x0000_s1206" type="#_x0000_t202" style="position:absolute;left:0;text-align:left;margin-left:126.25pt;margin-top:17.4pt;width:29.05pt;height:69.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">
                        <v:textbox>
                          <w:txbxContent>
                            <w:p w14:paraId="42D363B2" w14:textId="77777777" w:rsidR="00966246" w:rsidRDefault="00966246" w:rsidP="001820FD">
                              <w:pPr>
                                <w:jc w:val="right"/>
                                <w:rPr>
                                  <w:ins w:id="371" w:author="Sulabh Sharma" w:date="2017-11-19T18:03:00Z"/>
                                </w:rPr>
                              </w:pPr>
                            </w:p>
                            <w:p w14:paraId="42A47F27" w14:textId="77777777" w:rsidR="00966246" w:rsidRDefault="00966246" w:rsidP="001820FD">
                              <w:pPr>
                                <w:jc w:val="right"/>
                                <w:rPr>
                                  <w:ins w:id="372" w:author="Sulabh Sharma" w:date="2017-11-19T18:03:00Z"/>
                                </w:rPr>
                              </w:pPr>
                              <w:ins w:id="373" w:author="Sulabh Sharma" w:date="2017-11-19T18:03:00Z">
                                <w:r>
                                  <w:t>BB</w:t>
                                </w:r>
                              </w:ins>
                            </w:p>
                          </w:txbxContent>
                        </v:textbox>
                      </v:shape>
                    </w:pict>
                  </mc:Fallback>
                </mc:AlternateContent>
              </w:r>
            </w:ins>
          </w:p>
          <w:p w14:paraId="001199ED" w14:textId="77777777" w:rsidR="001820FD" w:rsidRDefault="001820FD" w:rsidP="000C26DA">
            <w:pPr>
              <w:pStyle w:val="NewNormal"/>
              <w:rPr>
                <w:ins w:id="374" w:author="Sulabh Sharma" w:date="2017-11-19T18:03:00Z"/>
              </w:rPr>
            </w:pPr>
            <w:ins w:id="375" w:author="Sulabh Sharma" w:date="2017-11-19T18:03:00Z">
              <w:r>
                <w:rPr>
                  <w:noProof/>
                </w:rPr>
                <mc:AlternateContent>
                  <mc:Choice Requires="wps">
                    <w:drawing>
                      <wp:anchor distT="0" distB="0" distL="114300" distR="114300" simplePos="0" relativeHeight="251681792" behindDoc="0" locked="0" layoutInCell="1" allowOverlap="1" wp14:anchorId="00E944C4" wp14:editId="0FFFCBC7">
                        <wp:simplePos x="0" y="0"/>
                        <wp:positionH relativeFrom="column">
                          <wp:posOffset>3910330</wp:posOffset>
                        </wp:positionH>
                        <wp:positionV relativeFrom="paragraph">
                          <wp:posOffset>144145</wp:posOffset>
                        </wp:positionV>
                        <wp:extent cx="327025" cy="10795"/>
                        <wp:effectExtent l="10160" t="12700" r="5715" b="5080"/>
                        <wp:wrapNone/>
                        <wp:docPr id="61" name="AutoShap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FB86E2" id="AutoShape 530" o:spid="_x0000_s1026" type="#_x0000_t32" style="position:absolute;margin-left:307.9pt;margin-top:11.35pt;width:25.75pt;height:.8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"/>
                    </w:pict>
                  </mc:Fallback>
                </mc:AlternateContent>
              </w:r>
              <w:r>
                <w:rPr>
                  <w:noProof/>
                </w:rPr>
                <mc:AlternateContent>
                  <mc:Choice Requires="wps">
                    <w:drawing>
                      <wp:anchor distT="0" distB="0" distL="114300" distR="114300" simplePos="0" relativeHeight="251675648" behindDoc="0" locked="0" layoutInCell="1" allowOverlap="1" wp14:anchorId="63394A17" wp14:editId="27DC2D8F">
                        <wp:simplePos x="0" y="0"/>
                        <wp:positionH relativeFrom="column">
                          <wp:posOffset>3013075</wp:posOffset>
                        </wp:positionH>
                        <wp:positionV relativeFrom="paragraph">
                          <wp:posOffset>154940</wp:posOffset>
                        </wp:positionV>
                        <wp:extent cx="854075" cy="16510"/>
                        <wp:effectExtent l="8255" t="13970" r="13970" b="7620"/>
                        <wp:wrapNone/>
                        <wp:docPr id="60" name="AutoShap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4075" cy="16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081EFD" id="AutoShape 524" o:spid="_x0000_s1026" type="#_x0000_t32" style="position:absolute;margin-left:237.25pt;margin-top:12.2pt;width:67.25pt;height:1.3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"/>
                    </w:pict>
                  </mc:Fallback>
                </mc:AlternateContent>
              </w:r>
              <w:r>
                <w:rPr>
                  <w:noProof/>
                </w:rPr>
                <mc:AlternateContent>
                  <mc:Choice Requires="wps">
                    <w:drawing>
                      <wp:anchor distT="0" distB="0" distL="114300" distR="114300" simplePos="0" relativeHeight="251673600" behindDoc="0" locked="0" layoutInCell="1" allowOverlap="1" wp14:anchorId="44CC96F9" wp14:editId="77C8A7FE">
                        <wp:simplePos x="0" y="0"/>
                        <wp:positionH relativeFrom="column">
                          <wp:posOffset>2447290</wp:posOffset>
                        </wp:positionH>
                        <wp:positionV relativeFrom="paragraph">
                          <wp:posOffset>182245</wp:posOffset>
                        </wp:positionV>
                        <wp:extent cx="212090" cy="0"/>
                        <wp:effectExtent l="13970" t="12700" r="12065" b="6350"/>
                        <wp:wrapNone/>
                        <wp:docPr id="59" name="AutoShap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0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CEAD0F" id="AutoShape 522" o:spid="_x0000_s1026" type="#_x0000_t32" style="position:absolute;margin-left:192.7pt;margin-top:14.35pt;width:16.7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"/>
                    </w:pict>
                  </mc:Fallback>
                </mc:AlternateContent>
              </w:r>
              <w:r>
                <w:rPr>
                  <w:noProof/>
                </w:rPr>
                <mc:AlternateContent>
                  <mc:Choice Requires="wps">
                    <w:drawing>
                      <wp:anchor distT="0" distB="0" distL="114300" distR="114300" simplePos="0" relativeHeight="251670528" behindDoc="0" locked="0" layoutInCell="1" allowOverlap="1" wp14:anchorId="67E1BDCC" wp14:editId="5A3B2522">
                        <wp:simplePos x="0" y="0"/>
                        <wp:positionH relativeFrom="column">
                          <wp:posOffset>2621915</wp:posOffset>
                        </wp:positionH>
                        <wp:positionV relativeFrom="paragraph">
                          <wp:posOffset>40640</wp:posOffset>
                        </wp:positionV>
                        <wp:extent cx="450850" cy="255270"/>
                        <wp:effectExtent l="0" t="4445" r="0" b="0"/>
                        <wp:wrapNone/>
                        <wp:docPr id="58" name="Text 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F6DC1" w14:textId="77777777" w:rsidR="00966246" w:rsidRDefault="00966246" w:rsidP="001820FD">
                                    <w:pPr>
                                      <w:rPr>
                                        <w:ins w:id="376" w:author="Sulabh Sharma" w:date="2017-11-19T18:03:00Z"/>
                                      </w:rPr>
                                    </w:pPr>
                                    <w:ins w:id="377" w:author="Sulabh Sharma" w:date="2017-11-19T18:03:00Z">
                                      <w:r>
                                        <w:t>PA</w:t>
                                      </w:r>
                                    </w:ins>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1BDCC" id="_x0000_s1207" type="#_x0000_t202" style="position:absolute;left:0;text-align:left;margin-left:206.45pt;margin-top:3.2pt;width:35.5pt;height:20.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" filled="f" stroked="f">
                        <v:textbox>
                          <w:txbxContent>
                            <w:p w14:paraId="3BEF6DC1" w14:textId="77777777" w:rsidR="00966246" w:rsidRDefault="00966246" w:rsidP="001820FD">
                              <w:pPr>
                                <w:rPr>
                                  <w:ins w:id="378" w:author="Sulabh Sharma" w:date="2017-11-19T18:03:00Z"/>
                                </w:rPr>
                              </w:pPr>
                              <w:ins w:id="379" w:author="Sulabh Sharma" w:date="2017-11-19T18:03:00Z">
                                <w:r>
                                  <w:t>PA</w:t>
                                </w:r>
                              </w:ins>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2A0C6404" wp14:editId="3865BF0D">
                        <wp:simplePos x="0" y="0"/>
                        <wp:positionH relativeFrom="column">
                          <wp:posOffset>1972310</wp:posOffset>
                        </wp:positionH>
                        <wp:positionV relativeFrom="paragraph">
                          <wp:posOffset>182245</wp:posOffset>
                        </wp:positionV>
                        <wp:extent cx="153670" cy="0"/>
                        <wp:effectExtent l="5715" t="12700" r="12065" b="6350"/>
                        <wp:wrapNone/>
                        <wp:docPr id="56" name="AutoShap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3FBD33" id="AutoShape 516" o:spid="_x0000_s1026" type="#_x0000_t32" style="position:absolute;margin-left:155.3pt;margin-top:14.35pt;width:12.1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"/>
                    </w:pict>
                  </mc:Fallback>
                </mc:AlternateContent>
              </w:r>
              <w:r>
                <w:rPr>
                  <w:noProof/>
                </w:rPr>
                <mc:AlternateContent>
                  <mc:Choice Requires="wps">
                    <w:drawing>
                      <wp:anchor distT="0" distB="0" distL="114300" distR="114300" simplePos="0" relativeHeight="251665408" behindDoc="0" locked="0" layoutInCell="1" allowOverlap="1" wp14:anchorId="325F2825" wp14:editId="0793E5CB">
                        <wp:simplePos x="0" y="0"/>
                        <wp:positionH relativeFrom="column">
                          <wp:posOffset>2108835</wp:posOffset>
                        </wp:positionH>
                        <wp:positionV relativeFrom="paragraph">
                          <wp:posOffset>40640</wp:posOffset>
                        </wp:positionV>
                        <wp:extent cx="338455" cy="261620"/>
                        <wp:effectExtent l="8890" t="13970" r="5080" b="10160"/>
                        <wp:wrapNone/>
                        <wp:docPr id="55" name="Text Box 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455" cy="261620"/>
                                </a:xfrm>
                                <a:prstGeom prst="rect">
                                  <a:avLst/>
                                </a:prstGeom>
                                <a:solidFill>
                                  <a:srgbClr val="FFFFFF"/>
                                </a:solidFill>
                                <a:ln w="9525">
                                  <a:solidFill>
                                    <a:srgbClr val="000000"/>
                                  </a:solidFill>
                                  <a:miter lim="800000"/>
                                  <a:headEnd/>
                                  <a:tailEnd/>
                                </a:ln>
                              </wps:spPr>
                              <wps:txbx>
                                <w:txbxContent>
                                  <w:p w14:paraId="51902E22" w14:textId="77777777" w:rsidR="00966246" w:rsidRDefault="00966246" w:rsidP="001820FD">
                                    <w:pPr>
                                      <w:rPr>
                                        <w:ins w:id="380" w:author="Sulabh Sharma" w:date="2017-11-19T18:03:00Z"/>
                                      </w:rPr>
                                    </w:pPr>
                                    <w:ins w:id="381" w:author="Sulabh Sharma" w:date="2017-11-19T18:03:00Z">
                                      <w:r>
                                        <w:t>RF</w:t>
                                      </w:r>
                                    </w:ins>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5F2825" id="_x0000_s1208" type="#_x0000_t202" style="position:absolute;left:0;text-align:left;margin-left:166.05pt;margin-top:3.2pt;width:26.65pt;height:20.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">
                        <v:textbox>
                          <w:txbxContent>
                            <w:p w14:paraId="51902E22" w14:textId="77777777" w:rsidR="00966246" w:rsidRDefault="00966246" w:rsidP="001820FD">
                              <w:pPr>
                                <w:rPr>
                                  <w:ins w:id="382" w:author="Sulabh Sharma" w:date="2017-11-19T18:03:00Z"/>
                                </w:rPr>
                              </w:pPr>
                              <w:ins w:id="383" w:author="Sulabh Sharma" w:date="2017-11-19T18:03:00Z">
                                <w:r>
                                  <w:t>RF</w:t>
                                </w:r>
                              </w:ins>
                            </w:p>
                          </w:txbxContent>
                        </v:textbox>
                      </v:shape>
                    </w:pict>
                  </mc:Fallback>
                </mc:AlternateContent>
              </w:r>
            </w:ins>
          </w:p>
          <w:p w14:paraId="3E4AD20B" w14:textId="77777777" w:rsidR="001820FD" w:rsidRDefault="001820FD" w:rsidP="000C26DA">
            <w:pPr>
              <w:pStyle w:val="NewNormal"/>
              <w:rPr>
                <w:ins w:id="384" w:author="Sulabh Sharma" w:date="2017-11-19T18:03:00Z"/>
              </w:rPr>
            </w:pPr>
            <w:ins w:id="385" w:author="Sulabh Sharma" w:date="2017-11-19T18:03:00Z">
              <w:r>
                <w:rPr>
                  <w:noProof/>
                  <w:sz w:val="24"/>
                  <w:szCs w:val="24"/>
                </w:rPr>
                <mc:AlternateContent>
                  <mc:Choice Requires="wps">
                    <w:drawing>
                      <wp:anchor distT="0" distB="0" distL="114300" distR="114300" simplePos="0" relativeHeight="251692032" behindDoc="0" locked="0" layoutInCell="1" allowOverlap="1" wp14:anchorId="4FE341C3" wp14:editId="5C5EA556">
                        <wp:simplePos x="0" y="0"/>
                        <wp:positionH relativeFrom="column">
                          <wp:posOffset>-32628</wp:posOffset>
                        </wp:positionH>
                        <wp:positionV relativeFrom="paragraph">
                          <wp:posOffset>25937</wp:posOffset>
                        </wp:positionV>
                        <wp:extent cx="404446" cy="222738"/>
                        <wp:effectExtent l="38100" t="19050" r="53340" b="44450"/>
                        <wp:wrapNone/>
                        <wp:docPr id="423" name="Lightning Bolt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446" cy="222738"/>
                                </a:xfrm>
                                <a:prstGeom prst="lightningBol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B617B9"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Lightning Bolt 423" o:spid="_x0000_s1026" type="#_x0000_t73" style="position:absolute;margin-left:-2.55pt;margin-top:2.05pt;width:31.85pt;height:17.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"/>
                    </w:pict>
                  </mc:Fallback>
                </mc:AlternateContent>
              </w:r>
              <w:r>
                <w:rPr>
                  <w:noProof/>
                </w:rPr>
                <mc:AlternateContent>
                  <mc:Choice Requires="wps">
                    <w:drawing>
                      <wp:anchor distT="0" distB="0" distL="114300" distR="114300" simplePos="0" relativeHeight="251687936" behindDoc="0" locked="0" layoutInCell="1" allowOverlap="1" wp14:anchorId="35F9C9BB" wp14:editId="4ABCDD94">
                        <wp:simplePos x="0" y="0"/>
                        <wp:positionH relativeFrom="column">
                          <wp:posOffset>3623310</wp:posOffset>
                        </wp:positionH>
                        <wp:positionV relativeFrom="paragraph">
                          <wp:posOffset>93345</wp:posOffset>
                        </wp:positionV>
                        <wp:extent cx="570230" cy="234315"/>
                        <wp:effectExtent l="0" t="0" r="1905" b="0"/>
                        <wp:wrapNone/>
                        <wp:docPr id="50" name="Text Box 5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C7D1C" w14:textId="77777777" w:rsidR="00966246" w:rsidRDefault="00966246" w:rsidP="001820FD">
                                    <w:pPr>
                                      <w:rPr>
                                        <w:ins w:id="386" w:author="Sulabh Sharma" w:date="2017-11-19T18:03:00Z"/>
                                      </w:rPr>
                                    </w:pPr>
                                    <w:ins w:id="387" w:author="Sulabh Sharma" w:date="2017-11-19T18:03:00Z">
                                      <w:r>
                                        <w:t>feeder</w:t>
                                      </w:r>
                                    </w:ins>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9C9BB" id="_x0000_s1209" type="#_x0000_t202" style="position:absolute;left:0;text-align:left;margin-left:285.3pt;margin-top:7.35pt;width:44.9pt;height:18.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EKmugIAAMM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" filled="f" stroked="f">
                        <v:textbox>
                          <w:txbxContent>
                            <w:p w14:paraId="67AC7D1C" w14:textId="77777777" w:rsidR="00966246" w:rsidRDefault="00966246" w:rsidP="001820FD">
                              <w:pPr>
                                <w:rPr>
                                  <w:ins w:id="388" w:author="Sulabh Sharma" w:date="2017-11-19T18:03:00Z"/>
                                </w:rPr>
                              </w:pPr>
                              <w:ins w:id="389" w:author="Sulabh Sharma" w:date="2017-11-19T18:03:00Z">
                                <w:r>
                                  <w:t>feeder</w:t>
                                </w:r>
                              </w:ins>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4A8D5E04" wp14:editId="2C5CA4D5">
                        <wp:simplePos x="0" y="0"/>
                        <wp:positionH relativeFrom="column">
                          <wp:posOffset>4172585</wp:posOffset>
                        </wp:positionH>
                        <wp:positionV relativeFrom="paragraph">
                          <wp:posOffset>64770</wp:posOffset>
                        </wp:positionV>
                        <wp:extent cx="233680" cy="240030"/>
                        <wp:effectExtent l="15240" t="5080" r="17780" b="12065"/>
                        <wp:wrapNone/>
                        <wp:docPr id="49" name="AutoShape 5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33680" cy="24003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7E070B" id="AutoShape 535" o:spid="_x0000_s1026" type="#_x0000_t5" style="position:absolute;margin-left:328.55pt;margin-top:5.1pt;width:18.4pt;height:18.9pt;rotation:18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"/>
                    </w:pict>
                  </mc:Fallback>
                </mc:AlternateContent>
              </w:r>
            </w:ins>
          </w:p>
          <w:bookmarkEnd w:id="280"/>
          <w:p w14:paraId="5768CBA2" w14:textId="77777777" w:rsidR="001820FD" w:rsidRDefault="001820FD" w:rsidP="000C26DA">
            <w:pPr>
              <w:pStyle w:val="NewNormal"/>
              <w:rPr>
                <w:ins w:id="390" w:author="Sulabh Sharma" w:date="2017-11-19T18:03:00Z"/>
              </w:rPr>
            </w:pPr>
            <w:ins w:id="391" w:author="Sulabh Sharma" w:date="2017-11-19T18:03:00Z">
              <w:r>
                <w:rPr>
                  <w:noProof/>
                </w:rPr>
                <mc:AlternateContent>
                  <mc:Choice Requires="wps">
                    <w:drawing>
                      <wp:anchor distT="0" distB="0" distL="114300" distR="114300" simplePos="0" relativeHeight="251684864" behindDoc="0" locked="0" layoutInCell="1" allowOverlap="1" wp14:anchorId="792C5000" wp14:editId="3405FAEC">
                        <wp:simplePos x="0" y="0"/>
                        <wp:positionH relativeFrom="column">
                          <wp:posOffset>4292600</wp:posOffset>
                        </wp:positionH>
                        <wp:positionV relativeFrom="paragraph">
                          <wp:posOffset>79375</wp:posOffset>
                        </wp:positionV>
                        <wp:extent cx="0" cy="168910"/>
                        <wp:effectExtent l="11430" t="5715" r="7620" b="6350"/>
                        <wp:wrapNone/>
                        <wp:docPr id="48" name="AutoShap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5A9847" id="AutoShape 533" o:spid="_x0000_s1026" type="#_x0000_t32" style="position:absolute;margin-left:338pt;margin-top:6.25pt;width:0;height:13.3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"/>
                    </w:pict>
                  </mc:Fallback>
                </mc:AlternateContent>
              </w:r>
              <w:r>
                <w:rPr>
                  <w:noProof/>
                </w:rPr>
                <mc:AlternateContent>
                  <mc:Choice Requires="wps">
                    <w:drawing>
                      <wp:anchor distT="0" distB="0" distL="114300" distR="114300" simplePos="0" relativeHeight="251682816" behindDoc="0" locked="0" layoutInCell="1" allowOverlap="1" wp14:anchorId="6478115D" wp14:editId="6D3F109F">
                        <wp:simplePos x="0" y="0"/>
                        <wp:positionH relativeFrom="column">
                          <wp:posOffset>3962400</wp:posOffset>
                        </wp:positionH>
                        <wp:positionV relativeFrom="paragraph">
                          <wp:posOffset>250825</wp:posOffset>
                        </wp:positionV>
                        <wp:extent cx="327025" cy="10795"/>
                        <wp:effectExtent l="5080" t="5715" r="10795" b="12065"/>
                        <wp:wrapNone/>
                        <wp:docPr id="47" name="AutoShap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9EBADC" id="AutoShape 531" o:spid="_x0000_s1026" type="#_x0000_t32" style="position:absolute;margin-left:312pt;margin-top:19.75pt;width:25.75pt;height:.8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"/>
                    </w:pict>
                  </mc:Fallback>
                </mc:AlternateContent>
              </w:r>
              <w:r>
                <w:rPr>
                  <w:noProof/>
                </w:rPr>
                <mc:AlternateContent>
                  <mc:Choice Requires="wps">
                    <w:drawing>
                      <wp:anchor distT="0" distB="0" distL="114300" distR="114300" simplePos="0" relativeHeight="251680768" behindDoc="0" locked="0" layoutInCell="1" allowOverlap="1" wp14:anchorId="276D9CEC" wp14:editId="3329D8A3">
                        <wp:simplePos x="0" y="0"/>
                        <wp:positionH relativeFrom="column">
                          <wp:posOffset>3910330</wp:posOffset>
                        </wp:positionH>
                        <wp:positionV relativeFrom="paragraph">
                          <wp:posOffset>120015</wp:posOffset>
                        </wp:positionV>
                        <wp:extent cx="81915" cy="327025"/>
                        <wp:effectExtent l="10160" t="8255" r="12700" b="7620"/>
                        <wp:wrapNone/>
                        <wp:docPr id="46" name="AutoShap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FA3082" id="AutoShape 529" o:spid="_x0000_s1026" type="#_x0000_t32" style="position:absolute;margin-left:307.9pt;margin-top:9.45pt;width:6.45pt;height:25.7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"/>
                    </w:pict>
                  </mc:Fallback>
                </mc:AlternateContent>
              </w:r>
              <w:r>
                <w:rPr>
                  <w:noProof/>
                </w:rPr>
                <mc:AlternateContent>
                  <mc:Choice Requires="wps">
                    <w:drawing>
                      <wp:anchor distT="0" distB="0" distL="114300" distR="114300" simplePos="0" relativeHeight="251679744" behindDoc="0" locked="0" layoutInCell="1" allowOverlap="1" wp14:anchorId="6768A2F4" wp14:editId="34405E42">
                        <wp:simplePos x="0" y="0"/>
                        <wp:positionH relativeFrom="column">
                          <wp:posOffset>3867150</wp:posOffset>
                        </wp:positionH>
                        <wp:positionV relativeFrom="paragraph">
                          <wp:posOffset>103505</wp:posOffset>
                        </wp:positionV>
                        <wp:extent cx="81915" cy="327025"/>
                        <wp:effectExtent l="5080" t="10795" r="8255" b="5080"/>
                        <wp:wrapNone/>
                        <wp:docPr id="45" name="AutoShap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 cy="327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68A1DA" id="AutoShape 528" o:spid="_x0000_s1026" type="#_x0000_t32" style="position:absolute;margin-left:304.5pt;margin-top:8.15pt;width:6.45pt;height:25.7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"/>
                    </w:pict>
                  </mc:Fallback>
                </mc:AlternateContent>
              </w:r>
              <w:r>
                <w:rPr>
                  <w:noProof/>
                </w:rPr>
                <mc:AlternateContent>
                  <mc:Choice Requires="wps">
                    <w:drawing>
                      <wp:anchor distT="0" distB="0" distL="114300" distR="114300" simplePos="0" relativeHeight="251676672" behindDoc="0" locked="0" layoutInCell="1" allowOverlap="1" wp14:anchorId="246CC7DF" wp14:editId="7C3C6AD5">
                        <wp:simplePos x="0" y="0"/>
                        <wp:positionH relativeFrom="column">
                          <wp:posOffset>3056255</wp:posOffset>
                        </wp:positionH>
                        <wp:positionV relativeFrom="paragraph">
                          <wp:posOffset>251460</wp:posOffset>
                        </wp:positionV>
                        <wp:extent cx="854075" cy="5080"/>
                        <wp:effectExtent l="13335" t="6350" r="8890" b="7620"/>
                        <wp:wrapNone/>
                        <wp:docPr id="44" name="AutoShap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4075"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D9F0B2" id="AutoShape 525" o:spid="_x0000_s1026" type="#_x0000_t32" style="position:absolute;margin-left:240.65pt;margin-top:19.8pt;width:67.25pt;height:.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"/>
                    </w:pict>
                  </mc:Fallback>
                </mc:AlternateContent>
              </w:r>
              <w:r>
                <w:rPr>
                  <w:noProof/>
                </w:rPr>
                <mc:AlternateContent>
                  <mc:Choice Requires="wps">
                    <w:drawing>
                      <wp:anchor distT="0" distB="0" distL="114300" distR="114300" simplePos="0" relativeHeight="251674624" behindDoc="0" locked="0" layoutInCell="1" allowOverlap="1" wp14:anchorId="34DB6FC1" wp14:editId="615B1B0C">
                        <wp:simplePos x="0" y="0"/>
                        <wp:positionH relativeFrom="column">
                          <wp:posOffset>2468245</wp:posOffset>
                        </wp:positionH>
                        <wp:positionV relativeFrom="paragraph">
                          <wp:posOffset>256540</wp:posOffset>
                        </wp:positionV>
                        <wp:extent cx="220345" cy="0"/>
                        <wp:effectExtent l="6350" t="11430" r="11430" b="7620"/>
                        <wp:wrapNone/>
                        <wp:docPr id="43" name="AutoShap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3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7DDD97" id="AutoShape 523" o:spid="_x0000_s1026" type="#_x0000_t32" style="position:absolute;margin-left:194.35pt;margin-top:20.2pt;width:17.3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"/>
                    </w:pict>
                  </mc:Fallback>
                </mc:AlternateContent>
              </w:r>
              <w:r>
                <w:rPr>
                  <w:noProof/>
                </w:rPr>
                <mc:AlternateContent>
                  <mc:Choice Requires="wps">
                    <w:drawing>
                      <wp:anchor distT="0" distB="0" distL="114300" distR="114300" simplePos="0" relativeHeight="251672576" behindDoc="0" locked="0" layoutInCell="1" allowOverlap="1" wp14:anchorId="7F2996B0" wp14:editId="7986DD63">
                        <wp:simplePos x="0" y="0"/>
                        <wp:positionH relativeFrom="column">
                          <wp:posOffset>2648585</wp:posOffset>
                        </wp:positionH>
                        <wp:positionV relativeFrom="paragraph">
                          <wp:posOffset>125730</wp:posOffset>
                        </wp:positionV>
                        <wp:extent cx="364490" cy="282575"/>
                        <wp:effectExtent l="0" t="4445" r="1270" b="0"/>
                        <wp:wrapNone/>
                        <wp:docPr id="42" name="Text 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90"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39A4E" w14:textId="77777777" w:rsidR="00966246" w:rsidRDefault="00966246" w:rsidP="001820FD">
                                    <w:pPr>
                                      <w:rPr>
                                        <w:ins w:id="392" w:author="Sulabh Sharma" w:date="2017-11-19T18:03:00Z"/>
                                      </w:rPr>
                                    </w:pPr>
                                    <w:ins w:id="393" w:author="Sulabh Sharma" w:date="2017-11-19T18:03:00Z">
                                      <w:r>
                                        <w:t>PA</w:t>
                                      </w:r>
                                    </w:ins>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2996B0" id="_x0000_s1210" type="#_x0000_t202" style="position:absolute;left:0;text-align:left;margin-left:208.55pt;margin-top:9.9pt;width:28.7pt;height:2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OEMuA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" filled="f" stroked="f">
                        <v:textbox>
                          <w:txbxContent>
                            <w:p w14:paraId="7D839A4E" w14:textId="77777777" w:rsidR="00966246" w:rsidRDefault="00966246" w:rsidP="001820FD">
                              <w:pPr>
                                <w:rPr>
                                  <w:ins w:id="394" w:author="Sulabh Sharma" w:date="2017-11-19T18:03:00Z"/>
                                </w:rPr>
                              </w:pPr>
                              <w:ins w:id="395" w:author="Sulabh Sharma" w:date="2017-11-19T18:03:00Z">
                                <w:r>
                                  <w:t>PA</w:t>
                                </w:r>
                              </w:ins>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45E81E1E" wp14:editId="74D8482D">
                        <wp:simplePos x="0" y="0"/>
                        <wp:positionH relativeFrom="column">
                          <wp:posOffset>2701290</wp:posOffset>
                        </wp:positionH>
                        <wp:positionV relativeFrom="paragraph">
                          <wp:posOffset>67945</wp:posOffset>
                        </wp:positionV>
                        <wp:extent cx="342265" cy="367665"/>
                        <wp:effectExtent l="7620" t="16510" r="24765" b="12700"/>
                        <wp:wrapNone/>
                        <wp:docPr id="19" name="AutoShape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42265" cy="36766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701E8D" id="AutoShape 520" o:spid="_x0000_s1026" type="#_x0000_t5" style="position:absolute;margin-left:212.7pt;margin-top:5.35pt;width:26.95pt;height:28.9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"/>
                    </w:pict>
                  </mc:Fallback>
                </mc:AlternateContent>
              </w:r>
              <w:r>
                <w:rPr>
                  <w:noProof/>
                </w:rPr>
                <mc:AlternateContent>
                  <mc:Choice Requires="wps">
                    <w:drawing>
                      <wp:anchor distT="0" distB="0" distL="114300" distR="114300" simplePos="0" relativeHeight="251668480" behindDoc="0" locked="0" layoutInCell="1" allowOverlap="1" wp14:anchorId="2855DA0A" wp14:editId="009A767F">
                        <wp:simplePos x="0" y="0"/>
                        <wp:positionH relativeFrom="column">
                          <wp:posOffset>1972310</wp:posOffset>
                        </wp:positionH>
                        <wp:positionV relativeFrom="paragraph">
                          <wp:posOffset>267335</wp:posOffset>
                        </wp:positionV>
                        <wp:extent cx="147320" cy="5080"/>
                        <wp:effectExtent l="5715" t="12700" r="8890" b="10795"/>
                        <wp:wrapNone/>
                        <wp:docPr id="17" name="AutoShap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32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C977B4" id="AutoShape 517" o:spid="_x0000_s1026" type="#_x0000_t32" style="position:absolute;margin-left:155.3pt;margin-top:21.05pt;width:11.6pt;height:.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"/>
                    </w:pict>
                  </mc:Fallback>
                </mc:AlternateContent>
              </w:r>
              <w:r>
                <w:rPr>
                  <w:noProof/>
                </w:rPr>
                <mc:AlternateContent>
                  <mc:Choice Requires="wps">
                    <w:drawing>
                      <wp:anchor distT="0" distB="0" distL="114300" distR="114300" simplePos="0" relativeHeight="251666432" behindDoc="0" locked="0" layoutInCell="1" allowOverlap="1" wp14:anchorId="40C096D7" wp14:editId="3767927E">
                        <wp:simplePos x="0" y="0"/>
                        <wp:positionH relativeFrom="column">
                          <wp:posOffset>2119630</wp:posOffset>
                        </wp:positionH>
                        <wp:positionV relativeFrom="paragraph">
                          <wp:posOffset>125730</wp:posOffset>
                        </wp:positionV>
                        <wp:extent cx="348615" cy="234315"/>
                        <wp:effectExtent l="10160" t="13970" r="12700" b="8890"/>
                        <wp:wrapNone/>
                        <wp:docPr id="16"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 cy="234315"/>
                                </a:xfrm>
                                <a:prstGeom prst="rect">
                                  <a:avLst/>
                                </a:prstGeom>
                                <a:solidFill>
                                  <a:srgbClr val="FFFFFF"/>
                                </a:solidFill>
                                <a:ln w="9525">
                                  <a:solidFill>
                                    <a:srgbClr val="000000"/>
                                  </a:solidFill>
                                  <a:miter lim="800000"/>
                                  <a:headEnd/>
                                  <a:tailEnd/>
                                </a:ln>
                              </wps:spPr>
                              <wps:txbx>
                                <w:txbxContent>
                                  <w:p w14:paraId="37A420DD" w14:textId="77777777" w:rsidR="00966246" w:rsidRDefault="00966246" w:rsidP="001820FD">
                                    <w:pPr>
                                      <w:rPr>
                                        <w:ins w:id="396" w:author="Sulabh Sharma" w:date="2017-11-19T18:03:00Z"/>
                                      </w:rPr>
                                    </w:pPr>
                                    <w:ins w:id="397" w:author="Sulabh Sharma" w:date="2017-11-19T18:03:00Z">
                                      <w:r>
                                        <w:t>RF</w:t>
                                      </w:r>
                                    </w:ins>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C096D7" id="_x0000_s1211" type="#_x0000_t202" style="position:absolute;left:0;text-align:left;margin-left:166.9pt;margin-top:9.9pt;width:27.45pt;height:18.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">
                        <v:textbox>
                          <w:txbxContent>
                            <w:p w14:paraId="37A420DD" w14:textId="77777777" w:rsidR="00966246" w:rsidRDefault="00966246" w:rsidP="001820FD">
                              <w:pPr>
                                <w:rPr>
                                  <w:ins w:id="398" w:author="Sulabh Sharma" w:date="2017-11-19T18:03:00Z"/>
                                </w:rPr>
                              </w:pPr>
                              <w:ins w:id="399" w:author="Sulabh Sharma" w:date="2017-11-19T18:03:00Z">
                                <w:r>
                                  <w:t>RF</w:t>
                                </w:r>
                              </w:ins>
                            </w:p>
                          </w:txbxContent>
                        </v:textbox>
                      </v:shape>
                    </w:pict>
                  </mc:Fallback>
                </mc:AlternateContent>
              </w:r>
            </w:ins>
          </w:p>
          <w:p w14:paraId="6A58F2F2" w14:textId="77777777" w:rsidR="001820FD" w:rsidRDefault="001820FD" w:rsidP="000C26DA">
            <w:pPr>
              <w:pStyle w:val="NewNormal"/>
              <w:rPr>
                <w:noProof/>
              </w:rPr>
            </w:pPr>
          </w:p>
          <w:p w14:paraId="716D19BC" w14:textId="77777777" w:rsidR="001820FD" w:rsidRDefault="001820FD" w:rsidP="000C26DA">
            <w:pPr>
              <w:pStyle w:val="NewNormal"/>
              <w:rPr>
                <w:noProof/>
              </w:rPr>
            </w:pPr>
          </w:p>
          <w:p w14:paraId="018129C0" w14:textId="77777777" w:rsidR="001820FD" w:rsidRDefault="001820FD" w:rsidP="000C26DA">
            <w:pPr>
              <w:pStyle w:val="NewNormal"/>
            </w:pPr>
          </w:p>
          <w:p w14:paraId="532B6651" w14:textId="77777777" w:rsidR="001820FD" w:rsidRDefault="001820FD" w:rsidP="000C26DA">
            <w:pPr>
              <w:pStyle w:val="NewNormal"/>
            </w:pPr>
          </w:p>
          <w:p w14:paraId="43011AC7" w14:textId="77777777" w:rsidR="001820FD" w:rsidRDefault="001820FD" w:rsidP="000C26DA">
            <w:pPr>
              <w:pStyle w:val="NewNormal"/>
              <w:keepNext/>
              <w:ind w:firstLine="0"/>
            </w:pPr>
          </w:p>
        </w:tc>
      </w:tr>
    </w:tbl>
    <w:p w14:paraId="1F5B04D9" w14:textId="77777777" w:rsidR="001820FD" w:rsidRDefault="001820FD" w:rsidP="001820FD">
      <w:pPr>
        <w:pStyle w:val="Caption"/>
      </w:pPr>
      <w:bookmarkStart w:id="400" w:name="_Ref497831864"/>
      <w:bookmarkStart w:id="401" w:name="_Toc497836838"/>
      <w:r>
        <w:t xml:space="preserve">Figure </w:t>
      </w:r>
      <w:r>
        <w:fldChar w:fldCharType="begin"/>
      </w:r>
      <w:r>
        <w:instrText xml:space="preserve"> SEQ Figure \* ARABIC </w:instrText>
      </w:r>
      <w:r>
        <w:fldChar w:fldCharType="separate"/>
      </w:r>
      <w:r>
        <w:rPr>
          <w:noProof/>
        </w:rPr>
        <w:t>6</w:t>
      </w:r>
      <w:r>
        <w:fldChar w:fldCharType="end"/>
      </w:r>
      <w:bookmarkEnd w:id="400"/>
      <w:r>
        <w:t>.</w:t>
      </w:r>
      <w:r w:rsidRPr="00E32BF0">
        <w:rPr>
          <w:lang w:eastAsia="sv-SE"/>
        </w:rPr>
        <w:t xml:space="preserve"> </w:t>
      </w:r>
      <w:r>
        <w:rPr>
          <w:lang w:eastAsia="sv-SE"/>
        </w:rPr>
        <w:t>A typical transceiver structure of Base Station.</w:t>
      </w:r>
      <w:bookmarkEnd w:id="401"/>
    </w:p>
    <w:p w14:paraId="01D5B72D" w14:textId="1CC7B08F" w:rsidR="001820FD" w:rsidRDefault="001820FD" w:rsidP="001820FD">
      <w:pPr>
        <w:pStyle w:val="NewNormal"/>
        <w:ind w:firstLine="0"/>
        <w:rPr>
          <w:sz w:val="24"/>
          <w:szCs w:val="24"/>
        </w:rPr>
      </w:pPr>
      <w:r>
        <w:t xml:space="preserve"> </w:t>
      </w:r>
      <w:r w:rsidRPr="00F07A10">
        <w:rPr>
          <w:sz w:val="24"/>
          <w:szCs w:val="24"/>
        </w:rPr>
        <w:fldChar w:fldCharType="begin"/>
      </w:r>
      <w:r w:rsidRPr="00F07A10">
        <w:rPr>
          <w:sz w:val="24"/>
          <w:szCs w:val="24"/>
        </w:rPr>
        <w:instrText xml:space="preserve"> REF _Ref497831864 \h </w:instrText>
      </w:r>
      <w:r>
        <w:rPr>
          <w:sz w:val="24"/>
          <w:szCs w:val="24"/>
        </w:rPr>
        <w:instrText xml:space="preserve"> \* MERGEFORMAT </w:instrText>
      </w:r>
      <w:r w:rsidRPr="00F07A10">
        <w:rPr>
          <w:sz w:val="24"/>
          <w:szCs w:val="24"/>
        </w:rPr>
      </w:r>
      <w:r w:rsidRPr="00F07A10">
        <w:rPr>
          <w:sz w:val="24"/>
          <w:szCs w:val="24"/>
        </w:rPr>
        <w:fldChar w:fldCharType="separate"/>
      </w:r>
      <w:r w:rsidRPr="00112F27">
        <w:rPr>
          <w:sz w:val="24"/>
          <w:szCs w:val="24"/>
        </w:rPr>
        <w:t xml:space="preserve">Figure </w:t>
      </w:r>
      <w:r w:rsidRPr="00112F27">
        <w:rPr>
          <w:noProof/>
          <w:sz w:val="24"/>
          <w:szCs w:val="24"/>
        </w:rPr>
        <w:t>6</w:t>
      </w:r>
      <w:r w:rsidRPr="00F07A10">
        <w:rPr>
          <w:sz w:val="24"/>
          <w:szCs w:val="24"/>
        </w:rPr>
        <w:fldChar w:fldCharType="end"/>
      </w:r>
      <w:r w:rsidRPr="00F07A10">
        <w:rPr>
          <w:sz w:val="24"/>
          <w:szCs w:val="24"/>
        </w:rPr>
        <w:t xml:space="preserve"> shows how the block diagram of a typical BS, it could be macro, micro, </w:t>
      </w:r>
      <w:proofErr w:type="spellStart"/>
      <w:r w:rsidRPr="00F07A10">
        <w:rPr>
          <w:sz w:val="24"/>
          <w:szCs w:val="24"/>
        </w:rPr>
        <w:t>pico</w:t>
      </w:r>
      <w:proofErr w:type="spellEnd"/>
      <w:r w:rsidRPr="00F07A10">
        <w:rPr>
          <w:sz w:val="24"/>
          <w:szCs w:val="24"/>
        </w:rPr>
        <w:t xml:space="preserve"> or </w:t>
      </w:r>
      <w:proofErr w:type="spellStart"/>
      <w:r w:rsidRPr="00F07A10">
        <w:rPr>
          <w:sz w:val="24"/>
          <w:szCs w:val="24"/>
        </w:rPr>
        <w:t>femto</w:t>
      </w:r>
      <w:proofErr w:type="spellEnd"/>
      <w:r w:rsidRPr="00F07A10">
        <w:rPr>
          <w:sz w:val="24"/>
          <w:szCs w:val="24"/>
        </w:rPr>
        <w:t>. This model was taken into consideration for developing the Earth Project’s state of the art (</w:t>
      </w:r>
      <w:proofErr w:type="spellStart"/>
      <w:r w:rsidRPr="00F07A10">
        <w:rPr>
          <w:sz w:val="24"/>
          <w:szCs w:val="24"/>
        </w:rPr>
        <w:t>SoTA</w:t>
      </w:r>
      <w:proofErr w:type="spellEnd"/>
      <w:r w:rsidRPr="00F07A10">
        <w:rPr>
          <w:sz w:val="24"/>
          <w:szCs w:val="24"/>
        </w:rPr>
        <w:t xml:space="preserve">) BS power model. There could be multiple transceivers in a BS. Each transceiver contains the baseband (BB) module, radio frequency module (RF module), power amplifier (PA), DC to DC power converter, cooling system and a power supply connected to the mains. </w:t>
      </w:r>
      <w:commentRangeStart w:id="402"/>
      <w:r w:rsidRPr="00F07A10">
        <w:rPr>
          <w:sz w:val="24"/>
          <w:szCs w:val="24"/>
        </w:rPr>
        <w:t xml:space="preserve">For macro BS the sector antenna is </w:t>
      </w:r>
      <w:del w:id="403" w:author="Sulabh Sharma" w:date="2017-11-19T18:03:00Z">
        <w:r w:rsidR="007D6152" w:rsidRPr="00F07A10">
          <w:rPr>
            <w:sz w:val="24"/>
            <w:szCs w:val="24"/>
          </w:rPr>
          <w:delText xml:space="preserve">located </w:delText>
        </w:r>
      </w:del>
      <w:r w:rsidRPr="00F07A10">
        <w:rPr>
          <w:sz w:val="24"/>
          <w:szCs w:val="24"/>
        </w:rPr>
        <w:t xml:space="preserve">at large distance from the PA which leads to large feeder losses and which </w:t>
      </w:r>
      <w:del w:id="404" w:author="Sulabh Sharma" w:date="2017-11-19T18:03:00Z">
        <w:r w:rsidR="007D6152" w:rsidRPr="00F07A10">
          <w:rPr>
            <w:sz w:val="24"/>
            <w:szCs w:val="24"/>
          </w:rPr>
          <w:delText>needs to be</w:delText>
        </w:r>
      </w:del>
      <w:ins w:id="405" w:author="Sulabh Sharma" w:date="2017-11-19T18:03:00Z">
        <w:r w:rsidR="00672878">
          <w:rPr>
            <w:sz w:val="24"/>
            <w:szCs w:val="24"/>
          </w:rPr>
          <w:t>is</w:t>
        </w:r>
      </w:ins>
      <w:r w:rsidRPr="00F07A10">
        <w:rPr>
          <w:sz w:val="24"/>
          <w:szCs w:val="24"/>
        </w:rPr>
        <w:t xml:space="preserve"> compensated by PA</w:t>
      </w:r>
      <w:commentRangeEnd w:id="402"/>
      <w:r w:rsidR="00672878">
        <w:rPr>
          <w:rStyle w:val="CommentReference"/>
          <w:rFonts w:ascii="Calibri" w:hAnsi="Calibri"/>
        </w:rPr>
        <w:commentReference w:id="402"/>
      </w:r>
      <w:sdt>
        <w:sdtPr>
          <w:rPr>
            <w:sz w:val="24"/>
            <w:szCs w:val="24"/>
          </w:rPr>
          <w:id w:val="1804119056"/>
          <w:citation/>
        </w:sdtPr>
        <w:sdtContent>
          <w:r w:rsidRPr="00F07A10">
            <w:rPr>
              <w:sz w:val="24"/>
              <w:szCs w:val="24"/>
            </w:rPr>
            <w:fldChar w:fldCharType="begin"/>
          </w:r>
          <w:r w:rsidRPr="00F07A10">
            <w:rPr>
              <w:sz w:val="24"/>
              <w:szCs w:val="24"/>
            </w:rPr>
            <w:instrText xml:space="preserve"> CITATION auer-giannini-how-much-energy-is-needed-to-run-a-wireless-network-? \l 1053 </w:instrText>
          </w:r>
          <w:r w:rsidRPr="00F07A10">
            <w:rPr>
              <w:sz w:val="24"/>
              <w:szCs w:val="24"/>
            </w:rPr>
            <w:fldChar w:fldCharType="separate"/>
          </w:r>
          <w:r w:rsidRPr="00F07A10">
            <w:rPr>
              <w:noProof/>
              <w:sz w:val="24"/>
              <w:szCs w:val="24"/>
            </w:rPr>
            <w:t xml:space="preserve"> [14]</w:t>
          </w:r>
          <w:r w:rsidRPr="00F07A10">
            <w:rPr>
              <w:sz w:val="24"/>
              <w:szCs w:val="24"/>
            </w:rPr>
            <w:fldChar w:fldCharType="end"/>
          </w:r>
        </w:sdtContent>
      </w:sdt>
      <w:r w:rsidRPr="00F07A10">
        <w:rPr>
          <w:sz w:val="24"/>
          <w:szCs w:val="24"/>
        </w:rPr>
        <w:t>.</w:t>
      </w:r>
    </w:p>
    <w:p w14:paraId="654851AA" w14:textId="77777777" w:rsidR="00614FAB" w:rsidRDefault="00614FAB" w:rsidP="00614FAB">
      <w:pPr>
        <w:pStyle w:val="NewNormal"/>
        <w:rPr>
          <w:ins w:id="406" w:author="Sulabh Sharma" w:date="2017-11-19T18:03:00Z"/>
          <w:sz w:val="24"/>
          <w:szCs w:val="24"/>
        </w:rPr>
      </w:pPr>
    </w:p>
    <w:p w14:paraId="23EFB562" w14:textId="77777777" w:rsidR="00614FAB" w:rsidRDefault="00614FAB" w:rsidP="00614FAB">
      <w:pPr>
        <w:pStyle w:val="NewNormal"/>
        <w:rPr>
          <w:ins w:id="407" w:author="Sulabh Sharma" w:date="2017-11-19T18:03:00Z"/>
          <w:sz w:val="24"/>
          <w:szCs w:val="24"/>
        </w:rPr>
      </w:pPr>
    </w:p>
    <w:p w14:paraId="7EE0F19E" w14:textId="4797CDFF" w:rsidR="001820FD" w:rsidRPr="00F07A10" w:rsidRDefault="00614FAB" w:rsidP="00614FAB">
      <w:pPr>
        <w:pStyle w:val="NewNormal"/>
        <w:rPr>
          <w:sz w:val="24"/>
          <w:szCs w:val="24"/>
        </w:rPr>
      </w:pPr>
      <w:commentRangeStart w:id="408"/>
      <w:r w:rsidRPr="00614FAB">
        <w:rPr>
          <w:sz w:val="24"/>
          <w:szCs w:val="24"/>
        </w:rPr>
        <w:lastRenderedPageBreak/>
        <w:t>The PA connects to the antennas of the base station after providing the required power gain</w:t>
      </w:r>
      <w:ins w:id="409" w:author="Sulabh Sharma" w:date="2017-11-19T18:03:00Z">
        <w:r w:rsidRPr="00614FAB">
          <w:rPr>
            <w:sz w:val="24"/>
            <w:szCs w:val="24"/>
          </w:rPr>
          <w:t>.</w:t>
        </w:r>
      </w:ins>
      <w:r w:rsidRPr="00614FAB">
        <w:rPr>
          <w:sz w:val="24"/>
          <w:szCs w:val="24"/>
        </w:rPr>
        <w:t xml:space="preserve"> The PA has poor power efficiency</w:t>
      </w:r>
      <w:ins w:id="410" w:author="Sulabh Sharma" w:date="2017-11-19T18:03:00Z">
        <w:r w:rsidRPr="00614FAB">
          <w:rPr>
            <w:sz w:val="24"/>
            <w:szCs w:val="24"/>
          </w:rPr>
          <w:t>;</w:t>
        </w:r>
      </w:ins>
      <w:r w:rsidRPr="00614FAB">
        <w:rPr>
          <w:sz w:val="24"/>
          <w:szCs w:val="24"/>
        </w:rPr>
        <w:t xml:space="preserve"> as it </w:t>
      </w:r>
      <w:del w:id="411" w:author="Sulabh Sharma" w:date="2017-11-19T18:03:00Z">
        <w:r w:rsidR="007D6152" w:rsidRPr="00F07A10">
          <w:rPr>
            <w:sz w:val="24"/>
            <w:szCs w:val="24"/>
          </w:rPr>
          <w:delText>is made to work</w:delText>
        </w:r>
      </w:del>
      <w:ins w:id="412" w:author="Sulabh Sharma" w:date="2017-11-19T18:03:00Z">
        <w:r w:rsidRPr="00614FAB">
          <w:rPr>
            <w:sz w:val="24"/>
            <w:szCs w:val="24"/>
          </w:rPr>
          <w:t>works</w:t>
        </w:r>
      </w:ins>
      <w:r w:rsidRPr="00614FAB">
        <w:rPr>
          <w:sz w:val="24"/>
          <w:szCs w:val="24"/>
        </w:rPr>
        <w:t xml:space="preserve"> in </w:t>
      </w:r>
      <w:ins w:id="413" w:author="Sulabh Sharma" w:date="2017-11-19T18:03:00Z">
        <w:r w:rsidRPr="00614FAB">
          <w:rPr>
            <w:sz w:val="24"/>
            <w:szCs w:val="24"/>
          </w:rPr>
          <w:t xml:space="preserve">a </w:t>
        </w:r>
      </w:ins>
      <w:r w:rsidRPr="00614FAB">
        <w:rPr>
          <w:sz w:val="24"/>
          <w:szCs w:val="24"/>
        </w:rPr>
        <w:t>non-saturated region</w:t>
      </w:r>
      <w:del w:id="414" w:author="Sulabh Sharma" w:date="2017-11-19T18:03:00Z">
        <w:r w:rsidR="007D6152" w:rsidRPr="00F07A10">
          <w:rPr>
            <w:sz w:val="24"/>
            <w:szCs w:val="24"/>
          </w:rPr>
          <w:delText xml:space="preserve"> which is</w:delText>
        </w:r>
      </w:del>
      <w:ins w:id="415" w:author="Sulabh Sharma" w:date="2017-11-19T18:03:00Z">
        <w:r w:rsidRPr="00614FAB">
          <w:rPr>
            <w:sz w:val="24"/>
            <w:szCs w:val="24"/>
          </w:rPr>
          <w:t xml:space="preserve">. </w:t>
        </w:r>
        <w:r w:rsidR="00003E02">
          <w:rPr>
            <w:sz w:val="24"/>
            <w:szCs w:val="24"/>
          </w:rPr>
          <w:t>Which</w:t>
        </w:r>
        <w:r w:rsidRPr="00614FAB">
          <w:rPr>
            <w:sz w:val="24"/>
            <w:szCs w:val="24"/>
          </w:rPr>
          <w:t xml:space="preserve"> means</w:t>
        </w:r>
      </w:ins>
      <w:r w:rsidRPr="00614FAB">
        <w:rPr>
          <w:sz w:val="24"/>
          <w:szCs w:val="24"/>
        </w:rPr>
        <w:t xml:space="preserve"> to avoid nonlinear distortion from channel interference. </w:t>
      </w:r>
      <w:del w:id="416" w:author="Sulabh Sharma" w:date="2017-11-19T18:03:00Z">
        <w:r w:rsidR="007D6152" w:rsidRPr="00F07A10">
          <w:rPr>
            <w:sz w:val="24"/>
            <w:szCs w:val="24"/>
          </w:rPr>
          <w:delText>In macro BS digital pre distortion is us</w:delText>
        </w:r>
        <w:r w:rsidR="00A412F6" w:rsidRPr="00F07A10">
          <w:rPr>
            <w:sz w:val="24"/>
            <w:szCs w:val="24"/>
          </w:rPr>
          <w:delText>ed to improve the</w:delText>
        </w:r>
      </w:del>
      <w:ins w:id="417" w:author="Sulabh Sharma" w:date="2017-11-19T18:03:00Z">
        <w:r w:rsidRPr="00614FAB">
          <w:rPr>
            <w:sz w:val="24"/>
            <w:szCs w:val="24"/>
          </w:rPr>
          <w:t>The</w:t>
        </w:r>
      </w:ins>
      <w:r w:rsidRPr="00614FAB">
        <w:rPr>
          <w:sz w:val="24"/>
          <w:szCs w:val="24"/>
        </w:rPr>
        <w:t xml:space="preserve"> PA </w:t>
      </w:r>
      <w:commentRangeEnd w:id="408"/>
      <w:r w:rsidR="00003E02">
        <w:rPr>
          <w:rStyle w:val="CommentReference"/>
          <w:rFonts w:ascii="Calibri" w:hAnsi="Calibri"/>
        </w:rPr>
        <w:commentReference w:id="408"/>
      </w:r>
      <w:r w:rsidRPr="00614FAB">
        <w:rPr>
          <w:sz w:val="24"/>
          <w:szCs w:val="24"/>
        </w:rPr>
        <w:t>efficiency</w:t>
      </w:r>
      <w:sdt>
        <w:sdtPr>
          <w:rPr>
            <w:sz w:val="24"/>
            <w:szCs w:val="24"/>
          </w:rPr>
          <w:id w:val="-1132095189"/>
          <w:citation/>
        </w:sdtPr>
        <w:sdtContent>
          <w:r w:rsidR="00003E02" w:rsidRPr="00F07A10">
            <w:rPr>
              <w:sz w:val="24"/>
              <w:szCs w:val="24"/>
            </w:rPr>
            <w:fldChar w:fldCharType="begin"/>
          </w:r>
          <w:r w:rsidR="00003E02" w:rsidRPr="00F07A10">
            <w:rPr>
              <w:sz w:val="24"/>
              <w:szCs w:val="24"/>
            </w:rPr>
            <w:instrText xml:space="preserve"> CITATION forssell-auer-2015-energy-efficiency-of-heterogeneous-networks-in \l 1053 </w:instrText>
          </w:r>
          <w:r w:rsidR="00003E02" w:rsidRPr="00F07A10">
            <w:rPr>
              <w:sz w:val="24"/>
              <w:szCs w:val="24"/>
            </w:rPr>
            <w:fldChar w:fldCharType="separate"/>
          </w:r>
          <w:r w:rsidR="00003E02" w:rsidRPr="00F07A10">
            <w:rPr>
              <w:noProof/>
              <w:sz w:val="24"/>
              <w:szCs w:val="24"/>
            </w:rPr>
            <w:t xml:space="preserve"> [8]</w:t>
          </w:r>
          <w:r w:rsidR="00003E02" w:rsidRPr="00F07A10">
            <w:rPr>
              <w:sz w:val="24"/>
              <w:szCs w:val="24"/>
            </w:rPr>
            <w:fldChar w:fldCharType="end"/>
          </w:r>
        </w:sdtContent>
      </w:sdt>
      <w:ins w:id="418" w:author="Sulabh Sharma" w:date="2017-11-19T18:03:00Z">
        <w:r w:rsidRPr="00614FAB">
          <w:rPr>
            <w:sz w:val="24"/>
            <w:szCs w:val="24"/>
          </w:rPr>
          <w:t xml:space="preserve"> is better in the macro BS digital due to pre-distortion</w:t>
        </w:r>
      </w:ins>
      <w:r w:rsidRPr="00614FAB">
        <w:rPr>
          <w:sz w:val="24"/>
          <w:szCs w:val="24"/>
        </w:rPr>
        <w:t>.</w:t>
      </w:r>
    </w:p>
    <w:p w14:paraId="16A2240D" w14:textId="77777777" w:rsidR="001820FD" w:rsidRPr="009E6318" w:rsidRDefault="001820FD" w:rsidP="001820FD">
      <w:pPr>
        <w:pStyle w:val="NewNormal"/>
        <w:rPr>
          <w:sz w:val="24"/>
          <w:szCs w:val="24"/>
        </w:rPr>
      </w:pPr>
      <w:r w:rsidRPr="009E6318">
        <w:rPr>
          <w:sz w:val="24"/>
          <w:szCs w:val="24"/>
        </w:rPr>
        <w:t>Radio Frequency module is used to convert analog signals to digital signals. Base Band module serves as digital signal processor for digital up and down conversion of signals, it also does OFDM modulation of the signal. Typical functionalities for BB are filtering, FFT for OFDM modulation and IFFT for OFDM demodulation, signal detection, channel estimation, it is the brain of transceiver</w:t>
      </w:r>
      <w:sdt>
        <w:sdtPr>
          <w:rPr>
            <w:sz w:val="24"/>
            <w:szCs w:val="24"/>
          </w:rPr>
          <w:id w:val="-1340386270"/>
          <w:citation/>
        </w:sdtPr>
        <w:sdtContent>
          <w:r w:rsidRPr="009E6318">
            <w:rPr>
              <w:sz w:val="24"/>
              <w:szCs w:val="24"/>
            </w:rPr>
            <w:fldChar w:fldCharType="begin"/>
          </w:r>
          <w:r w:rsidRPr="009E6318">
            <w:rPr>
              <w:sz w:val="24"/>
              <w:szCs w:val="24"/>
            </w:rPr>
            <w:instrText xml:space="preserve"> CITATION auer-giannini-how-much-energy-is-needed-to-run-a-wireless-network-? \l 1053 </w:instrText>
          </w:r>
          <w:r w:rsidRPr="009E6318">
            <w:rPr>
              <w:sz w:val="24"/>
              <w:szCs w:val="24"/>
            </w:rPr>
            <w:fldChar w:fldCharType="separate"/>
          </w:r>
          <w:r w:rsidRPr="009E6318">
            <w:rPr>
              <w:noProof/>
              <w:sz w:val="24"/>
              <w:szCs w:val="24"/>
            </w:rPr>
            <w:t xml:space="preserve"> [14]</w:t>
          </w:r>
          <w:r w:rsidRPr="009E6318">
            <w:rPr>
              <w:sz w:val="24"/>
              <w:szCs w:val="24"/>
            </w:rPr>
            <w:fldChar w:fldCharType="end"/>
          </w:r>
        </w:sdtContent>
      </w:sdt>
      <w:r w:rsidRPr="009E6318">
        <w:rPr>
          <w:sz w:val="24"/>
          <w:szCs w:val="24"/>
        </w:rPr>
        <w:t xml:space="preserve">.  </w:t>
      </w:r>
    </w:p>
    <w:p w14:paraId="654DD59F" w14:textId="77777777" w:rsidR="001820FD" w:rsidRPr="009E6318" w:rsidRDefault="001820FD" w:rsidP="001820FD">
      <w:pPr>
        <w:pStyle w:val="NewNormal"/>
        <w:ind w:firstLine="0"/>
        <w:rPr>
          <w:sz w:val="24"/>
          <w:szCs w:val="24"/>
        </w:rPr>
      </w:pPr>
      <w:r w:rsidRPr="009E6318">
        <w:rPr>
          <w:sz w:val="24"/>
          <w:szCs w:val="24"/>
        </w:rPr>
        <w:t xml:space="preserve">The total power consumed within a BS as given in the EARTH power model </w:t>
      </w:r>
      <w:sdt>
        <w:sdtPr>
          <w:rPr>
            <w:sz w:val="24"/>
            <w:szCs w:val="24"/>
          </w:rPr>
          <w:id w:val="799961630"/>
          <w:citation/>
        </w:sdtPr>
        <w:sdtContent>
          <w:r w:rsidRPr="009E6318">
            <w:rPr>
              <w:sz w:val="24"/>
              <w:szCs w:val="24"/>
            </w:rPr>
            <w:fldChar w:fldCharType="begin"/>
          </w:r>
          <w:r w:rsidRPr="009E6318">
            <w:rPr>
              <w:sz w:val="24"/>
              <w:szCs w:val="24"/>
            </w:rPr>
            <w:instrText xml:space="preserve"> CITATION auer-giannini-how-much-energy-is-needed-to-run-a-wireless-network-? \l 1053 </w:instrText>
          </w:r>
          <w:r w:rsidRPr="009E6318">
            <w:rPr>
              <w:sz w:val="24"/>
              <w:szCs w:val="24"/>
            </w:rPr>
            <w:fldChar w:fldCharType="separate"/>
          </w:r>
          <w:r w:rsidRPr="009E6318">
            <w:rPr>
              <w:noProof/>
              <w:sz w:val="24"/>
              <w:szCs w:val="24"/>
            </w:rPr>
            <w:t>[14]</w:t>
          </w:r>
          <w:r w:rsidRPr="009E6318">
            <w:rPr>
              <w:sz w:val="24"/>
              <w:szCs w:val="24"/>
            </w:rPr>
            <w:fldChar w:fldCharType="end"/>
          </w:r>
        </w:sdtContent>
      </w:sdt>
      <w:r w:rsidRPr="009E6318">
        <w:rPr>
          <w:sz w:val="24"/>
          <w:szCs w:val="24"/>
        </w:rPr>
        <w:t xml:space="preserve"> is: </w:t>
      </w:r>
    </w:p>
    <w:p w14:paraId="760918DD" w14:textId="77777777" w:rsidR="001820FD" w:rsidRDefault="001820FD" w:rsidP="001820FD">
      <w:pPr>
        <w:pStyle w:val="NewNormal"/>
      </w:pPr>
    </w:p>
    <w:p w14:paraId="560BC9E6" w14:textId="77777777" w:rsidR="001820FD" w:rsidRDefault="00966246" w:rsidP="001820FD">
      <w:pPr>
        <w:pStyle w:val="NewNormal"/>
        <w:jc w:val="center"/>
      </w:pPr>
      <m:oMath>
        <m:sSub>
          <m:sSubPr>
            <m:ctrlPr>
              <w:rPr>
                <w:rFonts w:ascii="Cambria Math" w:hAnsi="Cambria Math"/>
                <w:i/>
              </w:rPr>
            </m:ctrlPr>
          </m:sSubPr>
          <m:e>
            <m:r>
              <w:rPr>
                <w:rFonts w:ascii="Cambria Math" w:hAnsi="Cambria Math"/>
              </w:rPr>
              <m:t>P</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RF</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PA</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overhead</m:t>
            </m:r>
          </m:sub>
        </m:sSub>
      </m:oMath>
      <w:r w:rsidR="001820FD">
        <w:tab/>
      </w:r>
      <w:r w:rsidR="001820FD">
        <w:tab/>
        <w:t>(3.1)</w:t>
      </w:r>
    </w:p>
    <w:p w14:paraId="1D4D60E3" w14:textId="77777777" w:rsidR="001820FD" w:rsidRDefault="001820FD" w:rsidP="001820FD">
      <w:pPr>
        <w:pStyle w:val="NewNormal"/>
        <w:rPr>
          <w:sz w:val="28"/>
          <w:szCs w:val="28"/>
        </w:rPr>
      </w:pPr>
      <w:r>
        <w:rPr>
          <w:sz w:val="28"/>
          <w:szCs w:val="28"/>
        </w:rPr>
        <w:t xml:space="preserve"> </w:t>
      </w:r>
    </w:p>
    <w:p w14:paraId="3C8AA042" w14:textId="77777777" w:rsidR="001820FD" w:rsidRDefault="001820FD" w:rsidP="001820FD">
      <w:pPr>
        <w:pStyle w:val="Heading2"/>
      </w:pPr>
      <w:bookmarkStart w:id="419" w:name="_Toc497934423"/>
      <w:r>
        <w:t>Power consumed at maximal load</w:t>
      </w:r>
      <w:bookmarkEnd w:id="419"/>
    </w:p>
    <w:p w14:paraId="2D32DBDE" w14:textId="77777777" w:rsidR="001820FD" w:rsidRDefault="001820FD" w:rsidP="001820FD">
      <w:pPr>
        <w:pStyle w:val="NewNormal"/>
        <w:ind w:firstLine="0"/>
        <w:rPr>
          <w:sz w:val="24"/>
          <w:szCs w:val="24"/>
        </w:rPr>
      </w:pPr>
      <w:r w:rsidRPr="009E6318">
        <w:rPr>
          <w:sz w:val="24"/>
          <w:szCs w:val="24"/>
        </w:rPr>
        <w:t>The EARTH power model</w:t>
      </w:r>
      <w:sdt>
        <w:sdtPr>
          <w:rPr>
            <w:sz w:val="24"/>
            <w:szCs w:val="24"/>
          </w:rPr>
          <w:id w:val="-1953464796"/>
          <w:citation/>
        </w:sdtPr>
        <w:sdtContent>
          <w:r w:rsidRPr="009E6318">
            <w:rPr>
              <w:sz w:val="24"/>
              <w:szCs w:val="24"/>
            </w:rPr>
            <w:fldChar w:fldCharType="begin"/>
          </w:r>
          <w:r w:rsidRPr="009E6318">
            <w:rPr>
              <w:sz w:val="24"/>
              <w:szCs w:val="24"/>
            </w:rPr>
            <w:instrText xml:space="preserve"> CITATION domenico-petersson-2012-final-integrated-concept \l 1053 </w:instrText>
          </w:r>
          <w:r w:rsidRPr="009E6318">
            <w:rPr>
              <w:sz w:val="24"/>
              <w:szCs w:val="24"/>
            </w:rPr>
            <w:fldChar w:fldCharType="separate"/>
          </w:r>
          <w:r w:rsidRPr="009E6318">
            <w:rPr>
              <w:noProof/>
              <w:sz w:val="24"/>
              <w:szCs w:val="24"/>
            </w:rPr>
            <w:t xml:space="preserve"> [5]</w:t>
          </w:r>
          <w:r w:rsidRPr="009E6318">
            <w:rPr>
              <w:sz w:val="24"/>
              <w:szCs w:val="24"/>
            </w:rPr>
            <w:fldChar w:fldCharType="end"/>
          </w:r>
        </w:sdtContent>
      </w:sdt>
      <w:r w:rsidRPr="009E6318">
        <w:rPr>
          <w:sz w:val="24"/>
          <w:szCs w:val="24"/>
        </w:rPr>
        <w:t xml:space="preserve"> breaks down the power consumption in a BS at maximum load, which could be given as:</w:t>
      </w:r>
    </w:p>
    <w:p w14:paraId="1329AFF7" w14:textId="77777777" w:rsidR="001820FD" w:rsidRPr="009E6318" w:rsidRDefault="001820FD" w:rsidP="001820FD">
      <w:pPr>
        <w:pStyle w:val="NewNormal"/>
        <w:ind w:firstLine="0"/>
        <w:rPr>
          <w:sz w:val="24"/>
          <w:szCs w:val="24"/>
        </w:rPr>
      </w:pPr>
    </w:p>
    <w:p w14:paraId="415041D1" w14:textId="77777777" w:rsidR="001820FD" w:rsidRPr="008C55A3" w:rsidRDefault="001820FD" w:rsidP="001820FD">
      <w:pPr>
        <w:pStyle w:val="NewNormal"/>
        <w:ind w:left="714" w:firstLine="0"/>
        <w:jc w:val="center"/>
      </w:pPr>
      <w:r w:rsidRPr="00F40692">
        <w:rPr>
          <w:position w:val="-30"/>
        </w:rPr>
        <w:object w:dxaOrig="3680" w:dyaOrig="1040" w14:anchorId="1B6BCF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5pt;height:52.5pt" o:ole="">
            <v:imagedata r:id="rId21" o:title=""/>
          </v:shape>
          <o:OLEObject Type="Embed" ProgID="Equation.DSMT4" ShapeID="_x0000_i1025" DrawAspect="Content" ObjectID="_1572621747" r:id="rId22"/>
        </w:object>
      </w:r>
      <w:r>
        <w:tab/>
        <w:t>(3.2)</w:t>
      </w:r>
    </w:p>
    <w:p w14:paraId="3EF9B369" w14:textId="25C68BCD" w:rsidR="001820FD" w:rsidRPr="009E6318" w:rsidRDefault="001820FD" w:rsidP="001820FD">
      <w:pPr>
        <w:pStyle w:val="NewNormal"/>
        <w:rPr>
          <w:sz w:val="24"/>
          <w:szCs w:val="24"/>
        </w:rPr>
      </w:pPr>
      <w:r w:rsidRPr="009E6318">
        <w:rPr>
          <w:sz w:val="24"/>
          <w:szCs w:val="24"/>
        </w:rPr>
        <w:t>Where P</w:t>
      </w:r>
      <w:r w:rsidRPr="009E6318">
        <w:rPr>
          <w:sz w:val="24"/>
          <w:szCs w:val="24"/>
          <w:vertAlign w:val="subscript"/>
        </w:rPr>
        <w:t>PA</w:t>
      </w:r>
      <w:r w:rsidRPr="009E6318">
        <w:rPr>
          <w:sz w:val="24"/>
          <w:szCs w:val="24"/>
        </w:rPr>
        <w:t xml:space="preserve"> = P</w:t>
      </w:r>
      <w:r w:rsidRPr="009E6318">
        <w:rPr>
          <w:sz w:val="24"/>
          <w:szCs w:val="24"/>
          <w:vertAlign w:val="subscript"/>
        </w:rPr>
        <w:t>out</w:t>
      </w:r>
      <w:r w:rsidRPr="009E6318">
        <w:rPr>
          <w:sz w:val="24"/>
          <w:szCs w:val="24"/>
        </w:rPr>
        <w:t xml:space="preserve"> / </w:t>
      </w:r>
      <w:proofErr w:type="spellStart"/>
      <w:r w:rsidRPr="009E6318">
        <w:rPr>
          <w:sz w:val="24"/>
          <w:szCs w:val="24"/>
        </w:rPr>
        <w:t>η</w:t>
      </w:r>
      <w:r w:rsidRPr="009E6318">
        <w:rPr>
          <w:sz w:val="24"/>
          <w:szCs w:val="24"/>
          <w:vertAlign w:val="subscript"/>
        </w:rPr>
        <w:t>PA</w:t>
      </w:r>
      <w:proofErr w:type="spellEnd"/>
      <w:r w:rsidRPr="009E6318">
        <w:rPr>
          <w:sz w:val="24"/>
          <w:szCs w:val="24"/>
          <w:vertAlign w:val="subscript"/>
        </w:rPr>
        <w:t xml:space="preserve"> </w:t>
      </w:r>
      <w:r w:rsidRPr="009E6318">
        <w:rPr>
          <w:sz w:val="24"/>
          <w:szCs w:val="24"/>
        </w:rPr>
        <w:t>is for the power consumption in PA. As we know that, the effici</w:t>
      </w:r>
      <w:r w:rsidR="00003E02">
        <w:rPr>
          <w:sz w:val="24"/>
          <w:szCs w:val="24"/>
        </w:rPr>
        <w:t>ency is</w:t>
      </w:r>
      <w:del w:id="420" w:author="Sulabh Sharma" w:date="2017-11-19T18:03:00Z">
        <w:r w:rsidR="00D93BE8" w:rsidRPr="009E6318">
          <w:rPr>
            <w:sz w:val="24"/>
            <w:szCs w:val="24"/>
          </w:rPr>
          <w:delText xml:space="preserve"> defined by</w:delText>
        </w:r>
      </w:del>
      <w:r w:rsidRPr="009E6318">
        <w:rPr>
          <w:sz w:val="24"/>
          <w:szCs w:val="24"/>
        </w:rPr>
        <w:t xml:space="preserve"> η = P</w:t>
      </w:r>
      <w:r w:rsidRPr="009E6318">
        <w:rPr>
          <w:sz w:val="24"/>
          <w:szCs w:val="24"/>
          <w:vertAlign w:val="subscript"/>
        </w:rPr>
        <w:t xml:space="preserve">out </w:t>
      </w:r>
      <w:r w:rsidRPr="009E6318">
        <w:rPr>
          <w:sz w:val="24"/>
          <w:szCs w:val="24"/>
        </w:rPr>
        <w:t>/ P</w:t>
      </w:r>
      <w:r w:rsidRPr="009E6318">
        <w:rPr>
          <w:sz w:val="24"/>
          <w:szCs w:val="24"/>
          <w:vertAlign w:val="subscript"/>
        </w:rPr>
        <w:t>in,</w:t>
      </w:r>
      <w:r w:rsidRPr="009E6318">
        <w:rPr>
          <w:sz w:val="24"/>
          <w:szCs w:val="24"/>
        </w:rPr>
        <w:t xml:space="preserve"> and the loss is defined by; σ = 1 – η. The power increases linearly with the number of transceiver chains, N</w:t>
      </w:r>
      <w:r w:rsidRPr="009E6318">
        <w:rPr>
          <w:sz w:val="24"/>
          <w:szCs w:val="24"/>
          <w:vertAlign w:val="subscript"/>
        </w:rPr>
        <w:t>TRX</w:t>
      </w:r>
      <w:r w:rsidRPr="009E6318">
        <w:rPr>
          <w:sz w:val="24"/>
          <w:szCs w:val="24"/>
        </w:rPr>
        <w:t>.</w:t>
      </w:r>
    </w:p>
    <w:p w14:paraId="0C649DBC" w14:textId="77777777" w:rsidR="001820FD" w:rsidRPr="009E6318" w:rsidRDefault="001820FD" w:rsidP="001820FD">
      <w:pPr>
        <w:pStyle w:val="NewNormal"/>
        <w:ind w:firstLine="0"/>
        <w:rPr>
          <w:sz w:val="24"/>
          <w:szCs w:val="24"/>
        </w:rPr>
      </w:pPr>
      <w:r w:rsidRPr="009E6318">
        <w:rPr>
          <w:sz w:val="24"/>
          <w:szCs w:val="24"/>
        </w:rPr>
        <w:t>Below table lists the energy consumed in different parts of BS in different cells</w:t>
      </w:r>
      <w:sdt>
        <w:sdtPr>
          <w:rPr>
            <w:sz w:val="24"/>
            <w:szCs w:val="24"/>
          </w:rPr>
          <w:id w:val="927935217"/>
          <w:citation/>
        </w:sdtPr>
        <w:sdtContent>
          <w:r w:rsidRPr="009E6318">
            <w:rPr>
              <w:sz w:val="24"/>
              <w:szCs w:val="24"/>
            </w:rPr>
            <w:fldChar w:fldCharType="begin"/>
          </w:r>
          <w:r w:rsidRPr="009E6318">
            <w:rPr>
              <w:sz w:val="24"/>
              <w:szCs w:val="24"/>
            </w:rPr>
            <w:instrText xml:space="preserve"> CITATION blume-giannini-2010-d2.-3:-energy-efficiency-analysis-of-the-reference-systems,-areas-of-improvements-and-target-breakdown \l 1053 </w:instrText>
          </w:r>
          <w:r w:rsidRPr="009E6318">
            <w:rPr>
              <w:sz w:val="24"/>
              <w:szCs w:val="24"/>
            </w:rPr>
            <w:fldChar w:fldCharType="separate"/>
          </w:r>
          <w:r w:rsidRPr="009E6318">
            <w:rPr>
              <w:noProof/>
              <w:sz w:val="24"/>
              <w:szCs w:val="24"/>
            </w:rPr>
            <w:t xml:space="preserve"> [15]</w:t>
          </w:r>
          <w:r w:rsidRPr="009E6318">
            <w:rPr>
              <w:sz w:val="24"/>
              <w:szCs w:val="24"/>
            </w:rPr>
            <w:fldChar w:fldCharType="end"/>
          </w:r>
        </w:sdtContent>
      </w:sdt>
      <w:r w:rsidRPr="009E6318">
        <w:rPr>
          <w:sz w:val="24"/>
          <w:szCs w:val="24"/>
        </w:rPr>
        <w:t>.</w:t>
      </w:r>
    </w:p>
    <w:p w14:paraId="0B03FFEE" w14:textId="2613AEC5" w:rsidR="001820FD" w:rsidRDefault="001820FD" w:rsidP="001820FD">
      <w:pPr>
        <w:pStyle w:val="NewNormal"/>
        <w:ind w:firstLine="0"/>
      </w:pPr>
    </w:p>
    <w:p w14:paraId="5C248A8A" w14:textId="6C1D3EE8" w:rsidR="00146C69" w:rsidRDefault="00146C69" w:rsidP="001820FD">
      <w:pPr>
        <w:pStyle w:val="NewNormal"/>
        <w:ind w:firstLine="0"/>
      </w:pPr>
    </w:p>
    <w:p w14:paraId="39032B3D" w14:textId="304FB16E" w:rsidR="00146C69" w:rsidRDefault="00146C69">
      <w:pPr>
        <w:pStyle w:val="NewNormal"/>
        <w:ind w:firstLine="0"/>
        <w:pPrChange w:id="421" w:author="Sulabh Sharma" w:date="2017-11-19T18:03:00Z">
          <w:pPr>
            <w:pStyle w:val="NewNormal"/>
          </w:pPr>
        </w:pPrChange>
      </w:pPr>
    </w:p>
    <w:p w14:paraId="7C5689D8" w14:textId="1CF2D437" w:rsidR="00146C69" w:rsidRDefault="00146C69">
      <w:pPr>
        <w:pStyle w:val="NewNormal"/>
        <w:ind w:firstLine="0"/>
        <w:pPrChange w:id="422" w:author="Sulabh Sharma" w:date="2017-11-19T18:03:00Z">
          <w:pPr>
            <w:pStyle w:val="NewNormal"/>
          </w:pPr>
        </w:pPrChange>
      </w:pPr>
    </w:p>
    <w:tbl>
      <w:tblPr>
        <w:tblpPr w:leftFromText="141" w:rightFromText="141" w:vertAnchor="page" w:horzAnchor="margin" w:tblpXSpec="center" w:tblpY="1"/>
        <w:tblW w:w="8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1193"/>
        <w:gridCol w:w="962"/>
        <w:gridCol w:w="962"/>
        <w:gridCol w:w="962"/>
        <w:gridCol w:w="963"/>
        <w:gridCol w:w="963"/>
        <w:gridCol w:w="1443"/>
      </w:tblGrid>
      <w:tr w:rsidR="00FB7F25" w14:paraId="457CA46B" w14:textId="77777777" w:rsidTr="00FB7F25">
        <w:trPr>
          <w:gridAfter w:val="1"/>
          <w:wAfter w:w="1416" w:type="dxa"/>
          <w:del w:id="423" w:author="Sulabh Sharma" w:date="2017-11-19T18:03:00Z"/>
        </w:trPr>
        <w:tc>
          <w:tcPr>
            <w:tcW w:w="1587" w:type="dxa"/>
            <w:shd w:val="clear" w:color="auto" w:fill="auto"/>
          </w:tcPr>
          <w:p w14:paraId="4CEDFAFC" w14:textId="77777777" w:rsidR="00FB7F25" w:rsidRDefault="00FB7F25" w:rsidP="00FB7F25">
            <w:pPr>
              <w:pStyle w:val="NewNormal"/>
              <w:ind w:firstLine="0"/>
              <w:jc w:val="center"/>
              <w:rPr>
                <w:del w:id="424" w:author="Sulabh Sharma" w:date="2017-11-19T18:03:00Z"/>
              </w:rPr>
            </w:pPr>
          </w:p>
          <w:p w14:paraId="60C26246" w14:textId="77777777" w:rsidR="00FB7F25" w:rsidRDefault="00FB7F25" w:rsidP="00FB7F25">
            <w:pPr>
              <w:pStyle w:val="NewNormal"/>
              <w:ind w:firstLine="0"/>
              <w:jc w:val="center"/>
              <w:rPr>
                <w:del w:id="425" w:author="Sulabh Sharma" w:date="2017-11-19T18:03:00Z"/>
              </w:rPr>
            </w:pPr>
          </w:p>
        </w:tc>
        <w:tc>
          <w:tcPr>
            <w:tcW w:w="1176" w:type="dxa"/>
            <w:shd w:val="clear" w:color="auto" w:fill="auto"/>
          </w:tcPr>
          <w:p w14:paraId="1C40F145" w14:textId="77777777" w:rsidR="00FB7F25" w:rsidRDefault="00FB7F25" w:rsidP="00FB7F25">
            <w:pPr>
              <w:pStyle w:val="NewNormal"/>
              <w:ind w:firstLine="0"/>
              <w:jc w:val="center"/>
              <w:rPr>
                <w:del w:id="426" w:author="Sulabh Sharma" w:date="2017-11-19T18:03:00Z"/>
              </w:rPr>
            </w:pPr>
          </w:p>
        </w:tc>
        <w:tc>
          <w:tcPr>
            <w:tcW w:w="962" w:type="dxa"/>
            <w:shd w:val="clear" w:color="auto" w:fill="auto"/>
          </w:tcPr>
          <w:p w14:paraId="0274B5BE" w14:textId="77777777" w:rsidR="00FB7F25" w:rsidRDefault="00FB7F25" w:rsidP="00FB7F25">
            <w:pPr>
              <w:pStyle w:val="NewNormal"/>
              <w:ind w:firstLine="0"/>
              <w:jc w:val="center"/>
              <w:rPr>
                <w:del w:id="427" w:author="Sulabh Sharma" w:date="2017-11-19T18:03:00Z"/>
              </w:rPr>
            </w:pPr>
          </w:p>
        </w:tc>
        <w:tc>
          <w:tcPr>
            <w:tcW w:w="962" w:type="dxa"/>
            <w:shd w:val="clear" w:color="auto" w:fill="auto"/>
          </w:tcPr>
          <w:p w14:paraId="526CED0C" w14:textId="77777777" w:rsidR="00FB7F25" w:rsidRDefault="00FB7F25" w:rsidP="00FB7F25">
            <w:pPr>
              <w:pStyle w:val="NewNormal"/>
              <w:ind w:firstLine="0"/>
              <w:jc w:val="center"/>
              <w:rPr>
                <w:del w:id="428" w:author="Sulabh Sharma" w:date="2017-11-19T18:03:00Z"/>
              </w:rPr>
            </w:pPr>
          </w:p>
        </w:tc>
        <w:tc>
          <w:tcPr>
            <w:tcW w:w="962" w:type="dxa"/>
            <w:shd w:val="clear" w:color="auto" w:fill="auto"/>
          </w:tcPr>
          <w:p w14:paraId="37CED9F3" w14:textId="77777777" w:rsidR="00FB7F25" w:rsidRDefault="00FB7F25" w:rsidP="00FB7F25">
            <w:pPr>
              <w:pStyle w:val="NewNormal"/>
              <w:ind w:firstLine="0"/>
              <w:jc w:val="center"/>
              <w:rPr>
                <w:del w:id="429" w:author="Sulabh Sharma" w:date="2017-11-19T18:03:00Z"/>
              </w:rPr>
            </w:pPr>
          </w:p>
        </w:tc>
        <w:tc>
          <w:tcPr>
            <w:tcW w:w="963" w:type="dxa"/>
            <w:shd w:val="clear" w:color="auto" w:fill="auto"/>
          </w:tcPr>
          <w:p w14:paraId="158C2209" w14:textId="77777777" w:rsidR="00FB7F25" w:rsidRDefault="00FB7F25" w:rsidP="00FB7F25">
            <w:pPr>
              <w:pStyle w:val="NewNormal"/>
              <w:ind w:firstLine="0"/>
              <w:jc w:val="center"/>
              <w:rPr>
                <w:del w:id="430" w:author="Sulabh Sharma" w:date="2017-11-19T18:03:00Z"/>
              </w:rPr>
            </w:pPr>
          </w:p>
        </w:tc>
        <w:tc>
          <w:tcPr>
            <w:tcW w:w="963" w:type="dxa"/>
            <w:shd w:val="clear" w:color="auto" w:fill="auto"/>
          </w:tcPr>
          <w:p w14:paraId="3C02762E" w14:textId="77777777" w:rsidR="00FB7F25" w:rsidRDefault="00FB7F25" w:rsidP="00FB7F25">
            <w:pPr>
              <w:pStyle w:val="NewNormal"/>
              <w:ind w:firstLine="0"/>
              <w:jc w:val="center"/>
              <w:rPr>
                <w:del w:id="431" w:author="Sulabh Sharma" w:date="2017-11-19T18:03:00Z"/>
              </w:rPr>
            </w:pPr>
          </w:p>
        </w:tc>
      </w:tr>
      <w:tr w:rsidR="00FB7F25" w:rsidRPr="00C663A6" w14:paraId="56E05B71" w14:textId="77777777" w:rsidTr="00E032C7">
        <w:trPr>
          <w:trHeight w:val="300"/>
          <w:del w:id="432" w:author="Sulabh Sharma" w:date="2017-11-19T18:03:00Z"/>
        </w:trPr>
        <w:tc>
          <w:tcPr>
            <w:tcW w:w="1587" w:type="dxa"/>
            <w:shd w:val="clear" w:color="auto" w:fill="auto"/>
            <w:noWrap/>
            <w:hideMark/>
          </w:tcPr>
          <w:p w14:paraId="59BC7150" w14:textId="77777777" w:rsidR="00FB7F25" w:rsidRPr="00213469" w:rsidRDefault="00FB7F25" w:rsidP="00E032C7">
            <w:pPr>
              <w:suppressAutoHyphens w:val="0"/>
              <w:autoSpaceDN/>
              <w:spacing w:after="0" w:line="240" w:lineRule="auto"/>
              <w:jc w:val="center"/>
              <w:textAlignment w:val="auto"/>
              <w:rPr>
                <w:del w:id="433" w:author="Sulabh Sharma" w:date="2017-11-19T18:03:00Z"/>
                <w:rFonts w:ascii="Times New Roman" w:eastAsia="Times New Roman" w:hAnsi="Times New Roman"/>
                <w:sz w:val="24"/>
                <w:szCs w:val="24"/>
                <w:lang w:eastAsia="sv-SE"/>
              </w:rPr>
            </w:pPr>
          </w:p>
        </w:tc>
        <w:tc>
          <w:tcPr>
            <w:tcW w:w="1176" w:type="dxa"/>
            <w:shd w:val="clear" w:color="auto" w:fill="auto"/>
            <w:noWrap/>
            <w:hideMark/>
          </w:tcPr>
          <w:p w14:paraId="2D53FF1A" w14:textId="77777777" w:rsidR="00FB7F25" w:rsidRPr="00213469" w:rsidRDefault="00FB7F25" w:rsidP="00E032C7">
            <w:pPr>
              <w:suppressAutoHyphens w:val="0"/>
              <w:autoSpaceDN/>
              <w:spacing w:after="0" w:line="240" w:lineRule="auto"/>
              <w:jc w:val="center"/>
              <w:textAlignment w:val="auto"/>
              <w:rPr>
                <w:del w:id="434" w:author="Sulabh Sharma" w:date="2017-11-19T18:03:00Z"/>
                <w:rFonts w:ascii="Times New Roman" w:eastAsia="Times New Roman" w:hAnsi="Times New Roman"/>
                <w:sz w:val="20"/>
                <w:szCs w:val="20"/>
                <w:lang w:eastAsia="sv-SE"/>
              </w:rPr>
            </w:pPr>
          </w:p>
        </w:tc>
        <w:tc>
          <w:tcPr>
            <w:tcW w:w="962" w:type="dxa"/>
            <w:shd w:val="clear" w:color="auto" w:fill="auto"/>
            <w:noWrap/>
            <w:hideMark/>
          </w:tcPr>
          <w:p w14:paraId="0A6E57A6" w14:textId="77777777" w:rsidR="00FB7F25" w:rsidRPr="00213469" w:rsidRDefault="00FB7F25" w:rsidP="00E032C7">
            <w:pPr>
              <w:suppressAutoHyphens w:val="0"/>
              <w:autoSpaceDN/>
              <w:spacing w:after="0" w:line="240" w:lineRule="auto"/>
              <w:jc w:val="center"/>
              <w:textAlignment w:val="auto"/>
              <w:rPr>
                <w:del w:id="435" w:author="Sulabh Sharma" w:date="2017-11-19T18:03:00Z"/>
                <w:rFonts w:ascii="Times New Roman" w:eastAsia="Times New Roman" w:hAnsi="Times New Roman"/>
                <w:sz w:val="20"/>
                <w:szCs w:val="20"/>
                <w:lang w:eastAsia="sv-SE"/>
              </w:rPr>
            </w:pPr>
          </w:p>
        </w:tc>
        <w:tc>
          <w:tcPr>
            <w:tcW w:w="962" w:type="dxa"/>
            <w:shd w:val="clear" w:color="auto" w:fill="auto"/>
            <w:noWrap/>
            <w:hideMark/>
          </w:tcPr>
          <w:p w14:paraId="46252E8E" w14:textId="77777777" w:rsidR="00FB7F25" w:rsidRPr="001F44CF" w:rsidRDefault="00FB7F25" w:rsidP="00E032C7">
            <w:pPr>
              <w:suppressAutoHyphens w:val="0"/>
              <w:autoSpaceDN/>
              <w:spacing w:after="0" w:line="240" w:lineRule="auto"/>
              <w:jc w:val="center"/>
              <w:textAlignment w:val="auto"/>
              <w:rPr>
                <w:del w:id="436" w:author="Sulabh Sharma" w:date="2017-11-19T18:03:00Z"/>
                <w:rFonts w:eastAsia="Times New Roman"/>
                <w:b/>
                <w:color w:val="000000"/>
                <w:lang w:eastAsia="sv-SE"/>
                <w:rPrChange w:id="437" w:author="Koustubh Sharma" w:date="2017-11-19T18:05:00Z">
                  <w:rPr>
                    <w:del w:id="438" w:author="Sulabh Sharma" w:date="2017-11-19T18:03:00Z"/>
                    <w:rFonts w:eastAsia="Times New Roman"/>
                    <w:b/>
                    <w:color w:val="000000"/>
                    <w:lang w:val="sv-SE" w:eastAsia="sv-SE"/>
                  </w:rPr>
                </w:rPrChange>
              </w:rPr>
            </w:pPr>
            <w:del w:id="439" w:author="Sulabh Sharma" w:date="2017-11-19T18:03:00Z">
              <w:r w:rsidRPr="001F44CF">
                <w:rPr>
                  <w:rFonts w:eastAsia="Times New Roman"/>
                  <w:b/>
                  <w:color w:val="000000"/>
                  <w:lang w:eastAsia="sv-SE"/>
                  <w:rPrChange w:id="440" w:author="Koustubh Sharma" w:date="2017-11-19T18:05:00Z">
                    <w:rPr>
                      <w:rFonts w:eastAsia="Times New Roman"/>
                      <w:b/>
                      <w:color w:val="000000"/>
                      <w:lang w:val="sv-SE" w:eastAsia="sv-SE"/>
                    </w:rPr>
                  </w:rPrChange>
                </w:rPr>
                <w:delText>Macro</w:delText>
              </w:r>
            </w:del>
          </w:p>
        </w:tc>
        <w:tc>
          <w:tcPr>
            <w:tcW w:w="962" w:type="dxa"/>
            <w:shd w:val="clear" w:color="auto" w:fill="auto"/>
            <w:noWrap/>
            <w:hideMark/>
          </w:tcPr>
          <w:p w14:paraId="1B77E0B8" w14:textId="77777777" w:rsidR="00FB7F25" w:rsidRPr="001F44CF" w:rsidRDefault="00FB7F25" w:rsidP="00E032C7">
            <w:pPr>
              <w:suppressAutoHyphens w:val="0"/>
              <w:autoSpaceDN/>
              <w:spacing w:after="0" w:line="240" w:lineRule="auto"/>
              <w:jc w:val="center"/>
              <w:textAlignment w:val="auto"/>
              <w:rPr>
                <w:del w:id="441" w:author="Sulabh Sharma" w:date="2017-11-19T18:03:00Z"/>
                <w:rFonts w:eastAsia="Times New Roman"/>
                <w:b/>
                <w:color w:val="000000"/>
                <w:lang w:eastAsia="sv-SE"/>
                <w:rPrChange w:id="442" w:author="Koustubh Sharma" w:date="2017-11-19T18:05:00Z">
                  <w:rPr>
                    <w:del w:id="443" w:author="Sulabh Sharma" w:date="2017-11-19T18:03:00Z"/>
                    <w:rFonts w:eastAsia="Times New Roman"/>
                    <w:b/>
                    <w:color w:val="000000"/>
                    <w:lang w:val="sv-SE" w:eastAsia="sv-SE"/>
                  </w:rPr>
                </w:rPrChange>
              </w:rPr>
            </w:pPr>
            <w:del w:id="444" w:author="Sulabh Sharma" w:date="2017-11-19T18:03:00Z">
              <w:r w:rsidRPr="001F44CF">
                <w:rPr>
                  <w:rFonts w:eastAsia="Times New Roman"/>
                  <w:b/>
                  <w:color w:val="000000"/>
                  <w:lang w:eastAsia="sv-SE"/>
                  <w:rPrChange w:id="445" w:author="Koustubh Sharma" w:date="2017-11-19T18:05:00Z">
                    <w:rPr>
                      <w:rFonts w:eastAsia="Times New Roman"/>
                      <w:b/>
                      <w:color w:val="000000"/>
                      <w:lang w:val="sv-SE" w:eastAsia="sv-SE"/>
                    </w:rPr>
                  </w:rPrChange>
                </w:rPr>
                <w:delText>Remote Radio</w:delText>
              </w:r>
            </w:del>
          </w:p>
        </w:tc>
        <w:tc>
          <w:tcPr>
            <w:tcW w:w="963" w:type="dxa"/>
            <w:shd w:val="clear" w:color="auto" w:fill="auto"/>
            <w:noWrap/>
            <w:hideMark/>
          </w:tcPr>
          <w:p w14:paraId="60F4B23B" w14:textId="77777777" w:rsidR="00FB7F25" w:rsidRPr="001F44CF" w:rsidRDefault="00FB7F25" w:rsidP="00E032C7">
            <w:pPr>
              <w:suppressAutoHyphens w:val="0"/>
              <w:autoSpaceDN/>
              <w:spacing w:after="0" w:line="240" w:lineRule="auto"/>
              <w:jc w:val="center"/>
              <w:textAlignment w:val="auto"/>
              <w:rPr>
                <w:del w:id="446" w:author="Sulabh Sharma" w:date="2017-11-19T18:03:00Z"/>
                <w:rFonts w:eastAsia="Times New Roman"/>
                <w:b/>
                <w:color w:val="000000"/>
                <w:lang w:eastAsia="sv-SE"/>
                <w:rPrChange w:id="447" w:author="Koustubh Sharma" w:date="2017-11-19T18:05:00Z">
                  <w:rPr>
                    <w:del w:id="448" w:author="Sulabh Sharma" w:date="2017-11-19T18:03:00Z"/>
                    <w:rFonts w:eastAsia="Times New Roman"/>
                    <w:b/>
                    <w:color w:val="000000"/>
                    <w:lang w:val="sv-SE" w:eastAsia="sv-SE"/>
                  </w:rPr>
                </w:rPrChange>
              </w:rPr>
            </w:pPr>
            <w:del w:id="449" w:author="Sulabh Sharma" w:date="2017-11-19T18:03:00Z">
              <w:r w:rsidRPr="001F44CF">
                <w:rPr>
                  <w:rFonts w:eastAsia="Times New Roman"/>
                  <w:b/>
                  <w:color w:val="000000"/>
                  <w:lang w:eastAsia="sv-SE"/>
                  <w:rPrChange w:id="450" w:author="Koustubh Sharma" w:date="2017-11-19T18:05:00Z">
                    <w:rPr>
                      <w:rFonts w:eastAsia="Times New Roman"/>
                      <w:b/>
                      <w:color w:val="000000"/>
                      <w:lang w:val="sv-SE" w:eastAsia="sv-SE"/>
                    </w:rPr>
                  </w:rPrChange>
                </w:rPr>
                <w:delText>Micro</w:delText>
              </w:r>
            </w:del>
          </w:p>
        </w:tc>
        <w:tc>
          <w:tcPr>
            <w:tcW w:w="963" w:type="dxa"/>
            <w:shd w:val="clear" w:color="auto" w:fill="auto"/>
            <w:noWrap/>
            <w:hideMark/>
          </w:tcPr>
          <w:p w14:paraId="266674E6" w14:textId="77777777" w:rsidR="00FB7F25" w:rsidRPr="001F44CF" w:rsidRDefault="00FB7F25" w:rsidP="00E032C7">
            <w:pPr>
              <w:suppressAutoHyphens w:val="0"/>
              <w:autoSpaceDN/>
              <w:spacing w:after="0" w:line="240" w:lineRule="auto"/>
              <w:jc w:val="center"/>
              <w:textAlignment w:val="auto"/>
              <w:rPr>
                <w:del w:id="451" w:author="Sulabh Sharma" w:date="2017-11-19T18:03:00Z"/>
                <w:rFonts w:eastAsia="Times New Roman"/>
                <w:b/>
                <w:color w:val="000000"/>
                <w:lang w:eastAsia="sv-SE"/>
                <w:rPrChange w:id="452" w:author="Koustubh Sharma" w:date="2017-11-19T18:05:00Z">
                  <w:rPr>
                    <w:del w:id="453" w:author="Sulabh Sharma" w:date="2017-11-19T18:03:00Z"/>
                    <w:rFonts w:eastAsia="Times New Roman"/>
                    <w:b/>
                    <w:color w:val="000000"/>
                    <w:lang w:val="sv-SE" w:eastAsia="sv-SE"/>
                  </w:rPr>
                </w:rPrChange>
              </w:rPr>
            </w:pPr>
            <w:del w:id="454" w:author="Sulabh Sharma" w:date="2017-11-19T18:03:00Z">
              <w:r w:rsidRPr="001F44CF">
                <w:rPr>
                  <w:rFonts w:eastAsia="Times New Roman"/>
                  <w:b/>
                  <w:color w:val="000000"/>
                  <w:lang w:eastAsia="sv-SE"/>
                  <w:rPrChange w:id="455" w:author="Koustubh Sharma" w:date="2017-11-19T18:05:00Z">
                    <w:rPr>
                      <w:rFonts w:eastAsia="Times New Roman"/>
                      <w:b/>
                      <w:color w:val="000000"/>
                      <w:lang w:val="sv-SE" w:eastAsia="sv-SE"/>
                    </w:rPr>
                  </w:rPrChange>
                </w:rPr>
                <w:delText>Pico</w:delText>
              </w:r>
            </w:del>
          </w:p>
        </w:tc>
        <w:tc>
          <w:tcPr>
            <w:tcW w:w="1416" w:type="dxa"/>
            <w:shd w:val="clear" w:color="auto" w:fill="auto"/>
            <w:noWrap/>
            <w:hideMark/>
          </w:tcPr>
          <w:p w14:paraId="439F71DF" w14:textId="77777777" w:rsidR="00FB7F25" w:rsidRPr="001F44CF" w:rsidRDefault="00FB7F25" w:rsidP="00E032C7">
            <w:pPr>
              <w:suppressAutoHyphens w:val="0"/>
              <w:autoSpaceDN/>
              <w:spacing w:after="0" w:line="240" w:lineRule="auto"/>
              <w:jc w:val="center"/>
              <w:textAlignment w:val="auto"/>
              <w:rPr>
                <w:del w:id="456" w:author="Sulabh Sharma" w:date="2017-11-19T18:03:00Z"/>
                <w:rFonts w:eastAsia="Times New Roman"/>
                <w:b/>
                <w:color w:val="000000"/>
                <w:lang w:eastAsia="sv-SE"/>
                <w:rPrChange w:id="457" w:author="Koustubh Sharma" w:date="2017-11-19T18:05:00Z">
                  <w:rPr>
                    <w:del w:id="458" w:author="Sulabh Sharma" w:date="2017-11-19T18:03:00Z"/>
                    <w:rFonts w:eastAsia="Times New Roman"/>
                    <w:b/>
                    <w:color w:val="000000"/>
                    <w:lang w:val="sv-SE" w:eastAsia="sv-SE"/>
                  </w:rPr>
                </w:rPrChange>
              </w:rPr>
            </w:pPr>
            <w:del w:id="459" w:author="Sulabh Sharma" w:date="2017-11-19T18:03:00Z">
              <w:r w:rsidRPr="001F44CF">
                <w:rPr>
                  <w:rFonts w:eastAsia="Times New Roman"/>
                  <w:b/>
                  <w:color w:val="000000"/>
                  <w:lang w:eastAsia="sv-SE"/>
                  <w:rPrChange w:id="460" w:author="Koustubh Sharma" w:date="2017-11-19T18:05:00Z">
                    <w:rPr>
                      <w:rFonts w:eastAsia="Times New Roman"/>
                      <w:b/>
                      <w:color w:val="000000"/>
                      <w:lang w:val="sv-SE" w:eastAsia="sv-SE"/>
                    </w:rPr>
                  </w:rPrChange>
                </w:rPr>
                <w:delText>Femto/Home</w:delText>
              </w:r>
            </w:del>
          </w:p>
        </w:tc>
      </w:tr>
      <w:tr w:rsidR="00FB7F25" w:rsidRPr="00C663A6" w14:paraId="2518B921" w14:textId="77777777" w:rsidTr="00E032C7">
        <w:trPr>
          <w:trHeight w:val="600"/>
          <w:del w:id="461" w:author="Sulabh Sharma" w:date="2017-11-19T18:03:00Z"/>
        </w:trPr>
        <w:tc>
          <w:tcPr>
            <w:tcW w:w="1587" w:type="dxa"/>
            <w:vMerge w:val="restart"/>
            <w:shd w:val="clear" w:color="auto" w:fill="auto"/>
            <w:noWrap/>
            <w:hideMark/>
          </w:tcPr>
          <w:p w14:paraId="7820D94F" w14:textId="77777777" w:rsidR="00FB7F25" w:rsidRPr="001F44CF" w:rsidRDefault="00FB7F25" w:rsidP="00E032C7">
            <w:pPr>
              <w:suppressAutoHyphens w:val="0"/>
              <w:autoSpaceDN/>
              <w:spacing w:after="0" w:line="240" w:lineRule="auto"/>
              <w:jc w:val="center"/>
              <w:textAlignment w:val="auto"/>
              <w:rPr>
                <w:del w:id="462" w:author="Sulabh Sharma" w:date="2017-11-19T18:03:00Z"/>
                <w:rFonts w:eastAsia="Times New Roman"/>
                <w:b/>
                <w:color w:val="000000"/>
                <w:lang w:eastAsia="sv-SE"/>
                <w:rPrChange w:id="463" w:author="Koustubh Sharma" w:date="2017-11-19T18:05:00Z">
                  <w:rPr>
                    <w:del w:id="464" w:author="Sulabh Sharma" w:date="2017-11-19T18:03:00Z"/>
                    <w:rFonts w:eastAsia="Times New Roman"/>
                    <w:b/>
                    <w:color w:val="000000"/>
                    <w:lang w:val="sv-SE" w:eastAsia="sv-SE"/>
                  </w:rPr>
                </w:rPrChange>
              </w:rPr>
            </w:pPr>
            <w:del w:id="465" w:author="Sulabh Sharma" w:date="2017-11-19T18:03:00Z">
              <w:r w:rsidRPr="001F44CF">
                <w:rPr>
                  <w:rFonts w:eastAsia="Times New Roman"/>
                  <w:b/>
                  <w:color w:val="000000"/>
                  <w:lang w:eastAsia="sv-SE"/>
                  <w:rPrChange w:id="466" w:author="Koustubh Sharma" w:date="2017-11-19T18:05:00Z">
                    <w:rPr>
                      <w:rFonts w:eastAsia="Times New Roman"/>
                      <w:b/>
                      <w:color w:val="000000"/>
                      <w:lang w:val="sv-SE" w:eastAsia="sv-SE"/>
                    </w:rPr>
                  </w:rPrChange>
                </w:rPr>
                <w:delText>PA</w:delText>
              </w:r>
            </w:del>
          </w:p>
        </w:tc>
        <w:tc>
          <w:tcPr>
            <w:tcW w:w="1176" w:type="dxa"/>
            <w:shd w:val="clear" w:color="auto" w:fill="auto"/>
            <w:hideMark/>
          </w:tcPr>
          <w:p w14:paraId="1F3DB50C" w14:textId="77777777" w:rsidR="00FB7F25" w:rsidRPr="001F44CF" w:rsidRDefault="00FB7F25" w:rsidP="00E032C7">
            <w:pPr>
              <w:suppressAutoHyphens w:val="0"/>
              <w:autoSpaceDN/>
              <w:spacing w:after="0" w:line="240" w:lineRule="auto"/>
              <w:jc w:val="center"/>
              <w:textAlignment w:val="auto"/>
              <w:rPr>
                <w:del w:id="467" w:author="Sulabh Sharma" w:date="2017-11-19T18:03:00Z"/>
                <w:rFonts w:eastAsia="Times New Roman"/>
                <w:b/>
                <w:color w:val="231F20"/>
                <w:lang w:eastAsia="sv-SE"/>
                <w:rPrChange w:id="468" w:author="Koustubh Sharma" w:date="2017-11-19T18:05:00Z">
                  <w:rPr>
                    <w:del w:id="469" w:author="Sulabh Sharma" w:date="2017-11-19T18:03:00Z"/>
                    <w:rFonts w:eastAsia="Times New Roman"/>
                    <w:b/>
                    <w:color w:val="231F20"/>
                    <w:lang w:val="sv-SE" w:eastAsia="sv-SE"/>
                  </w:rPr>
                </w:rPrChange>
              </w:rPr>
            </w:pPr>
            <w:del w:id="470" w:author="Sulabh Sharma" w:date="2017-11-19T18:03:00Z">
              <w:r w:rsidRPr="001F44CF">
                <w:rPr>
                  <w:rFonts w:eastAsia="Times New Roman"/>
                  <w:b/>
                  <w:color w:val="231F20"/>
                  <w:lang w:eastAsia="sv-SE"/>
                  <w:rPrChange w:id="471" w:author="Koustubh Sharma" w:date="2017-11-19T18:05:00Z">
                    <w:rPr>
                      <w:rFonts w:eastAsia="Times New Roman"/>
                      <w:b/>
                      <w:color w:val="231F20"/>
                      <w:lang w:val="sv-SE" w:eastAsia="sv-SE"/>
                    </w:rPr>
                  </w:rPrChange>
                </w:rPr>
                <w:delText>Max Transmit</w:delText>
              </w:r>
              <w:r w:rsidRPr="001F44CF">
                <w:rPr>
                  <w:rFonts w:eastAsia="Times New Roman"/>
                  <w:b/>
                  <w:color w:val="231F20"/>
                  <w:lang w:eastAsia="sv-SE"/>
                  <w:rPrChange w:id="472" w:author="Koustubh Sharma" w:date="2017-11-19T18:05:00Z">
                    <w:rPr>
                      <w:rFonts w:eastAsia="Times New Roman"/>
                      <w:b/>
                      <w:color w:val="231F20"/>
                      <w:lang w:val="sv-SE" w:eastAsia="sv-SE"/>
                    </w:rPr>
                  </w:rPrChange>
                </w:rPr>
                <w:br/>
                <w:delText>rms power</w:delText>
              </w:r>
            </w:del>
          </w:p>
        </w:tc>
        <w:tc>
          <w:tcPr>
            <w:tcW w:w="962" w:type="dxa"/>
            <w:shd w:val="clear" w:color="auto" w:fill="auto"/>
            <w:hideMark/>
          </w:tcPr>
          <w:p w14:paraId="1D573EE4" w14:textId="77777777" w:rsidR="00FB7F25" w:rsidRPr="001F44CF" w:rsidRDefault="00FB7F25" w:rsidP="00E032C7">
            <w:pPr>
              <w:suppressAutoHyphens w:val="0"/>
              <w:autoSpaceDN/>
              <w:spacing w:after="0" w:line="240" w:lineRule="auto"/>
              <w:jc w:val="center"/>
              <w:textAlignment w:val="auto"/>
              <w:rPr>
                <w:del w:id="473" w:author="Sulabh Sharma" w:date="2017-11-19T18:03:00Z"/>
                <w:rFonts w:eastAsia="Times New Roman"/>
                <w:color w:val="231F20"/>
                <w:lang w:eastAsia="sv-SE"/>
                <w:rPrChange w:id="474" w:author="Koustubh Sharma" w:date="2017-11-19T18:05:00Z">
                  <w:rPr>
                    <w:del w:id="475" w:author="Sulabh Sharma" w:date="2017-11-19T18:03:00Z"/>
                    <w:rFonts w:eastAsia="Times New Roman"/>
                    <w:color w:val="231F20"/>
                    <w:lang w:val="sv-SE" w:eastAsia="sv-SE"/>
                  </w:rPr>
                </w:rPrChange>
              </w:rPr>
            </w:pPr>
            <w:del w:id="476" w:author="Sulabh Sharma" w:date="2017-11-19T18:03:00Z">
              <w:r w:rsidRPr="001F44CF">
                <w:rPr>
                  <w:rFonts w:eastAsia="Times New Roman"/>
                  <w:color w:val="231F20"/>
                  <w:lang w:eastAsia="sv-SE"/>
                  <w:rPrChange w:id="477" w:author="Koustubh Sharma" w:date="2017-11-19T18:05:00Z">
                    <w:rPr>
                      <w:rFonts w:eastAsia="Times New Roman"/>
                      <w:color w:val="231F20"/>
                      <w:lang w:val="sv-SE" w:eastAsia="sv-SE"/>
                    </w:rPr>
                  </w:rPrChange>
                </w:rPr>
                <w:delText>[dBm]</w:delText>
              </w:r>
            </w:del>
          </w:p>
        </w:tc>
        <w:tc>
          <w:tcPr>
            <w:tcW w:w="962" w:type="dxa"/>
            <w:shd w:val="clear" w:color="auto" w:fill="auto"/>
            <w:noWrap/>
            <w:hideMark/>
          </w:tcPr>
          <w:p w14:paraId="371466C7" w14:textId="77777777" w:rsidR="00FB7F25" w:rsidRPr="001F44CF" w:rsidRDefault="00FB7F25" w:rsidP="00E032C7">
            <w:pPr>
              <w:suppressAutoHyphens w:val="0"/>
              <w:autoSpaceDN/>
              <w:spacing w:after="0" w:line="240" w:lineRule="auto"/>
              <w:jc w:val="center"/>
              <w:textAlignment w:val="auto"/>
              <w:rPr>
                <w:del w:id="478" w:author="Sulabh Sharma" w:date="2017-11-19T18:03:00Z"/>
                <w:rFonts w:eastAsia="Times New Roman"/>
                <w:color w:val="000000"/>
                <w:lang w:eastAsia="sv-SE"/>
                <w:rPrChange w:id="479" w:author="Koustubh Sharma" w:date="2017-11-19T18:05:00Z">
                  <w:rPr>
                    <w:del w:id="480" w:author="Sulabh Sharma" w:date="2017-11-19T18:03:00Z"/>
                    <w:rFonts w:eastAsia="Times New Roman"/>
                    <w:color w:val="000000"/>
                    <w:lang w:val="sv-SE" w:eastAsia="sv-SE"/>
                  </w:rPr>
                </w:rPrChange>
              </w:rPr>
            </w:pPr>
            <w:del w:id="481" w:author="Sulabh Sharma" w:date="2017-11-19T18:03:00Z">
              <w:r w:rsidRPr="001F44CF">
                <w:rPr>
                  <w:rFonts w:eastAsia="Times New Roman"/>
                  <w:color w:val="000000"/>
                  <w:lang w:eastAsia="sv-SE"/>
                  <w:rPrChange w:id="482" w:author="Koustubh Sharma" w:date="2017-11-19T18:05:00Z">
                    <w:rPr>
                      <w:rFonts w:eastAsia="Times New Roman"/>
                      <w:color w:val="000000"/>
                      <w:lang w:val="sv-SE" w:eastAsia="sv-SE"/>
                    </w:rPr>
                  </w:rPrChange>
                </w:rPr>
                <w:delText>46.0</w:delText>
              </w:r>
            </w:del>
          </w:p>
        </w:tc>
        <w:tc>
          <w:tcPr>
            <w:tcW w:w="962" w:type="dxa"/>
            <w:shd w:val="clear" w:color="auto" w:fill="auto"/>
            <w:noWrap/>
            <w:hideMark/>
          </w:tcPr>
          <w:p w14:paraId="24B7B1BE" w14:textId="77777777" w:rsidR="00FB7F25" w:rsidRPr="001F44CF" w:rsidRDefault="00FB7F25" w:rsidP="00E032C7">
            <w:pPr>
              <w:suppressAutoHyphens w:val="0"/>
              <w:autoSpaceDN/>
              <w:spacing w:after="0" w:line="240" w:lineRule="auto"/>
              <w:jc w:val="center"/>
              <w:textAlignment w:val="auto"/>
              <w:rPr>
                <w:del w:id="483" w:author="Sulabh Sharma" w:date="2017-11-19T18:03:00Z"/>
                <w:rFonts w:eastAsia="Times New Roman"/>
                <w:color w:val="000000"/>
                <w:lang w:eastAsia="sv-SE"/>
                <w:rPrChange w:id="484" w:author="Koustubh Sharma" w:date="2017-11-19T18:05:00Z">
                  <w:rPr>
                    <w:del w:id="485" w:author="Sulabh Sharma" w:date="2017-11-19T18:03:00Z"/>
                    <w:rFonts w:eastAsia="Times New Roman"/>
                    <w:color w:val="000000"/>
                    <w:lang w:val="sv-SE" w:eastAsia="sv-SE"/>
                  </w:rPr>
                </w:rPrChange>
              </w:rPr>
            </w:pPr>
            <w:del w:id="486" w:author="Sulabh Sharma" w:date="2017-11-19T18:03:00Z">
              <w:r w:rsidRPr="001F44CF">
                <w:rPr>
                  <w:rFonts w:eastAsia="Times New Roman"/>
                  <w:color w:val="000000"/>
                  <w:lang w:eastAsia="sv-SE"/>
                  <w:rPrChange w:id="487" w:author="Koustubh Sharma" w:date="2017-11-19T18:05:00Z">
                    <w:rPr>
                      <w:rFonts w:eastAsia="Times New Roman"/>
                      <w:color w:val="000000"/>
                      <w:lang w:val="sv-SE" w:eastAsia="sv-SE"/>
                    </w:rPr>
                  </w:rPrChange>
                </w:rPr>
                <w:delText>43.0</w:delText>
              </w:r>
            </w:del>
          </w:p>
        </w:tc>
        <w:tc>
          <w:tcPr>
            <w:tcW w:w="963" w:type="dxa"/>
            <w:shd w:val="clear" w:color="auto" w:fill="auto"/>
            <w:noWrap/>
            <w:hideMark/>
          </w:tcPr>
          <w:p w14:paraId="362A8A82" w14:textId="77777777" w:rsidR="00FB7F25" w:rsidRPr="001F44CF" w:rsidRDefault="00FB7F25" w:rsidP="00E032C7">
            <w:pPr>
              <w:suppressAutoHyphens w:val="0"/>
              <w:autoSpaceDN/>
              <w:spacing w:after="0" w:line="240" w:lineRule="auto"/>
              <w:jc w:val="center"/>
              <w:textAlignment w:val="auto"/>
              <w:rPr>
                <w:del w:id="488" w:author="Sulabh Sharma" w:date="2017-11-19T18:03:00Z"/>
                <w:rFonts w:eastAsia="Times New Roman"/>
                <w:color w:val="000000"/>
                <w:lang w:eastAsia="sv-SE"/>
                <w:rPrChange w:id="489" w:author="Koustubh Sharma" w:date="2017-11-19T18:05:00Z">
                  <w:rPr>
                    <w:del w:id="490" w:author="Sulabh Sharma" w:date="2017-11-19T18:03:00Z"/>
                    <w:rFonts w:eastAsia="Times New Roman"/>
                    <w:color w:val="000000"/>
                    <w:lang w:val="sv-SE" w:eastAsia="sv-SE"/>
                  </w:rPr>
                </w:rPrChange>
              </w:rPr>
            </w:pPr>
            <w:del w:id="491" w:author="Sulabh Sharma" w:date="2017-11-19T18:03:00Z">
              <w:r w:rsidRPr="001F44CF">
                <w:rPr>
                  <w:rFonts w:eastAsia="Times New Roman"/>
                  <w:color w:val="000000"/>
                  <w:lang w:eastAsia="sv-SE"/>
                  <w:rPrChange w:id="492" w:author="Koustubh Sharma" w:date="2017-11-19T18:05:00Z">
                    <w:rPr>
                      <w:rFonts w:eastAsia="Times New Roman"/>
                      <w:color w:val="000000"/>
                      <w:lang w:val="sv-SE" w:eastAsia="sv-SE"/>
                    </w:rPr>
                  </w:rPrChange>
                </w:rPr>
                <w:delText>38.0</w:delText>
              </w:r>
            </w:del>
          </w:p>
        </w:tc>
        <w:tc>
          <w:tcPr>
            <w:tcW w:w="963" w:type="dxa"/>
            <w:shd w:val="clear" w:color="auto" w:fill="auto"/>
            <w:noWrap/>
            <w:hideMark/>
          </w:tcPr>
          <w:p w14:paraId="191077D1" w14:textId="77777777" w:rsidR="00FB7F25" w:rsidRPr="001F44CF" w:rsidRDefault="00FB7F25" w:rsidP="00E032C7">
            <w:pPr>
              <w:suppressAutoHyphens w:val="0"/>
              <w:autoSpaceDN/>
              <w:spacing w:after="0" w:line="240" w:lineRule="auto"/>
              <w:jc w:val="center"/>
              <w:textAlignment w:val="auto"/>
              <w:rPr>
                <w:del w:id="493" w:author="Sulabh Sharma" w:date="2017-11-19T18:03:00Z"/>
                <w:rFonts w:eastAsia="Times New Roman"/>
                <w:color w:val="000000"/>
                <w:lang w:eastAsia="sv-SE"/>
                <w:rPrChange w:id="494" w:author="Koustubh Sharma" w:date="2017-11-19T18:05:00Z">
                  <w:rPr>
                    <w:del w:id="495" w:author="Sulabh Sharma" w:date="2017-11-19T18:03:00Z"/>
                    <w:rFonts w:eastAsia="Times New Roman"/>
                    <w:color w:val="000000"/>
                    <w:lang w:val="sv-SE" w:eastAsia="sv-SE"/>
                  </w:rPr>
                </w:rPrChange>
              </w:rPr>
            </w:pPr>
            <w:del w:id="496" w:author="Sulabh Sharma" w:date="2017-11-19T18:03:00Z">
              <w:r w:rsidRPr="001F44CF">
                <w:rPr>
                  <w:rFonts w:eastAsia="Times New Roman"/>
                  <w:color w:val="000000"/>
                  <w:lang w:eastAsia="sv-SE"/>
                  <w:rPrChange w:id="497" w:author="Koustubh Sharma" w:date="2017-11-19T18:05:00Z">
                    <w:rPr>
                      <w:rFonts w:eastAsia="Times New Roman"/>
                      <w:color w:val="000000"/>
                      <w:lang w:val="sv-SE" w:eastAsia="sv-SE"/>
                    </w:rPr>
                  </w:rPrChange>
                </w:rPr>
                <w:delText>21.0</w:delText>
              </w:r>
            </w:del>
          </w:p>
        </w:tc>
        <w:tc>
          <w:tcPr>
            <w:tcW w:w="1416" w:type="dxa"/>
            <w:shd w:val="clear" w:color="auto" w:fill="auto"/>
            <w:noWrap/>
            <w:hideMark/>
          </w:tcPr>
          <w:p w14:paraId="27D1578E" w14:textId="77777777" w:rsidR="00FB7F25" w:rsidRPr="001F44CF" w:rsidRDefault="00FB7F25" w:rsidP="00E032C7">
            <w:pPr>
              <w:suppressAutoHyphens w:val="0"/>
              <w:autoSpaceDN/>
              <w:spacing w:after="0" w:line="240" w:lineRule="auto"/>
              <w:jc w:val="center"/>
              <w:textAlignment w:val="auto"/>
              <w:rPr>
                <w:del w:id="498" w:author="Sulabh Sharma" w:date="2017-11-19T18:03:00Z"/>
                <w:rFonts w:eastAsia="Times New Roman"/>
                <w:color w:val="000000"/>
                <w:lang w:eastAsia="sv-SE"/>
                <w:rPrChange w:id="499" w:author="Koustubh Sharma" w:date="2017-11-19T18:05:00Z">
                  <w:rPr>
                    <w:del w:id="500" w:author="Sulabh Sharma" w:date="2017-11-19T18:03:00Z"/>
                    <w:rFonts w:eastAsia="Times New Roman"/>
                    <w:color w:val="000000"/>
                    <w:lang w:val="sv-SE" w:eastAsia="sv-SE"/>
                  </w:rPr>
                </w:rPrChange>
              </w:rPr>
            </w:pPr>
            <w:del w:id="501" w:author="Sulabh Sharma" w:date="2017-11-19T18:03:00Z">
              <w:r w:rsidRPr="001F44CF">
                <w:rPr>
                  <w:rFonts w:eastAsia="Times New Roman"/>
                  <w:color w:val="000000"/>
                  <w:lang w:eastAsia="sv-SE"/>
                  <w:rPrChange w:id="502" w:author="Koustubh Sharma" w:date="2017-11-19T18:05:00Z">
                    <w:rPr>
                      <w:rFonts w:eastAsia="Times New Roman"/>
                      <w:color w:val="000000"/>
                      <w:lang w:val="sv-SE" w:eastAsia="sv-SE"/>
                    </w:rPr>
                  </w:rPrChange>
                </w:rPr>
                <w:delText>17.0</w:delText>
              </w:r>
            </w:del>
          </w:p>
        </w:tc>
      </w:tr>
      <w:tr w:rsidR="00FB7F25" w:rsidRPr="00C663A6" w14:paraId="21F85C26" w14:textId="77777777" w:rsidTr="00E032C7">
        <w:trPr>
          <w:trHeight w:val="600"/>
          <w:del w:id="503" w:author="Sulabh Sharma" w:date="2017-11-19T18:03:00Z"/>
        </w:trPr>
        <w:tc>
          <w:tcPr>
            <w:tcW w:w="1587" w:type="dxa"/>
            <w:vMerge/>
            <w:shd w:val="clear" w:color="auto" w:fill="auto"/>
            <w:hideMark/>
          </w:tcPr>
          <w:p w14:paraId="4082F8F6" w14:textId="77777777" w:rsidR="00FB7F25" w:rsidRPr="001F44CF" w:rsidRDefault="00FB7F25" w:rsidP="00E032C7">
            <w:pPr>
              <w:suppressAutoHyphens w:val="0"/>
              <w:autoSpaceDN/>
              <w:spacing w:after="0" w:line="240" w:lineRule="auto"/>
              <w:jc w:val="center"/>
              <w:textAlignment w:val="auto"/>
              <w:rPr>
                <w:del w:id="504" w:author="Sulabh Sharma" w:date="2017-11-19T18:03:00Z"/>
                <w:rFonts w:eastAsia="Times New Roman"/>
                <w:b/>
                <w:color w:val="000000"/>
                <w:lang w:eastAsia="sv-SE"/>
                <w:rPrChange w:id="505" w:author="Koustubh Sharma" w:date="2017-11-19T18:05:00Z">
                  <w:rPr>
                    <w:del w:id="506" w:author="Sulabh Sharma" w:date="2017-11-19T18:03:00Z"/>
                    <w:rFonts w:eastAsia="Times New Roman"/>
                    <w:b/>
                    <w:color w:val="000000"/>
                    <w:lang w:val="sv-SE" w:eastAsia="sv-SE"/>
                  </w:rPr>
                </w:rPrChange>
              </w:rPr>
            </w:pPr>
          </w:p>
        </w:tc>
        <w:tc>
          <w:tcPr>
            <w:tcW w:w="1176" w:type="dxa"/>
            <w:shd w:val="clear" w:color="auto" w:fill="auto"/>
            <w:hideMark/>
          </w:tcPr>
          <w:p w14:paraId="7B95C443" w14:textId="77777777" w:rsidR="00FB7F25" w:rsidRPr="001F44CF" w:rsidRDefault="00FB7F25" w:rsidP="00E032C7">
            <w:pPr>
              <w:suppressAutoHyphens w:val="0"/>
              <w:autoSpaceDN/>
              <w:spacing w:after="0" w:line="240" w:lineRule="auto"/>
              <w:jc w:val="center"/>
              <w:textAlignment w:val="auto"/>
              <w:rPr>
                <w:del w:id="507" w:author="Sulabh Sharma" w:date="2017-11-19T18:03:00Z"/>
                <w:rFonts w:eastAsia="Times New Roman"/>
                <w:b/>
                <w:color w:val="231F20"/>
                <w:lang w:eastAsia="sv-SE"/>
                <w:rPrChange w:id="508" w:author="Koustubh Sharma" w:date="2017-11-19T18:05:00Z">
                  <w:rPr>
                    <w:del w:id="509" w:author="Sulabh Sharma" w:date="2017-11-19T18:03:00Z"/>
                    <w:rFonts w:eastAsia="Times New Roman"/>
                    <w:b/>
                    <w:color w:val="231F20"/>
                    <w:lang w:val="sv-SE" w:eastAsia="sv-SE"/>
                  </w:rPr>
                </w:rPrChange>
              </w:rPr>
            </w:pPr>
            <w:del w:id="510" w:author="Sulabh Sharma" w:date="2017-11-19T18:03:00Z">
              <w:r w:rsidRPr="001F44CF">
                <w:rPr>
                  <w:rFonts w:eastAsia="Times New Roman"/>
                  <w:b/>
                  <w:color w:val="231F20"/>
                  <w:lang w:eastAsia="sv-SE"/>
                  <w:rPrChange w:id="511" w:author="Koustubh Sharma" w:date="2017-11-19T18:05:00Z">
                    <w:rPr>
                      <w:rFonts w:eastAsia="Times New Roman"/>
                      <w:b/>
                      <w:color w:val="231F20"/>
                      <w:lang w:val="sv-SE" w:eastAsia="sv-SE"/>
                    </w:rPr>
                  </w:rPrChange>
                </w:rPr>
                <w:delText>Max Transmit</w:delText>
              </w:r>
              <w:r w:rsidRPr="001F44CF">
                <w:rPr>
                  <w:rFonts w:eastAsia="Times New Roman"/>
                  <w:b/>
                  <w:color w:val="231F20"/>
                  <w:lang w:eastAsia="sv-SE"/>
                  <w:rPrChange w:id="512" w:author="Koustubh Sharma" w:date="2017-11-19T18:05:00Z">
                    <w:rPr>
                      <w:rFonts w:eastAsia="Times New Roman"/>
                      <w:b/>
                      <w:color w:val="231F20"/>
                      <w:lang w:val="sv-SE" w:eastAsia="sv-SE"/>
                    </w:rPr>
                  </w:rPrChange>
                </w:rPr>
                <w:br/>
                <w:delText>rms power</w:delText>
              </w:r>
            </w:del>
          </w:p>
        </w:tc>
        <w:tc>
          <w:tcPr>
            <w:tcW w:w="962" w:type="dxa"/>
            <w:shd w:val="clear" w:color="auto" w:fill="auto"/>
            <w:noWrap/>
            <w:hideMark/>
          </w:tcPr>
          <w:p w14:paraId="3B9748CF" w14:textId="77777777" w:rsidR="00FB7F25" w:rsidRPr="001F44CF" w:rsidRDefault="00FB7F25" w:rsidP="00E032C7">
            <w:pPr>
              <w:suppressAutoHyphens w:val="0"/>
              <w:autoSpaceDN/>
              <w:spacing w:after="0" w:line="240" w:lineRule="auto"/>
              <w:jc w:val="center"/>
              <w:textAlignment w:val="auto"/>
              <w:rPr>
                <w:del w:id="513" w:author="Sulabh Sharma" w:date="2017-11-19T18:03:00Z"/>
                <w:rFonts w:eastAsia="Times New Roman"/>
                <w:color w:val="000000"/>
                <w:lang w:eastAsia="sv-SE"/>
                <w:rPrChange w:id="514" w:author="Koustubh Sharma" w:date="2017-11-19T18:05:00Z">
                  <w:rPr>
                    <w:del w:id="515" w:author="Sulabh Sharma" w:date="2017-11-19T18:03:00Z"/>
                    <w:rFonts w:eastAsia="Times New Roman"/>
                    <w:color w:val="000000"/>
                    <w:lang w:val="sv-SE" w:eastAsia="sv-SE"/>
                  </w:rPr>
                </w:rPrChange>
              </w:rPr>
            </w:pPr>
            <w:del w:id="516" w:author="Sulabh Sharma" w:date="2017-11-19T18:03:00Z">
              <w:r w:rsidRPr="001F44CF">
                <w:rPr>
                  <w:rFonts w:eastAsia="Times New Roman"/>
                  <w:color w:val="000000"/>
                  <w:lang w:eastAsia="sv-SE"/>
                  <w:rPrChange w:id="517" w:author="Koustubh Sharma" w:date="2017-11-19T18:05:00Z">
                    <w:rPr>
                      <w:rFonts w:eastAsia="Times New Roman"/>
                      <w:color w:val="000000"/>
                      <w:lang w:val="sv-SE" w:eastAsia="sv-SE"/>
                    </w:rPr>
                  </w:rPrChange>
                </w:rPr>
                <w:delText>[W]</w:delText>
              </w:r>
            </w:del>
          </w:p>
        </w:tc>
        <w:tc>
          <w:tcPr>
            <w:tcW w:w="962" w:type="dxa"/>
            <w:shd w:val="clear" w:color="auto" w:fill="auto"/>
            <w:noWrap/>
            <w:hideMark/>
          </w:tcPr>
          <w:p w14:paraId="35D0FA74" w14:textId="77777777" w:rsidR="00FB7F25" w:rsidRPr="001F44CF" w:rsidRDefault="00FB7F25" w:rsidP="00E032C7">
            <w:pPr>
              <w:suppressAutoHyphens w:val="0"/>
              <w:autoSpaceDN/>
              <w:spacing w:after="0" w:line="240" w:lineRule="auto"/>
              <w:jc w:val="center"/>
              <w:textAlignment w:val="auto"/>
              <w:rPr>
                <w:del w:id="518" w:author="Sulabh Sharma" w:date="2017-11-19T18:03:00Z"/>
                <w:rFonts w:eastAsia="Times New Roman"/>
                <w:color w:val="000000"/>
                <w:lang w:eastAsia="sv-SE"/>
                <w:rPrChange w:id="519" w:author="Koustubh Sharma" w:date="2017-11-19T18:05:00Z">
                  <w:rPr>
                    <w:del w:id="520" w:author="Sulabh Sharma" w:date="2017-11-19T18:03:00Z"/>
                    <w:rFonts w:eastAsia="Times New Roman"/>
                    <w:color w:val="000000"/>
                    <w:lang w:val="sv-SE" w:eastAsia="sv-SE"/>
                  </w:rPr>
                </w:rPrChange>
              </w:rPr>
            </w:pPr>
            <w:del w:id="521" w:author="Sulabh Sharma" w:date="2017-11-19T18:03:00Z">
              <w:r w:rsidRPr="001F44CF">
                <w:rPr>
                  <w:rFonts w:eastAsia="Times New Roman"/>
                  <w:color w:val="000000"/>
                  <w:lang w:eastAsia="sv-SE"/>
                  <w:rPrChange w:id="522" w:author="Koustubh Sharma" w:date="2017-11-19T18:05:00Z">
                    <w:rPr>
                      <w:rFonts w:eastAsia="Times New Roman"/>
                      <w:color w:val="000000"/>
                      <w:lang w:val="sv-SE" w:eastAsia="sv-SE"/>
                    </w:rPr>
                  </w:rPrChange>
                </w:rPr>
                <w:delText>39.8</w:delText>
              </w:r>
            </w:del>
          </w:p>
        </w:tc>
        <w:tc>
          <w:tcPr>
            <w:tcW w:w="962" w:type="dxa"/>
            <w:shd w:val="clear" w:color="auto" w:fill="auto"/>
            <w:noWrap/>
            <w:hideMark/>
          </w:tcPr>
          <w:p w14:paraId="2D24F208" w14:textId="77777777" w:rsidR="00FB7F25" w:rsidRPr="001F44CF" w:rsidRDefault="00FB7F25" w:rsidP="00E032C7">
            <w:pPr>
              <w:suppressAutoHyphens w:val="0"/>
              <w:autoSpaceDN/>
              <w:spacing w:after="0" w:line="240" w:lineRule="auto"/>
              <w:jc w:val="center"/>
              <w:textAlignment w:val="auto"/>
              <w:rPr>
                <w:del w:id="523" w:author="Sulabh Sharma" w:date="2017-11-19T18:03:00Z"/>
                <w:rFonts w:eastAsia="Times New Roman"/>
                <w:color w:val="000000"/>
                <w:lang w:eastAsia="sv-SE"/>
                <w:rPrChange w:id="524" w:author="Koustubh Sharma" w:date="2017-11-19T18:05:00Z">
                  <w:rPr>
                    <w:del w:id="525" w:author="Sulabh Sharma" w:date="2017-11-19T18:03:00Z"/>
                    <w:rFonts w:eastAsia="Times New Roman"/>
                    <w:color w:val="000000"/>
                    <w:lang w:val="sv-SE" w:eastAsia="sv-SE"/>
                  </w:rPr>
                </w:rPrChange>
              </w:rPr>
            </w:pPr>
            <w:del w:id="526" w:author="Sulabh Sharma" w:date="2017-11-19T18:03:00Z">
              <w:r w:rsidRPr="001F44CF">
                <w:rPr>
                  <w:rFonts w:eastAsia="Times New Roman"/>
                  <w:color w:val="000000"/>
                  <w:lang w:eastAsia="sv-SE"/>
                  <w:rPrChange w:id="527" w:author="Koustubh Sharma" w:date="2017-11-19T18:05:00Z">
                    <w:rPr>
                      <w:rFonts w:eastAsia="Times New Roman"/>
                      <w:color w:val="000000"/>
                      <w:lang w:val="sv-SE" w:eastAsia="sv-SE"/>
                    </w:rPr>
                  </w:rPrChange>
                </w:rPr>
                <w:delText>20.0</w:delText>
              </w:r>
            </w:del>
          </w:p>
        </w:tc>
        <w:tc>
          <w:tcPr>
            <w:tcW w:w="963" w:type="dxa"/>
            <w:shd w:val="clear" w:color="auto" w:fill="auto"/>
            <w:noWrap/>
            <w:hideMark/>
          </w:tcPr>
          <w:p w14:paraId="7D65F817" w14:textId="77777777" w:rsidR="00FB7F25" w:rsidRPr="001F44CF" w:rsidRDefault="00FB7F25" w:rsidP="00E032C7">
            <w:pPr>
              <w:suppressAutoHyphens w:val="0"/>
              <w:autoSpaceDN/>
              <w:spacing w:after="0" w:line="240" w:lineRule="auto"/>
              <w:jc w:val="center"/>
              <w:textAlignment w:val="auto"/>
              <w:rPr>
                <w:del w:id="528" w:author="Sulabh Sharma" w:date="2017-11-19T18:03:00Z"/>
                <w:rFonts w:eastAsia="Times New Roman"/>
                <w:color w:val="000000"/>
                <w:lang w:eastAsia="sv-SE"/>
                <w:rPrChange w:id="529" w:author="Koustubh Sharma" w:date="2017-11-19T18:05:00Z">
                  <w:rPr>
                    <w:del w:id="530" w:author="Sulabh Sharma" w:date="2017-11-19T18:03:00Z"/>
                    <w:rFonts w:eastAsia="Times New Roman"/>
                    <w:color w:val="000000"/>
                    <w:lang w:val="sv-SE" w:eastAsia="sv-SE"/>
                  </w:rPr>
                </w:rPrChange>
              </w:rPr>
            </w:pPr>
            <w:del w:id="531" w:author="Sulabh Sharma" w:date="2017-11-19T18:03:00Z">
              <w:r w:rsidRPr="001F44CF">
                <w:rPr>
                  <w:rFonts w:eastAsia="Times New Roman"/>
                  <w:color w:val="000000"/>
                  <w:lang w:eastAsia="sv-SE"/>
                  <w:rPrChange w:id="532" w:author="Koustubh Sharma" w:date="2017-11-19T18:05:00Z">
                    <w:rPr>
                      <w:rFonts w:eastAsia="Times New Roman"/>
                      <w:color w:val="000000"/>
                      <w:lang w:val="sv-SE" w:eastAsia="sv-SE"/>
                    </w:rPr>
                  </w:rPrChange>
                </w:rPr>
                <w:delText>10</w:delText>
              </w:r>
            </w:del>
          </w:p>
          <w:p w14:paraId="4BEB8CBB" w14:textId="77777777" w:rsidR="00FB7F25" w:rsidRPr="001F44CF" w:rsidRDefault="00FB7F25" w:rsidP="00E032C7">
            <w:pPr>
              <w:suppressAutoHyphens w:val="0"/>
              <w:autoSpaceDN/>
              <w:spacing w:after="0" w:line="240" w:lineRule="auto"/>
              <w:jc w:val="center"/>
              <w:textAlignment w:val="auto"/>
              <w:rPr>
                <w:del w:id="533" w:author="Sulabh Sharma" w:date="2017-11-19T18:03:00Z"/>
                <w:rFonts w:eastAsia="Times New Roman"/>
                <w:color w:val="000000"/>
                <w:lang w:eastAsia="sv-SE"/>
                <w:rPrChange w:id="534" w:author="Koustubh Sharma" w:date="2017-11-19T18:05:00Z">
                  <w:rPr>
                    <w:del w:id="535" w:author="Sulabh Sharma" w:date="2017-11-19T18:03:00Z"/>
                    <w:rFonts w:eastAsia="Times New Roman"/>
                    <w:color w:val="000000"/>
                    <w:lang w:val="sv-SE" w:eastAsia="sv-SE"/>
                  </w:rPr>
                </w:rPrChange>
              </w:rPr>
            </w:pPr>
          </w:p>
          <w:p w14:paraId="2682BDDF" w14:textId="77777777" w:rsidR="00FB7F25" w:rsidRPr="001F44CF" w:rsidRDefault="00FB7F25" w:rsidP="00E032C7">
            <w:pPr>
              <w:suppressAutoHyphens w:val="0"/>
              <w:autoSpaceDN/>
              <w:spacing w:after="0" w:line="240" w:lineRule="auto"/>
              <w:jc w:val="center"/>
              <w:textAlignment w:val="auto"/>
              <w:rPr>
                <w:del w:id="536" w:author="Sulabh Sharma" w:date="2017-11-19T18:03:00Z"/>
                <w:rFonts w:eastAsia="Times New Roman"/>
                <w:color w:val="000000"/>
                <w:lang w:eastAsia="sv-SE"/>
                <w:rPrChange w:id="537" w:author="Koustubh Sharma" w:date="2017-11-19T18:05:00Z">
                  <w:rPr>
                    <w:del w:id="538" w:author="Sulabh Sharma" w:date="2017-11-19T18:03:00Z"/>
                    <w:rFonts w:eastAsia="Times New Roman"/>
                    <w:color w:val="000000"/>
                    <w:lang w:val="sv-SE" w:eastAsia="sv-SE"/>
                  </w:rPr>
                </w:rPrChange>
              </w:rPr>
            </w:pPr>
          </w:p>
        </w:tc>
        <w:tc>
          <w:tcPr>
            <w:tcW w:w="963" w:type="dxa"/>
            <w:shd w:val="clear" w:color="auto" w:fill="auto"/>
            <w:noWrap/>
            <w:hideMark/>
          </w:tcPr>
          <w:p w14:paraId="00BAE8FC" w14:textId="77777777" w:rsidR="00FB7F25" w:rsidRPr="001F44CF" w:rsidRDefault="00FB7F25" w:rsidP="00E032C7">
            <w:pPr>
              <w:suppressAutoHyphens w:val="0"/>
              <w:autoSpaceDN/>
              <w:spacing w:after="0" w:line="240" w:lineRule="auto"/>
              <w:jc w:val="center"/>
              <w:textAlignment w:val="auto"/>
              <w:rPr>
                <w:del w:id="539" w:author="Sulabh Sharma" w:date="2017-11-19T18:03:00Z"/>
                <w:rFonts w:eastAsia="Times New Roman"/>
                <w:color w:val="000000"/>
                <w:lang w:eastAsia="sv-SE"/>
                <w:rPrChange w:id="540" w:author="Koustubh Sharma" w:date="2017-11-19T18:05:00Z">
                  <w:rPr>
                    <w:del w:id="541" w:author="Sulabh Sharma" w:date="2017-11-19T18:03:00Z"/>
                    <w:rFonts w:eastAsia="Times New Roman"/>
                    <w:color w:val="000000"/>
                    <w:lang w:val="sv-SE" w:eastAsia="sv-SE"/>
                  </w:rPr>
                </w:rPrChange>
              </w:rPr>
            </w:pPr>
            <w:del w:id="542" w:author="Sulabh Sharma" w:date="2017-11-19T18:03:00Z">
              <w:r w:rsidRPr="001F44CF">
                <w:rPr>
                  <w:rFonts w:eastAsia="Times New Roman"/>
                  <w:color w:val="000000"/>
                  <w:lang w:eastAsia="sv-SE"/>
                  <w:rPrChange w:id="543" w:author="Koustubh Sharma" w:date="2017-11-19T18:05:00Z">
                    <w:rPr>
                      <w:rFonts w:eastAsia="Times New Roman"/>
                      <w:color w:val="000000"/>
                      <w:lang w:val="sv-SE" w:eastAsia="sv-SE"/>
                    </w:rPr>
                  </w:rPrChange>
                </w:rPr>
                <w:delText>0.13</w:delText>
              </w:r>
            </w:del>
          </w:p>
        </w:tc>
        <w:tc>
          <w:tcPr>
            <w:tcW w:w="1416" w:type="dxa"/>
            <w:shd w:val="clear" w:color="auto" w:fill="auto"/>
            <w:noWrap/>
            <w:hideMark/>
          </w:tcPr>
          <w:p w14:paraId="1D88BE47" w14:textId="77777777" w:rsidR="00FB7F25" w:rsidRPr="001F44CF" w:rsidRDefault="00FB7F25" w:rsidP="00E032C7">
            <w:pPr>
              <w:suppressAutoHyphens w:val="0"/>
              <w:autoSpaceDN/>
              <w:spacing w:after="0" w:line="240" w:lineRule="auto"/>
              <w:jc w:val="center"/>
              <w:textAlignment w:val="auto"/>
              <w:rPr>
                <w:del w:id="544" w:author="Sulabh Sharma" w:date="2017-11-19T18:03:00Z"/>
                <w:rFonts w:eastAsia="Times New Roman"/>
                <w:color w:val="000000"/>
                <w:lang w:eastAsia="sv-SE"/>
                <w:rPrChange w:id="545" w:author="Koustubh Sharma" w:date="2017-11-19T18:05:00Z">
                  <w:rPr>
                    <w:del w:id="546" w:author="Sulabh Sharma" w:date="2017-11-19T18:03:00Z"/>
                    <w:rFonts w:eastAsia="Times New Roman"/>
                    <w:color w:val="000000"/>
                    <w:lang w:val="sv-SE" w:eastAsia="sv-SE"/>
                  </w:rPr>
                </w:rPrChange>
              </w:rPr>
            </w:pPr>
            <w:del w:id="547" w:author="Sulabh Sharma" w:date="2017-11-19T18:03:00Z">
              <w:r w:rsidRPr="001F44CF">
                <w:rPr>
                  <w:rFonts w:eastAsia="Times New Roman"/>
                  <w:color w:val="000000"/>
                  <w:lang w:eastAsia="sv-SE"/>
                  <w:rPrChange w:id="548" w:author="Koustubh Sharma" w:date="2017-11-19T18:05:00Z">
                    <w:rPr>
                      <w:rFonts w:eastAsia="Times New Roman"/>
                      <w:color w:val="000000"/>
                      <w:lang w:val="sv-SE" w:eastAsia="sv-SE"/>
                    </w:rPr>
                  </w:rPrChange>
                </w:rPr>
                <w:delText>0.1</w:delText>
              </w:r>
            </w:del>
          </w:p>
        </w:tc>
      </w:tr>
      <w:tr w:rsidR="00FB7F25" w:rsidRPr="00C663A6" w14:paraId="52C44620" w14:textId="77777777" w:rsidTr="00E032C7">
        <w:trPr>
          <w:trHeight w:val="300"/>
          <w:del w:id="549" w:author="Sulabh Sharma" w:date="2017-11-19T18:03:00Z"/>
        </w:trPr>
        <w:tc>
          <w:tcPr>
            <w:tcW w:w="1587" w:type="dxa"/>
            <w:vMerge/>
            <w:shd w:val="clear" w:color="auto" w:fill="auto"/>
            <w:hideMark/>
          </w:tcPr>
          <w:p w14:paraId="4FF3DF2E" w14:textId="77777777" w:rsidR="00FB7F25" w:rsidRPr="001F44CF" w:rsidRDefault="00FB7F25" w:rsidP="00E032C7">
            <w:pPr>
              <w:suppressAutoHyphens w:val="0"/>
              <w:autoSpaceDN/>
              <w:spacing w:after="0" w:line="240" w:lineRule="auto"/>
              <w:jc w:val="center"/>
              <w:textAlignment w:val="auto"/>
              <w:rPr>
                <w:del w:id="550" w:author="Sulabh Sharma" w:date="2017-11-19T18:03:00Z"/>
                <w:rFonts w:eastAsia="Times New Roman"/>
                <w:b/>
                <w:color w:val="000000"/>
                <w:lang w:eastAsia="sv-SE"/>
                <w:rPrChange w:id="551" w:author="Koustubh Sharma" w:date="2017-11-19T18:05:00Z">
                  <w:rPr>
                    <w:del w:id="552" w:author="Sulabh Sharma" w:date="2017-11-19T18:03:00Z"/>
                    <w:rFonts w:eastAsia="Times New Roman"/>
                    <w:b/>
                    <w:color w:val="000000"/>
                    <w:lang w:val="sv-SE" w:eastAsia="sv-SE"/>
                  </w:rPr>
                </w:rPrChange>
              </w:rPr>
            </w:pPr>
          </w:p>
        </w:tc>
        <w:tc>
          <w:tcPr>
            <w:tcW w:w="1176" w:type="dxa"/>
            <w:shd w:val="clear" w:color="auto" w:fill="auto"/>
            <w:noWrap/>
            <w:hideMark/>
          </w:tcPr>
          <w:p w14:paraId="59C5C0D6" w14:textId="77777777" w:rsidR="00FB7F25" w:rsidRPr="001F44CF" w:rsidRDefault="00FB7F25" w:rsidP="00E032C7">
            <w:pPr>
              <w:suppressAutoHyphens w:val="0"/>
              <w:autoSpaceDN/>
              <w:spacing w:after="0" w:line="240" w:lineRule="auto"/>
              <w:jc w:val="center"/>
              <w:textAlignment w:val="auto"/>
              <w:rPr>
                <w:del w:id="553" w:author="Sulabh Sharma" w:date="2017-11-19T18:03:00Z"/>
                <w:rFonts w:eastAsia="Times New Roman"/>
                <w:b/>
                <w:color w:val="000000"/>
                <w:lang w:eastAsia="sv-SE"/>
                <w:rPrChange w:id="554" w:author="Koustubh Sharma" w:date="2017-11-19T18:05:00Z">
                  <w:rPr>
                    <w:del w:id="555" w:author="Sulabh Sharma" w:date="2017-11-19T18:03:00Z"/>
                    <w:rFonts w:eastAsia="Times New Roman"/>
                    <w:b/>
                    <w:color w:val="000000"/>
                    <w:lang w:val="sv-SE" w:eastAsia="sv-SE"/>
                  </w:rPr>
                </w:rPrChange>
              </w:rPr>
            </w:pPr>
            <w:del w:id="556" w:author="Sulabh Sharma" w:date="2017-11-19T18:03:00Z">
              <w:r w:rsidRPr="001F44CF">
                <w:rPr>
                  <w:rFonts w:eastAsia="Times New Roman"/>
                  <w:b/>
                  <w:color w:val="000000"/>
                  <w:lang w:eastAsia="sv-SE"/>
                  <w:rPrChange w:id="557" w:author="Koustubh Sharma" w:date="2017-11-19T18:05:00Z">
                    <w:rPr>
                      <w:rFonts w:eastAsia="Times New Roman"/>
                      <w:b/>
                      <w:color w:val="000000"/>
                      <w:lang w:val="sv-SE" w:eastAsia="sv-SE"/>
                    </w:rPr>
                  </w:rPrChange>
                </w:rPr>
                <w:delText>PAPR</w:delText>
              </w:r>
            </w:del>
          </w:p>
        </w:tc>
        <w:tc>
          <w:tcPr>
            <w:tcW w:w="962" w:type="dxa"/>
            <w:shd w:val="clear" w:color="auto" w:fill="auto"/>
            <w:noWrap/>
            <w:hideMark/>
          </w:tcPr>
          <w:p w14:paraId="1283C117" w14:textId="77777777" w:rsidR="00FB7F25" w:rsidRPr="001F44CF" w:rsidRDefault="00FB7F25" w:rsidP="00E032C7">
            <w:pPr>
              <w:suppressAutoHyphens w:val="0"/>
              <w:autoSpaceDN/>
              <w:spacing w:after="0" w:line="240" w:lineRule="auto"/>
              <w:jc w:val="center"/>
              <w:textAlignment w:val="auto"/>
              <w:rPr>
                <w:del w:id="558" w:author="Sulabh Sharma" w:date="2017-11-19T18:03:00Z"/>
                <w:rFonts w:eastAsia="Times New Roman"/>
                <w:color w:val="000000"/>
                <w:lang w:eastAsia="sv-SE"/>
                <w:rPrChange w:id="559" w:author="Koustubh Sharma" w:date="2017-11-19T18:05:00Z">
                  <w:rPr>
                    <w:del w:id="560" w:author="Sulabh Sharma" w:date="2017-11-19T18:03:00Z"/>
                    <w:rFonts w:eastAsia="Times New Roman"/>
                    <w:color w:val="000000"/>
                    <w:lang w:val="sv-SE" w:eastAsia="sv-SE"/>
                  </w:rPr>
                </w:rPrChange>
              </w:rPr>
            </w:pPr>
            <w:del w:id="561" w:author="Sulabh Sharma" w:date="2017-11-19T18:03:00Z">
              <w:r w:rsidRPr="001F44CF">
                <w:rPr>
                  <w:rFonts w:eastAsia="Times New Roman"/>
                  <w:color w:val="000000"/>
                  <w:lang w:eastAsia="sv-SE"/>
                  <w:rPrChange w:id="562" w:author="Koustubh Sharma" w:date="2017-11-19T18:05:00Z">
                    <w:rPr>
                      <w:rFonts w:eastAsia="Times New Roman"/>
                      <w:color w:val="000000"/>
                      <w:lang w:val="sv-SE" w:eastAsia="sv-SE"/>
                    </w:rPr>
                  </w:rPrChange>
                </w:rPr>
                <w:delText>[dB]</w:delText>
              </w:r>
            </w:del>
          </w:p>
        </w:tc>
        <w:tc>
          <w:tcPr>
            <w:tcW w:w="962" w:type="dxa"/>
            <w:shd w:val="clear" w:color="auto" w:fill="auto"/>
            <w:noWrap/>
            <w:hideMark/>
          </w:tcPr>
          <w:p w14:paraId="63933FAF" w14:textId="77777777" w:rsidR="00FB7F25" w:rsidRPr="001F44CF" w:rsidRDefault="00FB7F25" w:rsidP="00E032C7">
            <w:pPr>
              <w:suppressAutoHyphens w:val="0"/>
              <w:autoSpaceDN/>
              <w:spacing w:after="0" w:line="240" w:lineRule="auto"/>
              <w:jc w:val="center"/>
              <w:textAlignment w:val="auto"/>
              <w:rPr>
                <w:del w:id="563" w:author="Sulabh Sharma" w:date="2017-11-19T18:03:00Z"/>
                <w:rFonts w:eastAsia="Times New Roman"/>
                <w:color w:val="000000"/>
                <w:lang w:eastAsia="sv-SE"/>
                <w:rPrChange w:id="564" w:author="Koustubh Sharma" w:date="2017-11-19T18:05:00Z">
                  <w:rPr>
                    <w:del w:id="565" w:author="Sulabh Sharma" w:date="2017-11-19T18:03:00Z"/>
                    <w:rFonts w:eastAsia="Times New Roman"/>
                    <w:color w:val="000000"/>
                    <w:lang w:val="sv-SE" w:eastAsia="sv-SE"/>
                  </w:rPr>
                </w:rPrChange>
              </w:rPr>
            </w:pPr>
            <w:del w:id="566" w:author="Sulabh Sharma" w:date="2017-11-19T18:03:00Z">
              <w:r w:rsidRPr="001F44CF">
                <w:rPr>
                  <w:rFonts w:eastAsia="Times New Roman"/>
                  <w:color w:val="000000"/>
                  <w:lang w:eastAsia="sv-SE"/>
                  <w:rPrChange w:id="567" w:author="Koustubh Sharma" w:date="2017-11-19T18:05:00Z">
                    <w:rPr>
                      <w:rFonts w:eastAsia="Times New Roman"/>
                      <w:color w:val="000000"/>
                      <w:lang w:val="sv-SE" w:eastAsia="sv-SE"/>
                    </w:rPr>
                  </w:rPrChange>
                </w:rPr>
                <w:delText>8.0</w:delText>
              </w:r>
            </w:del>
          </w:p>
        </w:tc>
        <w:tc>
          <w:tcPr>
            <w:tcW w:w="962" w:type="dxa"/>
            <w:shd w:val="clear" w:color="auto" w:fill="auto"/>
            <w:noWrap/>
            <w:hideMark/>
          </w:tcPr>
          <w:p w14:paraId="22FEFC7C" w14:textId="77777777" w:rsidR="00FB7F25" w:rsidRPr="001F44CF" w:rsidRDefault="00FB7F25" w:rsidP="00E032C7">
            <w:pPr>
              <w:suppressAutoHyphens w:val="0"/>
              <w:autoSpaceDN/>
              <w:spacing w:after="0" w:line="240" w:lineRule="auto"/>
              <w:jc w:val="center"/>
              <w:textAlignment w:val="auto"/>
              <w:rPr>
                <w:del w:id="568" w:author="Sulabh Sharma" w:date="2017-11-19T18:03:00Z"/>
                <w:rFonts w:eastAsia="Times New Roman"/>
                <w:color w:val="000000"/>
                <w:lang w:eastAsia="sv-SE"/>
                <w:rPrChange w:id="569" w:author="Koustubh Sharma" w:date="2017-11-19T18:05:00Z">
                  <w:rPr>
                    <w:del w:id="570" w:author="Sulabh Sharma" w:date="2017-11-19T18:03:00Z"/>
                    <w:rFonts w:eastAsia="Times New Roman"/>
                    <w:color w:val="000000"/>
                    <w:lang w:val="sv-SE" w:eastAsia="sv-SE"/>
                  </w:rPr>
                </w:rPrChange>
              </w:rPr>
            </w:pPr>
            <w:del w:id="571" w:author="Sulabh Sharma" w:date="2017-11-19T18:03:00Z">
              <w:r w:rsidRPr="001F44CF">
                <w:rPr>
                  <w:rFonts w:eastAsia="Times New Roman"/>
                  <w:color w:val="000000"/>
                  <w:lang w:eastAsia="sv-SE"/>
                  <w:rPrChange w:id="572" w:author="Koustubh Sharma" w:date="2017-11-19T18:05:00Z">
                    <w:rPr>
                      <w:rFonts w:eastAsia="Times New Roman"/>
                      <w:color w:val="000000"/>
                      <w:lang w:val="sv-SE" w:eastAsia="sv-SE"/>
                    </w:rPr>
                  </w:rPrChange>
                </w:rPr>
                <w:delText>8.0</w:delText>
              </w:r>
            </w:del>
          </w:p>
        </w:tc>
        <w:tc>
          <w:tcPr>
            <w:tcW w:w="963" w:type="dxa"/>
            <w:shd w:val="clear" w:color="auto" w:fill="auto"/>
            <w:noWrap/>
            <w:hideMark/>
          </w:tcPr>
          <w:p w14:paraId="2B28E7B5" w14:textId="77777777" w:rsidR="00FB7F25" w:rsidRPr="001F44CF" w:rsidRDefault="00FB7F25" w:rsidP="00E032C7">
            <w:pPr>
              <w:suppressAutoHyphens w:val="0"/>
              <w:autoSpaceDN/>
              <w:spacing w:after="0" w:line="240" w:lineRule="auto"/>
              <w:jc w:val="center"/>
              <w:textAlignment w:val="auto"/>
              <w:rPr>
                <w:del w:id="573" w:author="Sulabh Sharma" w:date="2017-11-19T18:03:00Z"/>
                <w:rFonts w:eastAsia="Times New Roman"/>
                <w:color w:val="000000"/>
                <w:lang w:eastAsia="sv-SE"/>
                <w:rPrChange w:id="574" w:author="Koustubh Sharma" w:date="2017-11-19T18:05:00Z">
                  <w:rPr>
                    <w:del w:id="575" w:author="Sulabh Sharma" w:date="2017-11-19T18:03:00Z"/>
                    <w:rFonts w:eastAsia="Times New Roman"/>
                    <w:color w:val="000000"/>
                    <w:lang w:val="sv-SE" w:eastAsia="sv-SE"/>
                  </w:rPr>
                </w:rPrChange>
              </w:rPr>
            </w:pPr>
            <w:del w:id="576" w:author="Sulabh Sharma" w:date="2017-11-19T18:03:00Z">
              <w:r w:rsidRPr="001F44CF">
                <w:rPr>
                  <w:rFonts w:eastAsia="Times New Roman"/>
                  <w:color w:val="000000"/>
                  <w:lang w:eastAsia="sv-SE"/>
                  <w:rPrChange w:id="577" w:author="Koustubh Sharma" w:date="2017-11-19T18:05:00Z">
                    <w:rPr>
                      <w:rFonts w:eastAsia="Times New Roman"/>
                      <w:color w:val="000000"/>
                      <w:lang w:val="sv-SE" w:eastAsia="sv-SE"/>
                    </w:rPr>
                  </w:rPrChange>
                </w:rPr>
                <w:delText>8.0</w:delText>
              </w:r>
            </w:del>
          </w:p>
        </w:tc>
        <w:tc>
          <w:tcPr>
            <w:tcW w:w="963" w:type="dxa"/>
            <w:shd w:val="clear" w:color="auto" w:fill="auto"/>
            <w:noWrap/>
            <w:hideMark/>
          </w:tcPr>
          <w:p w14:paraId="5B4DC93E" w14:textId="77777777" w:rsidR="00FB7F25" w:rsidRPr="001F44CF" w:rsidRDefault="00FB7F25" w:rsidP="00E032C7">
            <w:pPr>
              <w:suppressAutoHyphens w:val="0"/>
              <w:autoSpaceDN/>
              <w:spacing w:after="0" w:line="240" w:lineRule="auto"/>
              <w:jc w:val="center"/>
              <w:textAlignment w:val="auto"/>
              <w:rPr>
                <w:del w:id="578" w:author="Sulabh Sharma" w:date="2017-11-19T18:03:00Z"/>
                <w:rFonts w:eastAsia="Times New Roman"/>
                <w:color w:val="000000"/>
                <w:lang w:eastAsia="sv-SE"/>
                <w:rPrChange w:id="579" w:author="Koustubh Sharma" w:date="2017-11-19T18:05:00Z">
                  <w:rPr>
                    <w:del w:id="580" w:author="Sulabh Sharma" w:date="2017-11-19T18:03:00Z"/>
                    <w:rFonts w:eastAsia="Times New Roman"/>
                    <w:color w:val="000000"/>
                    <w:lang w:val="sv-SE" w:eastAsia="sv-SE"/>
                  </w:rPr>
                </w:rPrChange>
              </w:rPr>
            </w:pPr>
            <w:del w:id="581" w:author="Sulabh Sharma" w:date="2017-11-19T18:03:00Z">
              <w:r w:rsidRPr="001F44CF">
                <w:rPr>
                  <w:rFonts w:eastAsia="Times New Roman"/>
                  <w:color w:val="000000"/>
                  <w:lang w:eastAsia="sv-SE"/>
                  <w:rPrChange w:id="582" w:author="Koustubh Sharma" w:date="2017-11-19T18:05:00Z">
                    <w:rPr>
                      <w:rFonts w:eastAsia="Times New Roman"/>
                      <w:color w:val="000000"/>
                      <w:lang w:val="sv-SE" w:eastAsia="sv-SE"/>
                    </w:rPr>
                  </w:rPrChange>
                </w:rPr>
                <w:delText>12.0</w:delText>
              </w:r>
            </w:del>
          </w:p>
        </w:tc>
        <w:tc>
          <w:tcPr>
            <w:tcW w:w="1416" w:type="dxa"/>
            <w:shd w:val="clear" w:color="auto" w:fill="auto"/>
            <w:noWrap/>
            <w:hideMark/>
          </w:tcPr>
          <w:p w14:paraId="522E3C18" w14:textId="77777777" w:rsidR="00FB7F25" w:rsidRPr="001F44CF" w:rsidRDefault="00FB7F25" w:rsidP="00E032C7">
            <w:pPr>
              <w:suppressAutoHyphens w:val="0"/>
              <w:autoSpaceDN/>
              <w:spacing w:after="0" w:line="240" w:lineRule="auto"/>
              <w:jc w:val="center"/>
              <w:textAlignment w:val="auto"/>
              <w:rPr>
                <w:del w:id="583" w:author="Sulabh Sharma" w:date="2017-11-19T18:03:00Z"/>
                <w:rFonts w:eastAsia="Times New Roman"/>
                <w:color w:val="000000"/>
                <w:lang w:eastAsia="sv-SE"/>
                <w:rPrChange w:id="584" w:author="Koustubh Sharma" w:date="2017-11-19T18:05:00Z">
                  <w:rPr>
                    <w:del w:id="585" w:author="Sulabh Sharma" w:date="2017-11-19T18:03:00Z"/>
                    <w:rFonts w:eastAsia="Times New Roman"/>
                    <w:color w:val="000000"/>
                    <w:lang w:val="sv-SE" w:eastAsia="sv-SE"/>
                  </w:rPr>
                </w:rPrChange>
              </w:rPr>
            </w:pPr>
            <w:del w:id="586" w:author="Sulabh Sharma" w:date="2017-11-19T18:03:00Z">
              <w:r w:rsidRPr="001F44CF">
                <w:rPr>
                  <w:rFonts w:eastAsia="Times New Roman"/>
                  <w:color w:val="000000"/>
                  <w:lang w:eastAsia="sv-SE"/>
                  <w:rPrChange w:id="587" w:author="Koustubh Sharma" w:date="2017-11-19T18:05:00Z">
                    <w:rPr>
                      <w:rFonts w:eastAsia="Times New Roman"/>
                      <w:color w:val="000000"/>
                      <w:lang w:val="sv-SE" w:eastAsia="sv-SE"/>
                    </w:rPr>
                  </w:rPrChange>
                </w:rPr>
                <w:delText>12.0</w:delText>
              </w:r>
            </w:del>
          </w:p>
        </w:tc>
      </w:tr>
      <w:tr w:rsidR="00FB7F25" w:rsidRPr="00C663A6" w14:paraId="11BF4873" w14:textId="77777777" w:rsidTr="00E032C7">
        <w:trPr>
          <w:trHeight w:val="300"/>
          <w:del w:id="588" w:author="Sulabh Sharma" w:date="2017-11-19T18:03:00Z"/>
        </w:trPr>
        <w:tc>
          <w:tcPr>
            <w:tcW w:w="1587" w:type="dxa"/>
            <w:vMerge/>
            <w:shd w:val="clear" w:color="auto" w:fill="auto"/>
            <w:hideMark/>
          </w:tcPr>
          <w:p w14:paraId="4EC3188F" w14:textId="77777777" w:rsidR="00FB7F25" w:rsidRPr="001F44CF" w:rsidRDefault="00FB7F25" w:rsidP="00E032C7">
            <w:pPr>
              <w:suppressAutoHyphens w:val="0"/>
              <w:autoSpaceDN/>
              <w:spacing w:after="0" w:line="240" w:lineRule="auto"/>
              <w:jc w:val="center"/>
              <w:textAlignment w:val="auto"/>
              <w:rPr>
                <w:del w:id="589" w:author="Sulabh Sharma" w:date="2017-11-19T18:03:00Z"/>
                <w:rFonts w:eastAsia="Times New Roman"/>
                <w:b/>
                <w:color w:val="000000"/>
                <w:lang w:eastAsia="sv-SE"/>
                <w:rPrChange w:id="590" w:author="Koustubh Sharma" w:date="2017-11-19T18:05:00Z">
                  <w:rPr>
                    <w:del w:id="591" w:author="Sulabh Sharma" w:date="2017-11-19T18:03:00Z"/>
                    <w:rFonts w:eastAsia="Times New Roman"/>
                    <w:b/>
                    <w:color w:val="000000"/>
                    <w:lang w:val="sv-SE" w:eastAsia="sv-SE"/>
                  </w:rPr>
                </w:rPrChange>
              </w:rPr>
            </w:pPr>
          </w:p>
        </w:tc>
        <w:tc>
          <w:tcPr>
            <w:tcW w:w="1176" w:type="dxa"/>
            <w:shd w:val="clear" w:color="auto" w:fill="auto"/>
            <w:noWrap/>
            <w:hideMark/>
          </w:tcPr>
          <w:p w14:paraId="2D92051C" w14:textId="77777777" w:rsidR="00FB7F25" w:rsidRPr="001F44CF" w:rsidRDefault="00FB7F25" w:rsidP="00E032C7">
            <w:pPr>
              <w:suppressAutoHyphens w:val="0"/>
              <w:autoSpaceDN/>
              <w:spacing w:after="0" w:line="240" w:lineRule="auto"/>
              <w:jc w:val="center"/>
              <w:textAlignment w:val="auto"/>
              <w:rPr>
                <w:del w:id="592" w:author="Sulabh Sharma" w:date="2017-11-19T18:03:00Z"/>
                <w:rFonts w:eastAsia="Times New Roman"/>
                <w:b/>
                <w:color w:val="000000"/>
                <w:lang w:eastAsia="sv-SE"/>
                <w:rPrChange w:id="593" w:author="Koustubh Sharma" w:date="2017-11-19T18:05:00Z">
                  <w:rPr>
                    <w:del w:id="594" w:author="Sulabh Sharma" w:date="2017-11-19T18:03:00Z"/>
                    <w:rFonts w:eastAsia="Times New Roman"/>
                    <w:b/>
                    <w:color w:val="000000"/>
                    <w:lang w:val="sv-SE" w:eastAsia="sv-SE"/>
                  </w:rPr>
                </w:rPrChange>
              </w:rPr>
            </w:pPr>
            <w:del w:id="595" w:author="Sulabh Sharma" w:date="2017-11-19T18:03:00Z">
              <w:r w:rsidRPr="001F44CF">
                <w:rPr>
                  <w:rFonts w:eastAsia="Times New Roman"/>
                  <w:b/>
                  <w:color w:val="000000"/>
                  <w:lang w:eastAsia="sv-SE"/>
                  <w:rPrChange w:id="596" w:author="Koustubh Sharma" w:date="2017-11-19T18:05:00Z">
                    <w:rPr>
                      <w:rFonts w:eastAsia="Times New Roman"/>
                      <w:b/>
                      <w:color w:val="000000"/>
                      <w:lang w:val="sv-SE" w:eastAsia="sv-SE"/>
                    </w:rPr>
                  </w:rPrChange>
                </w:rPr>
                <w:delText>Peak Output</w:delText>
              </w:r>
            </w:del>
          </w:p>
        </w:tc>
        <w:tc>
          <w:tcPr>
            <w:tcW w:w="962" w:type="dxa"/>
            <w:shd w:val="clear" w:color="auto" w:fill="auto"/>
            <w:noWrap/>
            <w:hideMark/>
          </w:tcPr>
          <w:p w14:paraId="55DAD0DF" w14:textId="77777777" w:rsidR="00FB7F25" w:rsidRPr="001F44CF" w:rsidRDefault="00FB7F25" w:rsidP="00E032C7">
            <w:pPr>
              <w:suppressAutoHyphens w:val="0"/>
              <w:autoSpaceDN/>
              <w:spacing w:after="0" w:line="240" w:lineRule="auto"/>
              <w:jc w:val="center"/>
              <w:textAlignment w:val="auto"/>
              <w:rPr>
                <w:del w:id="597" w:author="Sulabh Sharma" w:date="2017-11-19T18:03:00Z"/>
                <w:rFonts w:eastAsia="Times New Roman"/>
                <w:color w:val="000000"/>
                <w:lang w:eastAsia="sv-SE"/>
                <w:rPrChange w:id="598" w:author="Koustubh Sharma" w:date="2017-11-19T18:05:00Z">
                  <w:rPr>
                    <w:del w:id="599" w:author="Sulabh Sharma" w:date="2017-11-19T18:03:00Z"/>
                    <w:rFonts w:eastAsia="Times New Roman"/>
                    <w:color w:val="000000"/>
                    <w:lang w:val="sv-SE" w:eastAsia="sv-SE"/>
                  </w:rPr>
                </w:rPrChange>
              </w:rPr>
            </w:pPr>
            <w:del w:id="600" w:author="Sulabh Sharma" w:date="2017-11-19T18:03:00Z">
              <w:r w:rsidRPr="001F44CF">
                <w:rPr>
                  <w:rFonts w:eastAsia="Times New Roman"/>
                  <w:color w:val="000000"/>
                  <w:lang w:eastAsia="sv-SE"/>
                  <w:rPrChange w:id="601" w:author="Koustubh Sharma" w:date="2017-11-19T18:05:00Z">
                    <w:rPr>
                      <w:rFonts w:eastAsia="Times New Roman"/>
                      <w:color w:val="000000"/>
                      <w:lang w:val="sv-SE" w:eastAsia="sv-SE"/>
                    </w:rPr>
                  </w:rPrChange>
                </w:rPr>
                <w:delText>[dBm]</w:delText>
              </w:r>
            </w:del>
          </w:p>
        </w:tc>
        <w:tc>
          <w:tcPr>
            <w:tcW w:w="962" w:type="dxa"/>
            <w:shd w:val="clear" w:color="auto" w:fill="auto"/>
            <w:noWrap/>
            <w:hideMark/>
          </w:tcPr>
          <w:p w14:paraId="468BE2B6" w14:textId="77777777" w:rsidR="00FB7F25" w:rsidRPr="001F44CF" w:rsidRDefault="00FB7F25" w:rsidP="00E032C7">
            <w:pPr>
              <w:suppressAutoHyphens w:val="0"/>
              <w:autoSpaceDN/>
              <w:spacing w:after="0" w:line="240" w:lineRule="auto"/>
              <w:jc w:val="center"/>
              <w:textAlignment w:val="auto"/>
              <w:rPr>
                <w:del w:id="602" w:author="Sulabh Sharma" w:date="2017-11-19T18:03:00Z"/>
                <w:rFonts w:eastAsia="Times New Roman"/>
                <w:color w:val="000000"/>
                <w:lang w:eastAsia="sv-SE"/>
                <w:rPrChange w:id="603" w:author="Koustubh Sharma" w:date="2017-11-19T18:05:00Z">
                  <w:rPr>
                    <w:del w:id="604" w:author="Sulabh Sharma" w:date="2017-11-19T18:03:00Z"/>
                    <w:rFonts w:eastAsia="Times New Roman"/>
                    <w:color w:val="000000"/>
                    <w:lang w:val="sv-SE" w:eastAsia="sv-SE"/>
                  </w:rPr>
                </w:rPrChange>
              </w:rPr>
            </w:pPr>
            <w:del w:id="605" w:author="Sulabh Sharma" w:date="2017-11-19T18:03:00Z">
              <w:r w:rsidRPr="001F44CF">
                <w:rPr>
                  <w:rFonts w:eastAsia="Times New Roman"/>
                  <w:color w:val="000000"/>
                  <w:lang w:eastAsia="sv-SE"/>
                  <w:rPrChange w:id="606" w:author="Koustubh Sharma" w:date="2017-11-19T18:05:00Z">
                    <w:rPr>
                      <w:rFonts w:eastAsia="Times New Roman"/>
                      <w:color w:val="000000"/>
                      <w:lang w:val="sv-SE" w:eastAsia="sv-SE"/>
                    </w:rPr>
                  </w:rPrChange>
                </w:rPr>
                <w:delText>54.0</w:delText>
              </w:r>
            </w:del>
          </w:p>
        </w:tc>
        <w:tc>
          <w:tcPr>
            <w:tcW w:w="962" w:type="dxa"/>
            <w:shd w:val="clear" w:color="auto" w:fill="auto"/>
            <w:noWrap/>
            <w:hideMark/>
          </w:tcPr>
          <w:p w14:paraId="7F8548F0" w14:textId="77777777" w:rsidR="00FB7F25" w:rsidRPr="001F44CF" w:rsidRDefault="00FB7F25" w:rsidP="00E032C7">
            <w:pPr>
              <w:suppressAutoHyphens w:val="0"/>
              <w:autoSpaceDN/>
              <w:spacing w:after="0" w:line="240" w:lineRule="auto"/>
              <w:jc w:val="center"/>
              <w:textAlignment w:val="auto"/>
              <w:rPr>
                <w:del w:id="607" w:author="Sulabh Sharma" w:date="2017-11-19T18:03:00Z"/>
                <w:rFonts w:eastAsia="Times New Roman"/>
                <w:color w:val="000000"/>
                <w:lang w:eastAsia="sv-SE"/>
                <w:rPrChange w:id="608" w:author="Koustubh Sharma" w:date="2017-11-19T18:05:00Z">
                  <w:rPr>
                    <w:del w:id="609" w:author="Sulabh Sharma" w:date="2017-11-19T18:03:00Z"/>
                    <w:rFonts w:eastAsia="Times New Roman"/>
                    <w:color w:val="000000"/>
                    <w:lang w:val="sv-SE" w:eastAsia="sv-SE"/>
                  </w:rPr>
                </w:rPrChange>
              </w:rPr>
            </w:pPr>
            <w:del w:id="610" w:author="Sulabh Sharma" w:date="2017-11-19T18:03:00Z">
              <w:r w:rsidRPr="001F44CF">
                <w:rPr>
                  <w:rFonts w:eastAsia="Times New Roman"/>
                  <w:color w:val="000000"/>
                  <w:lang w:eastAsia="sv-SE"/>
                  <w:rPrChange w:id="611" w:author="Koustubh Sharma" w:date="2017-11-19T18:05:00Z">
                    <w:rPr>
                      <w:rFonts w:eastAsia="Times New Roman"/>
                      <w:color w:val="000000"/>
                      <w:lang w:val="sv-SE" w:eastAsia="sv-SE"/>
                    </w:rPr>
                  </w:rPrChange>
                </w:rPr>
                <w:delText>51.0</w:delText>
              </w:r>
            </w:del>
          </w:p>
        </w:tc>
        <w:tc>
          <w:tcPr>
            <w:tcW w:w="963" w:type="dxa"/>
            <w:shd w:val="clear" w:color="auto" w:fill="auto"/>
            <w:noWrap/>
            <w:hideMark/>
          </w:tcPr>
          <w:p w14:paraId="374C23D0" w14:textId="77777777" w:rsidR="00FB7F25" w:rsidRPr="001F44CF" w:rsidRDefault="00FB7F25" w:rsidP="00E032C7">
            <w:pPr>
              <w:suppressAutoHyphens w:val="0"/>
              <w:autoSpaceDN/>
              <w:spacing w:after="0" w:line="240" w:lineRule="auto"/>
              <w:jc w:val="center"/>
              <w:textAlignment w:val="auto"/>
              <w:rPr>
                <w:del w:id="612" w:author="Sulabh Sharma" w:date="2017-11-19T18:03:00Z"/>
                <w:rFonts w:eastAsia="Times New Roman"/>
                <w:color w:val="000000"/>
                <w:lang w:eastAsia="sv-SE"/>
                <w:rPrChange w:id="613" w:author="Koustubh Sharma" w:date="2017-11-19T18:05:00Z">
                  <w:rPr>
                    <w:del w:id="614" w:author="Sulabh Sharma" w:date="2017-11-19T18:03:00Z"/>
                    <w:rFonts w:eastAsia="Times New Roman"/>
                    <w:color w:val="000000"/>
                    <w:lang w:val="sv-SE" w:eastAsia="sv-SE"/>
                  </w:rPr>
                </w:rPrChange>
              </w:rPr>
            </w:pPr>
            <w:del w:id="615" w:author="Sulabh Sharma" w:date="2017-11-19T18:03:00Z">
              <w:r w:rsidRPr="001F44CF">
                <w:rPr>
                  <w:rFonts w:eastAsia="Times New Roman"/>
                  <w:color w:val="000000"/>
                  <w:lang w:eastAsia="sv-SE"/>
                  <w:rPrChange w:id="616" w:author="Koustubh Sharma" w:date="2017-11-19T18:05:00Z">
                    <w:rPr>
                      <w:rFonts w:eastAsia="Times New Roman"/>
                      <w:color w:val="000000"/>
                      <w:lang w:val="sv-SE" w:eastAsia="sv-SE"/>
                    </w:rPr>
                  </w:rPrChange>
                </w:rPr>
                <w:delText>46.0</w:delText>
              </w:r>
            </w:del>
          </w:p>
        </w:tc>
        <w:tc>
          <w:tcPr>
            <w:tcW w:w="963" w:type="dxa"/>
            <w:shd w:val="clear" w:color="auto" w:fill="auto"/>
            <w:noWrap/>
            <w:hideMark/>
          </w:tcPr>
          <w:p w14:paraId="7F06A984" w14:textId="77777777" w:rsidR="00FB7F25" w:rsidRPr="001F44CF" w:rsidRDefault="00FB7F25" w:rsidP="00E032C7">
            <w:pPr>
              <w:suppressAutoHyphens w:val="0"/>
              <w:autoSpaceDN/>
              <w:spacing w:after="0" w:line="240" w:lineRule="auto"/>
              <w:jc w:val="center"/>
              <w:textAlignment w:val="auto"/>
              <w:rPr>
                <w:del w:id="617" w:author="Sulabh Sharma" w:date="2017-11-19T18:03:00Z"/>
                <w:rFonts w:eastAsia="Times New Roman"/>
                <w:color w:val="000000"/>
                <w:lang w:eastAsia="sv-SE"/>
                <w:rPrChange w:id="618" w:author="Koustubh Sharma" w:date="2017-11-19T18:05:00Z">
                  <w:rPr>
                    <w:del w:id="619" w:author="Sulabh Sharma" w:date="2017-11-19T18:03:00Z"/>
                    <w:rFonts w:eastAsia="Times New Roman"/>
                    <w:color w:val="000000"/>
                    <w:lang w:val="sv-SE" w:eastAsia="sv-SE"/>
                  </w:rPr>
                </w:rPrChange>
              </w:rPr>
            </w:pPr>
            <w:del w:id="620" w:author="Sulabh Sharma" w:date="2017-11-19T18:03:00Z">
              <w:r w:rsidRPr="001F44CF">
                <w:rPr>
                  <w:rFonts w:eastAsia="Times New Roman"/>
                  <w:color w:val="000000"/>
                  <w:lang w:eastAsia="sv-SE"/>
                  <w:rPrChange w:id="621" w:author="Koustubh Sharma" w:date="2017-11-19T18:05:00Z">
                    <w:rPr>
                      <w:rFonts w:eastAsia="Times New Roman"/>
                      <w:color w:val="000000"/>
                      <w:lang w:val="sv-SE" w:eastAsia="sv-SE"/>
                    </w:rPr>
                  </w:rPrChange>
                </w:rPr>
                <w:delText>33.0</w:delText>
              </w:r>
            </w:del>
          </w:p>
        </w:tc>
        <w:tc>
          <w:tcPr>
            <w:tcW w:w="1416" w:type="dxa"/>
            <w:shd w:val="clear" w:color="auto" w:fill="auto"/>
            <w:noWrap/>
            <w:hideMark/>
          </w:tcPr>
          <w:p w14:paraId="3DA22DAE" w14:textId="77777777" w:rsidR="00FB7F25" w:rsidRPr="001F44CF" w:rsidRDefault="00FB7F25" w:rsidP="00E032C7">
            <w:pPr>
              <w:suppressAutoHyphens w:val="0"/>
              <w:autoSpaceDN/>
              <w:spacing w:after="0" w:line="240" w:lineRule="auto"/>
              <w:jc w:val="center"/>
              <w:textAlignment w:val="auto"/>
              <w:rPr>
                <w:del w:id="622" w:author="Sulabh Sharma" w:date="2017-11-19T18:03:00Z"/>
                <w:rFonts w:eastAsia="Times New Roman"/>
                <w:color w:val="000000"/>
                <w:lang w:eastAsia="sv-SE"/>
                <w:rPrChange w:id="623" w:author="Koustubh Sharma" w:date="2017-11-19T18:05:00Z">
                  <w:rPr>
                    <w:del w:id="624" w:author="Sulabh Sharma" w:date="2017-11-19T18:03:00Z"/>
                    <w:rFonts w:eastAsia="Times New Roman"/>
                    <w:color w:val="000000"/>
                    <w:lang w:val="sv-SE" w:eastAsia="sv-SE"/>
                  </w:rPr>
                </w:rPrChange>
              </w:rPr>
            </w:pPr>
            <w:del w:id="625" w:author="Sulabh Sharma" w:date="2017-11-19T18:03:00Z">
              <w:r w:rsidRPr="001F44CF">
                <w:rPr>
                  <w:rFonts w:eastAsia="Times New Roman"/>
                  <w:color w:val="000000"/>
                  <w:lang w:eastAsia="sv-SE"/>
                  <w:rPrChange w:id="626" w:author="Koustubh Sharma" w:date="2017-11-19T18:05:00Z">
                    <w:rPr>
                      <w:rFonts w:eastAsia="Times New Roman"/>
                      <w:color w:val="000000"/>
                      <w:lang w:val="sv-SE" w:eastAsia="sv-SE"/>
                    </w:rPr>
                  </w:rPrChange>
                </w:rPr>
                <w:delText>29.0</w:delText>
              </w:r>
            </w:del>
          </w:p>
        </w:tc>
      </w:tr>
      <w:tr w:rsidR="00FB7F25" w:rsidRPr="00C663A6" w14:paraId="51FB7043" w14:textId="77777777" w:rsidTr="00E032C7">
        <w:trPr>
          <w:trHeight w:val="300"/>
          <w:del w:id="627" w:author="Sulabh Sharma" w:date="2017-11-19T18:03:00Z"/>
        </w:trPr>
        <w:tc>
          <w:tcPr>
            <w:tcW w:w="1587" w:type="dxa"/>
            <w:vMerge/>
            <w:shd w:val="clear" w:color="auto" w:fill="auto"/>
            <w:hideMark/>
          </w:tcPr>
          <w:p w14:paraId="724B2E41" w14:textId="77777777" w:rsidR="00FB7F25" w:rsidRPr="001F44CF" w:rsidRDefault="00FB7F25" w:rsidP="00E032C7">
            <w:pPr>
              <w:suppressAutoHyphens w:val="0"/>
              <w:autoSpaceDN/>
              <w:spacing w:after="0" w:line="240" w:lineRule="auto"/>
              <w:jc w:val="center"/>
              <w:textAlignment w:val="auto"/>
              <w:rPr>
                <w:del w:id="628" w:author="Sulabh Sharma" w:date="2017-11-19T18:03:00Z"/>
                <w:rFonts w:eastAsia="Times New Roman"/>
                <w:b/>
                <w:color w:val="000000"/>
                <w:lang w:eastAsia="sv-SE"/>
                <w:rPrChange w:id="629" w:author="Koustubh Sharma" w:date="2017-11-19T18:05:00Z">
                  <w:rPr>
                    <w:del w:id="630" w:author="Sulabh Sharma" w:date="2017-11-19T18:03:00Z"/>
                    <w:rFonts w:eastAsia="Times New Roman"/>
                    <w:b/>
                    <w:color w:val="000000"/>
                    <w:lang w:val="sv-SE" w:eastAsia="sv-SE"/>
                  </w:rPr>
                </w:rPrChange>
              </w:rPr>
            </w:pPr>
          </w:p>
        </w:tc>
        <w:tc>
          <w:tcPr>
            <w:tcW w:w="1176" w:type="dxa"/>
            <w:shd w:val="clear" w:color="auto" w:fill="auto"/>
            <w:noWrap/>
            <w:hideMark/>
          </w:tcPr>
          <w:p w14:paraId="493A6295" w14:textId="77777777" w:rsidR="00FB7F25" w:rsidRPr="001F44CF" w:rsidRDefault="00FB7F25" w:rsidP="00E032C7">
            <w:pPr>
              <w:suppressAutoHyphens w:val="0"/>
              <w:autoSpaceDN/>
              <w:spacing w:after="0" w:line="240" w:lineRule="auto"/>
              <w:jc w:val="center"/>
              <w:textAlignment w:val="auto"/>
              <w:rPr>
                <w:del w:id="631" w:author="Sulabh Sharma" w:date="2017-11-19T18:03:00Z"/>
                <w:rFonts w:eastAsia="Times New Roman"/>
                <w:b/>
                <w:color w:val="000000"/>
                <w:lang w:eastAsia="sv-SE"/>
                <w:rPrChange w:id="632" w:author="Koustubh Sharma" w:date="2017-11-19T18:05:00Z">
                  <w:rPr>
                    <w:del w:id="633" w:author="Sulabh Sharma" w:date="2017-11-19T18:03:00Z"/>
                    <w:rFonts w:eastAsia="Times New Roman"/>
                    <w:b/>
                    <w:color w:val="000000"/>
                    <w:lang w:val="sv-SE" w:eastAsia="sv-SE"/>
                  </w:rPr>
                </w:rPrChange>
              </w:rPr>
            </w:pPr>
            <w:del w:id="634" w:author="Sulabh Sharma" w:date="2017-11-19T18:03:00Z">
              <w:r w:rsidRPr="001F44CF">
                <w:rPr>
                  <w:rFonts w:eastAsia="Times New Roman"/>
                  <w:b/>
                  <w:color w:val="000000"/>
                  <w:lang w:eastAsia="sv-SE"/>
                  <w:rPrChange w:id="635" w:author="Koustubh Sharma" w:date="2017-11-19T18:05:00Z">
                    <w:rPr>
                      <w:rFonts w:eastAsia="Times New Roman"/>
                      <w:b/>
                      <w:color w:val="000000"/>
                      <w:lang w:val="sv-SE" w:eastAsia="sv-SE"/>
                    </w:rPr>
                  </w:rPrChange>
                </w:rPr>
                <w:delText>Pdc</w:delText>
              </w:r>
            </w:del>
          </w:p>
        </w:tc>
        <w:tc>
          <w:tcPr>
            <w:tcW w:w="962" w:type="dxa"/>
            <w:shd w:val="clear" w:color="auto" w:fill="auto"/>
            <w:noWrap/>
            <w:hideMark/>
          </w:tcPr>
          <w:p w14:paraId="5FE4C86A" w14:textId="77777777" w:rsidR="00FB7F25" w:rsidRPr="001F44CF" w:rsidRDefault="00FB7F25" w:rsidP="00E032C7">
            <w:pPr>
              <w:suppressAutoHyphens w:val="0"/>
              <w:autoSpaceDN/>
              <w:spacing w:after="0" w:line="240" w:lineRule="auto"/>
              <w:jc w:val="center"/>
              <w:textAlignment w:val="auto"/>
              <w:rPr>
                <w:del w:id="636" w:author="Sulabh Sharma" w:date="2017-11-19T18:03:00Z"/>
                <w:rFonts w:eastAsia="Times New Roman"/>
                <w:color w:val="000000"/>
                <w:lang w:eastAsia="sv-SE"/>
                <w:rPrChange w:id="637" w:author="Koustubh Sharma" w:date="2017-11-19T18:05:00Z">
                  <w:rPr>
                    <w:del w:id="638" w:author="Sulabh Sharma" w:date="2017-11-19T18:03:00Z"/>
                    <w:rFonts w:eastAsia="Times New Roman"/>
                    <w:color w:val="000000"/>
                    <w:lang w:val="sv-SE" w:eastAsia="sv-SE"/>
                  </w:rPr>
                </w:rPrChange>
              </w:rPr>
            </w:pPr>
            <w:del w:id="639" w:author="Sulabh Sharma" w:date="2017-11-19T18:03:00Z">
              <w:r w:rsidRPr="001F44CF">
                <w:rPr>
                  <w:rFonts w:eastAsia="Times New Roman"/>
                  <w:color w:val="000000"/>
                  <w:lang w:eastAsia="sv-SE"/>
                  <w:rPrChange w:id="640" w:author="Koustubh Sharma" w:date="2017-11-19T18:05:00Z">
                    <w:rPr>
                      <w:rFonts w:eastAsia="Times New Roman"/>
                      <w:color w:val="000000"/>
                      <w:lang w:val="sv-SE" w:eastAsia="sv-SE"/>
                    </w:rPr>
                  </w:rPrChange>
                </w:rPr>
                <w:delText>[W]</w:delText>
              </w:r>
            </w:del>
          </w:p>
        </w:tc>
        <w:tc>
          <w:tcPr>
            <w:tcW w:w="962" w:type="dxa"/>
            <w:shd w:val="clear" w:color="auto" w:fill="auto"/>
            <w:noWrap/>
            <w:hideMark/>
          </w:tcPr>
          <w:p w14:paraId="66E985FD" w14:textId="77777777" w:rsidR="00FB7F25" w:rsidRPr="001F44CF" w:rsidRDefault="00FB7F25" w:rsidP="00E032C7">
            <w:pPr>
              <w:suppressAutoHyphens w:val="0"/>
              <w:autoSpaceDN/>
              <w:spacing w:after="0" w:line="240" w:lineRule="auto"/>
              <w:jc w:val="center"/>
              <w:textAlignment w:val="auto"/>
              <w:rPr>
                <w:del w:id="641" w:author="Sulabh Sharma" w:date="2017-11-19T18:03:00Z"/>
                <w:rFonts w:eastAsia="Times New Roman"/>
                <w:color w:val="000000"/>
                <w:lang w:eastAsia="sv-SE"/>
                <w:rPrChange w:id="642" w:author="Koustubh Sharma" w:date="2017-11-19T18:05:00Z">
                  <w:rPr>
                    <w:del w:id="643" w:author="Sulabh Sharma" w:date="2017-11-19T18:03:00Z"/>
                    <w:rFonts w:eastAsia="Times New Roman"/>
                    <w:color w:val="000000"/>
                    <w:lang w:val="sv-SE" w:eastAsia="sv-SE"/>
                  </w:rPr>
                </w:rPrChange>
              </w:rPr>
            </w:pPr>
            <w:del w:id="644" w:author="Sulabh Sharma" w:date="2017-11-19T18:03:00Z">
              <w:r w:rsidRPr="001F44CF">
                <w:rPr>
                  <w:rFonts w:eastAsia="Times New Roman"/>
                  <w:color w:val="000000"/>
                  <w:lang w:eastAsia="sv-SE"/>
                  <w:rPrChange w:id="645" w:author="Koustubh Sharma" w:date="2017-11-19T18:05:00Z">
                    <w:rPr>
                      <w:rFonts w:eastAsia="Times New Roman"/>
                      <w:color w:val="000000"/>
                      <w:lang w:val="sv-SE" w:eastAsia="sv-SE"/>
                    </w:rPr>
                  </w:rPrChange>
                </w:rPr>
                <w:delText>102.6</w:delText>
              </w:r>
            </w:del>
          </w:p>
        </w:tc>
        <w:tc>
          <w:tcPr>
            <w:tcW w:w="962" w:type="dxa"/>
            <w:shd w:val="clear" w:color="auto" w:fill="auto"/>
            <w:noWrap/>
            <w:hideMark/>
          </w:tcPr>
          <w:p w14:paraId="27C621F0" w14:textId="77777777" w:rsidR="00FB7F25" w:rsidRPr="001F44CF" w:rsidRDefault="00FB7F25" w:rsidP="00E032C7">
            <w:pPr>
              <w:suppressAutoHyphens w:val="0"/>
              <w:autoSpaceDN/>
              <w:spacing w:after="0" w:line="240" w:lineRule="auto"/>
              <w:jc w:val="center"/>
              <w:textAlignment w:val="auto"/>
              <w:rPr>
                <w:del w:id="646" w:author="Sulabh Sharma" w:date="2017-11-19T18:03:00Z"/>
                <w:rFonts w:eastAsia="Times New Roman"/>
                <w:color w:val="000000"/>
                <w:lang w:eastAsia="sv-SE"/>
                <w:rPrChange w:id="647" w:author="Koustubh Sharma" w:date="2017-11-19T18:05:00Z">
                  <w:rPr>
                    <w:del w:id="648" w:author="Sulabh Sharma" w:date="2017-11-19T18:03:00Z"/>
                    <w:rFonts w:eastAsia="Times New Roman"/>
                    <w:color w:val="000000"/>
                    <w:lang w:val="sv-SE" w:eastAsia="sv-SE"/>
                  </w:rPr>
                </w:rPrChange>
              </w:rPr>
            </w:pPr>
            <w:del w:id="649" w:author="Sulabh Sharma" w:date="2017-11-19T18:03:00Z">
              <w:r w:rsidRPr="001F44CF">
                <w:rPr>
                  <w:rFonts w:eastAsia="Times New Roman"/>
                  <w:color w:val="000000"/>
                  <w:lang w:eastAsia="sv-SE"/>
                  <w:rPrChange w:id="650" w:author="Koustubh Sharma" w:date="2017-11-19T18:05:00Z">
                    <w:rPr>
                      <w:rFonts w:eastAsia="Times New Roman"/>
                      <w:color w:val="000000"/>
                      <w:lang w:val="sv-SE" w:eastAsia="sv-SE"/>
                    </w:rPr>
                  </w:rPrChange>
                </w:rPr>
                <w:delText>51.5</w:delText>
              </w:r>
            </w:del>
          </w:p>
        </w:tc>
        <w:tc>
          <w:tcPr>
            <w:tcW w:w="963" w:type="dxa"/>
            <w:shd w:val="clear" w:color="auto" w:fill="auto"/>
            <w:noWrap/>
            <w:hideMark/>
          </w:tcPr>
          <w:p w14:paraId="7710C4A8" w14:textId="77777777" w:rsidR="00FB7F25" w:rsidRPr="001F44CF" w:rsidRDefault="00FB7F25" w:rsidP="00E032C7">
            <w:pPr>
              <w:suppressAutoHyphens w:val="0"/>
              <w:autoSpaceDN/>
              <w:spacing w:after="0" w:line="240" w:lineRule="auto"/>
              <w:jc w:val="center"/>
              <w:textAlignment w:val="auto"/>
              <w:rPr>
                <w:del w:id="651" w:author="Sulabh Sharma" w:date="2017-11-19T18:03:00Z"/>
                <w:rFonts w:eastAsia="Times New Roman"/>
                <w:color w:val="000000"/>
                <w:lang w:eastAsia="sv-SE"/>
                <w:rPrChange w:id="652" w:author="Koustubh Sharma" w:date="2017-11-19T18:05:00Z">
                  <w:rPr>
                    <w:del w:id="653" w:author="Sulabh Sharma" w:date="2017-11-19T18:03:00Z"/>
                    <w:rFonts w:eastAsia="Times New Roman"/>
                    <w:color w:val="000000"/>
                    <w:lang w:val="sv-SE" w:eastAsia="sv-SE"/>
                  </w:rPr>
                </w:rPrChange>
              </w:rPr>
            </w:pPr>
            <w:del w:id="654" w:author="Sulabh Sharma" w:date="2017-11-19T18:03:00Z">
              <w:r w:rsidRPr="001F44CF">
                <w:rPr>
                  <w:rFonts w:eastAsia="Times New Roman"/>
                  <w:color w:val="000000"/>
                  <w:lang w:eastAsia="sv-SE"/>
                  <w:rPrChange w:id="655" w:author="Koustubh Sharma" w:date="2017-11-19T18:05:00Z">
                    <w:rPr>
                      <w:rFonts w:eastAsia="Times New Roman"/>
                      <w:color w:val="000000"/>
                      <w:lang w:val="sv-SE" w:eastAsia="sv-SE"/>
                    </w:rPr>
                  </w:rPrChange>
                </w:rPr>
                <w:delText>22.1</w:delText>
              </w:r>
            </w:del>
          </w:p>
        </w:tc>
        <w:tc>
          <w:tcPr>
            <w:tcW w:w="963" w:type="dxa"/>
            <w:shd w:val="clear" w:color="auto" w:fill="auto"/>
            <w:noWrap/>
            <w:hideMark/>
          </w:tcPr>
          <w:p w14:paraId="59556461" w14:textId="77777777" w:rsidR="00FB7F25" w:rsidRPr="001F44CF" w:rsidRDefault="00FB7F25" w:rsidP="00E032C7">
            <w:pPr>
              <w:suppressAutoHyphens w:val="0"/>
              <w:autoSpaceDN/>
              <w:spacing w:after="0" w:line="240" w:lineRule="auto"/>
              <w:jc w:val="center"/>
              <w:textAlignment w:val="auto"/>
              <w:rPr>
                <w:del w:id="656" w:author="Sulabh Sharma" w:date="2017-11-19T18:03:00Z"/>
                <w:rFonts w:eastAsia="Times New Roman"/>
                <w:color w:val="000000"/>
                <w:lang w:eastAsia="sv-SE"/>
                <w:rPrChange w:id="657" w:author="Koustubh Sharma" w:date="2017-11-19T18:05:00Z">
                  <w:rPr>
                    <w:del w:id="658" w:author="Sulabh Sharma" w:date="2017-11-19T18:03:00Z"/>
                    <w:rFonts w:eastAsia="Times New Roman"/>
                    <w:color w:val="000000"/>
                    <w:lang w:val="sv-SE" w:eastAsia="sv-SE"/>
                  </w:rPr>
                </w:rPrChange>
              </w:rPr>
            </w:pPr>
            <w:del w:id="659" w:author="Sulabh Sharma" w:date="2017-11-19T18:03:00Z">
              <w:r w:rsidRPr="001F44CF">
                <w:rPr>
                  <w:rFonts w:eastAsia="Times New Roman"/>
                  <w:color w:val="000000"/>
                  <w:lang w:eastAsia="sv-SE"/>
                  <w:rPrChange w:id="660" w:author="Koustubh Sharma" w:date="2017-11-19T18:05:00Z">
                    <w:rPr>
                      <w:rFonts w:eastAsia="Times New Roman"/>
                      <w:color w:val="000000"/>
                      <w:lang w:val="sv-SE" w:eastAsia="sv-SE"/>
                    </w:rPr>
                  </w:rPrChange>
                </w:rPr>
                <w:delText>1.6</w:delText>
              </w:r>
            </w:del>
          </w:p>
        </w:tc>
        <w:tc>
          <w:tcPr>
            <w:tcW w:w="1416" w:type="dxa"/>
            <w:shd w:val="clear" w:color="auto" w:fill="auto"/>
            <w:noWrap/>
            <w:hideMark/>
          </w:tcPr>
          <w:p w14:paraId="3BF8C71D" w14:textId="77777777" w:rsidR="00FB7F25" w:rsidRPr="001F44CF" w:rsidRDefault="00FB7F25" w:rsidP="00E032C7">
            <w:pPr>
              <w:suppressAutoHyphens w:val="0"/>
              <w:autoSpaceDN/>
              <w:spacing w:after="0" w:line="240" w:lineRule="auto"/>
              <w:jc w:val="center"/>
              <w:textAlignment w:val="auto"/>
              <w:rPr>
                <w:del w:id="661" w:author="Sulabh Sharma" w:date="2017-11-19T18:03:00Z"/>
                <w:rFonts w:eastAsia="Times New Roman"/>
                <w:color w:val="000000"/>
                <w:lang w:eastAsia="sv-SE"/>
                <w:rPrChange w:id="662" w:author="Koustubh Sharma" w:date="2017-11-19T18:05:00Z">
                  <w:rPr>
                    <w:del w:id="663" w:author="Sulabh Sharma" w:date="2017-11-19T18:03:00Z"/>
                    <w:rFonts w:eastAsia="Times New Roman"/>
                    <w:color w:val="000000"/>
                    <w:lang w:val="sv-SE" w:eastAsia="sv-SE"/>
                  </w:rPr>
                </w:rPrChange>
              </w:rPr>
            </w:pPr>
            <w:del w:id="664" w:author="Sulabh Sharma" w:date="2017-11-19T18:03:00Z">
              <w:r w:rsidRPr="001F44CF">
                <w:rPr>
                  <w:rFonts w:eastAsia="Times New Roman"/>
                  <w:color w:val="000000"/>
                  <w:lang w:eastAsia="sv-SE"/>
                  <w:rPrChange w:id="665" w:author="Koustubh Sharma" w:date="2017-11-19T18:05:00Z">
                    <w:rPr>
                      <w:rFonts w:eastAsia="Times New Roman"/>
                      <w:color w:val="000000"/>
                      <w:lang w:val="sv-SE" w:eastAsia="sv-SE"/>
                    </w:rPr>
                  </w:rPrChange>
                </w:rPr>
                <w:delText>1.0</w:delText>
              </w:r>
            </w:del>
          </w:p>
        </w:tc>
      </w:tr>
      <w:tr w:rsidR="00FB7F25" w:rsidRPr="00C663A6" w14:paraId="503ADC6E" w14:textId="77777777" w:rsidTr="00E032C7">
        <w:trPr>
          <w:trHeight w:val="300"/>
          <w:del w:id="666" w:author="Sulabh Sharma" w:date="2017-11-19T18:03:00Z"/>
        </w:trPr>
        <w:tc>
          <w:tcPr>
            <w:tcW w:w="1587" w:type="dxa"/>
            <w:vMerge/>
            <w:shd w:val="clear" w:color="auto" w:fill="auto"/>
            <w:hideMark/>
          </w:tcPr>
          <w:p w14:paraId="360E942E" w14:textId="77777777" w:rsidR="00FB7F25" w:rsidRPr="001F44CF" w:rsidRDefault="00FB7F25" w:rsidP="00E032C7">
            <w:pPr>
              <w:suppressAutoHyphens w:val="0"/>
              <w:autoSpaceDN/>
              <w:spacing w:after="0" w:line="240" w:lineRule="auto"/>
              <w:jc w:val="center"/>
              <w:textAlignment w:val="auto"/>
              <w:rPr>
                <w:del w:id="667" w:author="Sulabh Sharma" w:date="2017-11-19T18:03:00Z"/>
                <w:rFonts w:eastAsia="Times New Roman"/>
                <w:b/>
                <w:color w:val="000000"/>
                <w:lang w:eastAsia="sv-SE"/>
                <w:rPrChange w:id="668" w:author="Koustubh Sharma" w:date="2017-11-19T18:05:00Z">
                  <w:rPr>
                    <w:del w:id="669" w:author="Sulabh Sharma" w:date="2017-11-19T18:03:00Z"/>
                    <w:rFonts w:eastAsia="Times New Roman"/>
                    <w:b/>
                    <w:color w:val="000000"/>
                    <w:lang w:val="sv-SE" w:eastAsia="sv-SE"/>
                  </w:rPr>
                </w:rPrChange>
              </w:rPr>
            </w:pPr>
          </w:p>
        </w:tc>
        <w:tc>
          <w:tcPr>
            <w:tcW w:w="1176" w:type="dxa"/>
            <w:shd w:val="clear" w:color="auto" w:fill="auto"/>
            <w:noWrap/>
            <w:hideMark/>
          </w:tcPr>
          <w:p w14:paraId="68577A61" w14:textId="77777777" w:rsidR="00FB7F25" w:rsidRPr="001F44CF" w:rsidRDefault="00FB7F25" w:rsidP="00E032C7">
            <w:pPr>
              <w:suppressAutoHyphens w:val="0"/>
              <w:autoSpaceDN/>
              <w:spacing w:after="0" w:line="240" w:lineRule="auto"/>
              <w:jc w:val="center"/>
              <w:textAlignment w:val="auto"/>
              <w:rPr>
                <w:del w:id="670" w:author="Sulabh Sharma" w:date="2017-11-19T18:03:00Z"/>
                <w:rFonts w:eastAsia="Times New Roman"/>
                <w:b/>
                <w:color w:val="000000"/>
                <w:lang w:eastAsia="sv-SE"/>
                <w:rPrChange w:id="671" w:author="Koustubh Sharma" w:date="2017-11-19T18:05:00Z">
                  <w:rPr>
                    <w:del w:id="672" w:author="Sulabh Sharma" w:date="2017-11-19T18:03:00Z"/>
                    <w:rFonts w:eastAsia="Times New Roman"/>
                    <w:b/>
                    <w:color w:val="000000"/>
                    <w:lang w:val="sv-SE" w:eastAsia="sv-SE"/>
                  </w:rPr>
                </w:rPrChange>
              </w:rPr>
            </w:pPr>
            <w:del w:id="673" w:author="Sulabh Sharma" w:date="2017-11-19T18:03:00Z">
              <w:r w:rsidRPr="001F44CF">
                <w:rPr>
                  <w:rFonts w:eastAsia="Times New Roman"/>
                  <w:b/>
                  <w:color w:val="000000"/>
                  <w:lang w:eastAsia="sv-SE"/>
                  <w:rPrChange w:id="674" w:author="Koustubh Sharma" w:date="2017-11-19T18:05:00Z">
                    <w:rPr>
                      <w:rFonts w:eastAsia="Times New Roman"/>
                      <w:b/>
                      <w:color w:val="000000"/>
                      <w:lang w:val="sv-SE" w:eastAsia="sv-SE"/>
                    </w:rPr>
                  </w:rPrChange>
                </w:rPr>
                <w:delText>Power-Added Efficiency</w:delText>
              </w:r>
            </w:del>
          </w:p>
        </w:tc>
        <w:tc>
          <w:tcPr>
            <w:tcW w:w="962" w:type="dxa"/>
            <w:shd w:val="clear" w:color="auto" w:fill="auto"/>
            <w:noWrap/>
            <w:hideMark/>
          </w:tcPr>
          <w:p w14:paraId="7EFEDAFD" w14:textId="77777777" w:rsidR="00FB7F25" w:rsidRPr="001F44CF" w:rsidRDefault="00FB7F25" w:rsidP="00E032C7">
            <w:pPr>
              <w:suppressAutoHyphens w:val="0"/>
              <w:autoSpaceDN/>
              <w:spacing w:after="0" w:line="240" w:lineRule="auto"/>
              <w:jc w:val="center"/>
              <w:textAlignment w:val="auto"/>
              <w:rPr>
                <w:del w:id="675" w:author="Sulabh Sharma" w:date="2017-11-19T18:03:00Z"/>
                <w:rFonts w:eastAsia="Times New Roman"/>
                <w:color w:val="000000"/>
                <w:lang w:eastAsia="sv-SE"/>
                <w:rPrChange w:id="676" w:author="Koustubh Sharma" w:date="2017-11-19T18:05:00Z">
                  <w:rPr>
                    <w:del w:id="677" w:author="Sulabh Sharma" w:date="2017-11-19T18:03:00Z"/>
                    <w:rFonts w:eastAsia="Times New Roman"/>
                    <w:color w:val="000000"/>
                    <w:lang w:val="sv-SE" w:eastAsia="sv-SE"/>
                  </w:rPr>
                </w:rPrChange>
              </w:rPr>
            </w:pPr>
            <w:del w:id="678" w:author="Sulabh Sharma" w:date="2017-11-19T18:03:00Z">
              <w:r w:rsidRPr="001F44CF">
                <w:rPr>
                  <w:rFonts w:eastAsia="Times New Roman"/>
                  <w:color w:val="000000"/>
                  <w:lang w:eastAsia="sv-SE"/>
                  <w:rPrChange w:id="679" w:author="Koustubh Sharma" w:date="2017-11-19T18:05:00Z">
                    <w:rPr>
                      <w:rFonts w:eastAsia="Times New Roman"/>
                      <w:color w:val="000000"/>
                      <w:lang w:val="sv-SE" w:eastAsia="sv-SE"/>
                    </w:rPr>
                  </w:rPrChange>
                </w:rPr>
                <w:delText>[%]</w:delText>
              </w:r>
            </w:del>
          </w:p>
        </w:tc>
        <w:tc>
          <w:tcPr>
            <w:tcW w:w="962" w:type="dxa"/>
            <w:shd w:val="clear" w:color="auto" w:fill="auto"/>
            <w:noWrap/>
            <w:hideMark/>
          </w:tcPr>
          <w:p w14:paraId="12241080" w14:textId="77777777" w:rsidR="00FB7F25" w:rsidRPr="001F44CF" w:rsidRDefault="00FB7F25" w:rsidP="00E032C7">
            <w:pPr>
              <w:suppressAutoHyphens w:val="0"/>
              <w:autoSpaceDN/>
              <w:spacing w:after="0" w:line="240" w:lineRule="auto"/>
              <w:jc w:val="center"/>
              <w:textAlignment w:val="auto"/>
              <w:rPr>
                <w:del w:id="680" w:author="Sulabh Sharma" w:date="2017-11-19T18:03:00Z"/>
                <w:rFonts w:eastAsia="Times New Roman"/>
                <w:color w:val="000000"/>
                <w:lang w:eastAsia="sv-SE"/>
                <w:rPrChange w:id="681" w:author="Koustubh Sharma" w:date="2017-11-19T18:05:00Z">
                  <w:rPr>
                    <w:del w:id="682" w:author="Sulabh Sharma" w:date="2017-11-19T18:03:00Z"/>
                    <w:rFonts w:eastAsia="Times New Roman"/>
                    <w:color w:val="000000"/>
                    <w:lang w:val="sv-SE" w:eastAsia="sv-SE"/>
                  </w:rPr>
                </w:rPrChange>
              </w:rPr>
            </w:pPr>
            <w:del w:id="683" w:author="Sulabh Sharma" w:date="2017-11-19T18:03:00Z">
              <w:r w:rsidRPr="001F44CF">
                <w:rPr>
                  <w:rFonts w:eastAsia="Times New Roman"/>
                  <w:color w:val="000000"/>
                  <w:lang w:eastAsia="sv-SE"/>
                  <w:rPrChange w:id="684" w:author="Koustubh Sharma" w:date="2017-11-19T18:05:00Z">
                    <w:rPr>
                      <w:rFonts w:eastAsia="Times New Roman"/>
                      <w:color w:val="000000"/>
                      <w:lang w:val="sv-SE" w:eastAsia="sv-SE"/>
                    </w:rPr>
                  </w:rPrChange>
                </w:rPr>
                <w:delText>38.8</w:delText>
              </w:r>
            </w:del>
          </w:p>
        </w:tc>
        <w:tc>
          <w:tcPr>
            <w:tcW w:w="962" w:type="dxa"/>
            <w:shd w:val="clear" w:color="auto" w:fill="auto"/>
            <w:noWrap/>
            <w:hideMark/>
          </w:tcPr>
          <w:p w14:paraId="0C99CA42" w14:textId="77777777" w:rsidR="00FB7F25" w:rsidRPr="001F44CF" w:rsidRDefault="00FB7F25" w:rsidP="00E032C7">
            <w:pPr>
              <w:suppressAutoHyphens w:val="0"/>
              <w:autoSpaceDN/>
              <w:spacing w:after="0" w:line="240" w:lineRule="auto"/>
              <w:jc w:val="center"/>
              <w:textAlignment w:val="auto"/>
              <w:rPr>
                <w:del w:id="685" w:author="Sulabh Sharma" w:date="2017-11-19T18:03:00Z"/>
                <w:rFonts w:eastAsia="Times New Roman"/>
                <w:color w:val="000000"/>
                <w:lang w:eastAsia="sv-SE"/>
                <w:rPrChange w:id="686" w:author="Koustubh Sharma" w:date="2017-11-19T18:05:00Z">
                  <w:rPr>
                    <w:del w:id="687" w:author="Sulabh Sharma" w:date="2017-11-19T18:03:00Z"/>
                    <w:rFonts w:eastAsia="Times New Roman"/>
                    <w:color w:val="000000"/>
                    <w:lang w:val="sv-SE" w:eastAsia="sv-SE"/>
                  </w:rPr>
                </w:rPrChange>
              </w:rPr>
            </w:pPr>
            <w:del w:id="688" w:author="Sulabh Sharma" w:date="2017-11-19T18:03:00Z">
              <w:r w:rsidRPr="001F44CF">
                <w:rPr>
                  <w:rFonts w:eastAsia="Times New Roman"/>
                  <w:color w:val="000000"/>
                  <w:lang w:eastAsia="sv-SE"/>
                  <w:rPrChange w:id="689" w:author="Koustubh Sharma" w:date="2017-11-19T18:05:00Z">
                    <w:rPr>
                      <w:rFonts w:eastAsia="Times New Roman"/>
                      <w:color w:val="000000"/>
                      <w:lang w:val="sv-SE" w:eastAsia="sv-SE"/>
                    </w:rPr>
                  </w:rPrChange>
                </w:rPr>
                <w:delText>38.8</w:delText>
              </w:r>
            </w:del>
          </w:p>
        </w:tc>
        <w:tc>
          <w:tcPr>
            <w:tcW w:w="963" w:type="dxa"/>
            <w:shd w:val="clear" w:color="auto" w:fill="auto"/>
            <w:noWrap/>
            <w:hideMark/>
          </w:tcPr>
          <w:p w14:paraId="02F0EB98" w14:textId="77777777" w:rsidR="00FB7F25" w:rsidRPr="001F44CF" w:rsidRDefault="00FB7F25" w:rsidP="00E032C7">
            <w:pPr>
              <w:suppressAutoHyphens w:val="0"/>
              <w:autoSpaceDN/>
              <w:spacing w:after="0" w:line="240" w:lineRule="auto"/>
              <w:jc w:val="center"/>
              <w:textAlignment w:val="auto"/>
              <w:rPr>
                <w:del w:id="690" w:author="Sulabh Sharma" w:date="2017-11-19T18:03:00Z"/>
                <w:rFonts w:eastAsia="Times New Roman"/>
                <w:color w:val="000000"/>
                <w:lang w:eastAsia="sv-SE"/>
                <w:rPrChange w:id="691" w:author="Koustubh Sharma" w:date="2017-11-19T18:05:00Z">
                  <w:rPr>
                    <w:del w:id="692" w:author="Sulabh Sharma" w:date="2017-11-19T18:03:00Z"/>
                    <w:rFonts w:eastAsia="Times New Roman"/>
                    <w:color w:val="000000"/>
                    <w:lang w:val="sv-SE" w:eastAsia="sv-SE"/>
                  </w:rPr>
                </w:rPrChange>
              </w:rPr>
            </w:pPr>
            <w:del w:id="693" w:author="Sulabh Sharma" w:date="2017-11-19T18:03:00Z">
              <w:r w:rsidRPr="001F44CF">
                <w:rPr>
                  <w:rFonts w:eastAsia="Times New Roman"/>
                  <w:color w:val="000000"/>
                  <w:lang w:eastAsia="sv-SE"/>
                  <w:rPrChange w:id="694" w:author="Koustubh Sharma" w:date="2017-11-19T18:05:00Z">
                    <w:rPr>
                      <w:rFonts w:eastAsia="Times New Roman"/>
                      <w:color w:val="000000"/>
                      <w:lang w:val="sv-SE" w:eastAsia="sv-SE"/>
                    </w:rPr>
                  </w:rPrChange>
                </w:rPr>
                <w:delText>28.5</w:delText>
              </w:r>
            </w:del>
          </w:p>
        </w:tc>
        <w:tc>
          <w:tcPr>
            <w:tcW w:w="963" w:type="dxa"/>
            <w:shd w:val="clear" w:color="auto" w:fill="auto"/>
            <w:noWrap/>
            <w:hideMark/>
          </w:tcPr>
          <w:p w14:paraId="6F8AE0BC" w14:textId="77777777" w:rsidR="00FB7F25" w:rsidRPr="001F44CF" w:rsidRDefault="00FB7F25" w:rsidP="00E032C7">
            <w:pPr>
              <w:suppressAutoHyphens w:val="0"/>
              <w:autoSpaceDN/>
              <w:spacing w:after="0" w:line="240" w:lineRule="auto"/>
              <w:jc w:val="center"/>
              <w:textAlignment w:val="auto"/>
              <w:rPr>
                <w:del w:id="695" w:author="Sulabh Sharma" w:date="2017-11-19T18:03:00Z"/>
                <w:rFonts w:eastAsia="Times New Roman"/>
                <w:color w:val="000000"/>
                <w:lang w:eastAsia="sv-SE"/>
                <w:rPrChange w:id="696" w:author="Koustubh Sharma" w:date="2017-11-19T18:05:00Z">
                  <w:rPr>
                    <w:del w:id="697" w:author="Sulabh Sharma" w:date="2017-11-19T18:03:00Z"/>
                    <w:rFonts w:eastAsia="Times New Roman"/>
                    <w:color w:val="000000"/>
                    <w:lang w:val="sv-SE" w:eastAsia="sv-SE"/>
                  </w:rPr>
                </w:rPrChange>
              </w:rPr>
            </w:pPr>
            <w:del w:id="698" w:author="Sulabh Sharma" w:date="2017-11-19T18:03:00Z">
              <w:r w:rsidRPr="001F44CF">
                <w:rPr>
                  <w:rFonts w:eastAsia="Times New Roman"/>
                  <w:color w:val="000000"/>
                  <w:lang w:eastAsia="sv-SE"/>
                  <w:rPrChange w:id="699" w:author="Koustubh Sharma" w:date="2017-11-19T18:05:00Z">
                    <w:rPr>
                      <w:rFonts w:eastAsia="Times New Roman"/>
                      <w:color w:val="000000"/>
                      <w:lang w:val="sv-SE" w:eastAsia="sv-SE"/>
                    </w:rPr>
                  </w:rPrChange>
                </w:rPr>
                <w:delText>8.0</w:delText>
              </w:r>
            </w:del>
          </w:p>
        </w:tc>
        <w:tc>
          <w:tcPr>
            <w:tcW w:w="1416" w:type="dxa"/>
            <w:shd w:val="clear" w:color="auto" w:fill="auto"/>
            <w:noWrap/>
            <w:hideMark/>
          </w:tcPr>
          <w:p w14:paraId="3DDC872F" w14:textId="77777777" w:rsidR="00FB7F25" w:rsidRPr="001F44CF" w:rsidRDefault="00FB7F25" w:rsidP="00E032C7">
            <w:pPr>
              <w:suppressAutoHyphens w:val="0"/>
              <w:autoSpaceDN/>
              <w:spacing w:after="0" w:line="240" w:lineRule="auto"/>
              <w:jc w:val="center"/>
              <w:textAlignment w:val="auto"/>
              <w:rPr>
                <w:del w:id="700" w:author="Sulabh Sharma" w:date="2017-11-19T18:03:00Z"/>
                <w:rFonts w:eastAsia="Times New Roman"/>
                <w:color w:val="000000"/>
                <w:lang w:eastAsia="sv-SE"/>
                <w:rPrChange w:id="701" w:author="Koustubh Sharma" w:date="2017-11-19T18:05:00Z">
                  <w:rPr>
                    <w:del w:id="702" w:author="Sulabh Sharma" w:date="2017-11-19T18:03:00Z"/>
                    <w:rFonts w:eastAsia="Times New Roman"/>
                    <w:color w:val="000000"/>
                    <w:lang w:val="sv-SE" w:eastAsia="sv-SE"/>
                  </w:rPr>
                </w:rPrChange>
              </w:rPr>
            </w:pPr>
            <w:del w:id="703" w:author="Sulabh Sharma" w:date="2017-11-19T18:03:00Z">
              <w:r w:rsidRPr="001F44CF">
                <w:rPr>
                  <w:rFonts w:eastAsia="Times New Roman"/>
                  <w:color w:val="000000"/>
                  <w:lang w:eastAsia="sv-SE"/>
                  <w:rPrChange w:id="704" w:author="Koustubh Sharma" w:date="2017-11-19T18:05:00Z">
                    <w:rPr>
                      <w:rFonts w:eastAsia="Times New Roman"/>
                      <w:color w:val="000000"/>
                      <w:lang w:val="sv-SE" w:eastAsia="sv-SE"/>
                    </w:rPr>
                  </w:rPrChange>
                </w:rPr>
                <w:delText>5.2</w:delText>
              </w:r>
            </w:del>
          </w:p>
        </w:tc>
      </w:tr>
      <w:tr w:rsidR="00FB7F25" w:rsidRPr="00C663A6" w14:paraId="450BE5B0" w14:textId="77777777" w:rsidTr="00E032C7">
        <w:trPr>
          <w:trHeight w:val="300"/>
          <w:del w:id="705" w:author="Sulabh Sharma" w:date="2017-11-19T18:03:00Z"/>
        </w:trPr>
        <w:tc>
          <w:tcPr>
            <w:tcW w:w="1587" w:type="dxa"/>
            <w:shd w:val="clear" w:color="auto" w:fill="auto"/>
            <w:noWrap/>
            <w:hideMark/>
          </w:tcPr>
          <w:p w14:paraId="7D27574D" w14:textId="77777777" w:rsidR="00FB7F25" w:rsidRPr="001F44CF" w:rsidRDefault="00FB7F25" w:rsidP="00E032C7">
            <w:pPr>
              <w:suppressAutoHyphens w:val="0"/>
              <w:autoSpaceDN/>
              <w:spacing w:after="0" w:line="240" w:lineRule="auto"/>
              <w:jc w:val="center"/>
              <w:textAlignment w:val="auto"/>
              <w:rPr>
                <w:del w:id="706" w:author="Sulabh Sharma" w:date="2017-11-19T18:03:00Z"/>
                <w:rFonts w:eastAsia="Times New Roman"/>
                <w:b/>
                <w:color w:val="000000"/>
                <w:lang w:eastAsia="sv-SE"/>
                <w:rPrChange w:id="707" w:author="Koustubh Sharma" w:date="2017-11-19T18:05:00Z">
                  <w:rPr>
                    <w:del w:id="708" w:author="Sulabh Sharma" w:date="2017-11-19T18:03:00Z"/>
                    <w:rFonts w:eastAsia="Times New Roman"/>
                    <w:b/>
                    <w:color w:val="000000"/>
                    <w:lang w:val="sv-SE" w:eastAsia="sv-SE"/>
                  </w:rPr>
                </w:rPrChange>
              </w:rPr>
            </w:pPr>
          </w:p>
        </w:tc>
        <w:tc>
          <w:tcPr>
            <w:tcW w:w="1176" w:type="dxa"/>
            <w:shd w:val="clear" w:color="auto" w:fill="auto"/>
            <w:noWrap/>
            <w:hideMark/>
          </w:tcPr>
          <w:p w14:paraId="694D2207" w14:textId="77777777" w:rsidR="00FB7F25" w:rsidRPr="001F44CF" w:rsidRDefault="00FB7F25" w:rsidP="00E032C7">
            <w:pPr>
              <w:suppressAutoHyphens w:val="0"/>
              <w:autoSpaceDN/>
              <w:spacing w:after="0" w:line="240" w:lineRule="auto"/>
              <w:jc w:val="center"/>
              <w:textAlignment w:val="auto"/>
              <w:rPr>
                <w:del w:id="709" w:author="Sulabh Sharma" w:date="2017-11-19T18:03:00Z"/>
                <w:rFonts w:ascii="Times New Roman" w:eastAsia="Times New Roman" w:hAnsi="Times New Roman"/>
                <w:b/>
                <w:sz w:val="20"/>
                <w:szCs w:val="20"/>
                <w:lang w:eastAsia="sv-SE"/>
                <w:rPrChange w:id="710" w:author="Koustubh Sharma" w:date="2017-11-19T18:05:00Z">
                  <w:rPr>
                    <w:del w:id="711" w:author="Sulabh Sharma" w:date="2017-11-19T18:03:00Z"/>
                    <w:rFonts w:ascii="Times New Roman" w:eastAsia="Times New Roman" w:hAnsi="Times New Roman"/>
                    <w:b/>
                    <w:sz w:val="20"/>
                    <w:szCs w:val="20"/>
                    <w:lang w:val="sv-SE" w:eastAsia="sv-SE"/>
                  </w:rPr>
                </w:rPrChange>
              </w:rPr>
            </w:pPr>
          </w:p>
        </w:tc>
        <w:tc>
          <w:tcPr>
            <w:tcW w:w="962" w:type="dxa"/>
            <w:shd w:val="clear" w:color="auto" w:fill="auto"/>
            <w:noWrap/>
            <w:hideMark/>
          </w:tcPr>
          <w:p w14:paraId="4F1F4687" w14:textId="77777777" w:rsidR="00FB7F25" w:rsidRPr="001F44CF" w:rsidRDefault="00FB7F25" w:rsidP="00E032C7">
            <w:pPr>
              <w:suppressAutoHyphens w:val="0"/>
              <w:autoSpaceDN/>
              <w:spacing w:after="0" w:line="240" w:lineRule="auto"/>
              <w:jc w:val="center"/>
              <w:textAlignment w:val="auto"/>
              <w:rPr>
                <w:del w:id="712" w:author="Sulabh Sharma" w:date="2017-11-19T18:03:00Z"/>
                <w:rFonts w:ascii="Times New Roman" w:eastAsia="Times New Roman" w:hAnsi="Times New Roman"/>
                <w:sz w:val="20"/>
                <w:szCs w:val="20"/>
                <w:lang w:eastAsia="sv-SE"/>
                <w:rPrChange w:id="713" w:author="Koustubh Sharma" w:date="2017-11-19T18:05:00Z">
                  <w:rPr>
                    <w:del w:id="714" w:author="Sulabh Sharma" w:date="2017-11-19T18:03:00Z"/>
                    <w:rFonts w:ascii="Times New Roman" w:eastAsia="Times New Roman" w:hAnsi="Times New Roman"/>
                    <w:sz w:val="20"/>
                    <w:szCs w:val="20"/>
                    <w:lang w:val="sv-SE" w:eastAsia="sv-SE"/>
                  </w:rPr>
                </w:rPrChange>
              </w:rPr>
            </w:pPr>
          </w:p>
        </w:tc>
        <w:tc>
          <w:tcPr>
            <w:tcW w:w="962" w:type="dxa"/>
            <w:shd w:val="clear" w:color="auto" w:fill="auto"/>
            <w:noWrap/>
            <w:hideMark/>
          </w:tcPr>
          <w:p w14:paraId="7DE176AA" w14:textId="77777777" w:rsidR="00FB7F25" w:rsidRPr="001F44CF" w:rsidRDefault="00FB7F25" w:rsidP="00E032C7">
            <w:pPr>
              <w:suppressAutoHyphens w:val="0"/>
              <w:autoSpaceDN/>
              <w:spacing w:after="0" w:line="240" w:lineRule="auto"/>
              <w:jc w:val="center"/>
              <w:textAlignment w:val="auto"/>
              <w:rPr>
                <w:del w:id="715" w:author="Sulabh Sharma" w:date="2017-11-19T18:03:00Z"/>
                <w:rFonts w:ascii="Times New Roman" w:eastAsia="Times New Roman" w:hAnsi="Times New Roman"/>
                <w:sz w:val="20"/>
                <w:szCs w:val="20"/>
                <w:lang w:eastAsia="sv-SE"/>
                <w:rPrChange w:id="716" w:author="Koustubh Sharma" w:date="2017-11-19T18:05:00Z">
                  <w:rPr>
                    <w:del w:id="717" w:author="Sulabh Sharma" w:date="2017-11-19T18:03:00Z"/>
                    <w:rFonts w:ascii="Times New Roman" w:eastAsia="Times New Roman" w:hAnsi="Times New Roman"/>
                    <w:sz w:val="20"/>
                    <w:szCs w:val="20"/>
                    <w:lang w:val="sv-SE" w:eastAsia="sv-SE"/>
                  </w:rPr>
                </w:rPrChange>
              </w:rPr>
            </w:pPr>
          </w:p>
        </w:tc>
        <w:tc>
          <w:tcPr>
            <w:tcW w:w="962" w:type="dxa"/>
            <w:shd w:val="clear" w:color="auto" w:fill="auto"/>
            <w:noWrap/>
            <w:hideMark/>
          </w:tcPr>
          <w:p w14:paraId="4D925EDA" w14:textId="77777777" w:rsidR="00FB7F25" w:rsidRPr="001F44CF" w:rsidRDefault="00FB7F25" w:rsidP="00E032C7">
            <w:pPr>
              <w:suppressAutoHyphens w:val="0"/>
              <w:autoSpaceDN/>
              <w:spacing w:after="0" w:line="240" w:lineRule="auto"/>
              <w:jc w:val="center"/>
              <w:textAlignment w:val="auto"/>
              <w:rPr>
                <w:del w:id="718" w:author="Sulabh Sharma" w:date="2017-11-19T18:03:00Z"/>
                <w:rFonts w:ascii="Times New Roman" w:eastAsia="Times New Roman" w:hAnsi="Times New Roman"/>
                <w:sz w:val="20"/>
                <w:szCs w:val="20"/>
                <w:lang w:eastAsia="sv-SE"/>
                <w:rPrChange w:id="719" w:author="Koustubh Sharma" w:date="2017-11-19T18:05:00Z">
                  <w:rPr>
                    <w:del w:id="720" w:author="Sulabh Sharma" w:date="2017-11-19T18:03:00Z"/>
                    <w:rFonts w:ascii="Times New Roman" w:eastAsia="Times New Roman" w:hAnsi="Times New Roman"/>
                    <w:sz w:val="20"/>
                    <w:szCs w:val="20"/>
                    <w:lang w:val="sv-SE" w:eastAsia="sv-SE"/>
                  </w:rPr>
                </w:rPrChange>
              </w:rPr>
            </w:pPr>
          </w:p>
        </w:tc>
        <w:tc>
          <w:tcPr>
            <w:tcW w:w="963" w:type="dxa"/>
            <w:shd w:val="clear" w:color="auto" w:fill="auto"/>
            <w:noWrap/>
            <w:hideMark/>
          </w:tcPr>
          <w:p w14:paraId="034DBE38" w14:textId="77777777" w:rsidR="00FB7F25" w:rsidRPr="001F44CF" w:rsidRDefault="00FB7F25" w:rsidP="00E032C7">
            <w:pPr>
              <w:suppressAutoHyphens w:val="0"/>
              <w:autoSpaceDN/>
              <w:spacing w:after="0" w:line="240" w:lineRule="auto"/>
              <w:jc w:val="center"/>
              <w:textAlignment w:val="auto"/>
              <w:rPr>
                <w:del w:id="721" w:author="Sulabh Sharma" w:date="2017-11-19T18:03:00Z"/>
                <w:rFonts w:ascii="Times New Roman" w:eastAsia="Times New Roman" w:hAnsi="Times New Roman"/>
                <w:sz w:val="20"/>
                <w:szCs w:val="20"/>
                <w:lang w:eastAsia="sv-SE"/>
                <w:rPrChange w:id="722" w:author="Koustubh Sharma" w:date="2017-11-19T18:05:00Z">
                  <w:rPr>
                    <w:del w:id="723" w:author="Sulabh Sharma" w:date="2017-11-19T18:03:00Z"/>
                    <w:rFonts w:ascii="Times New Roman" w:eastAsia="Times New Roman" w:hAnsi="Times New Roman"/>
                    <w:sz w:val="20"/>
                    <w:szCs w:val="20"/>
                    <w:lang w:val="sv-SE" w:eastAsia="sv-SE"/>
                  </w:rPr>
                </w:rPrChange>
              </w:rPr>
            </w:pPr>
          </w:p>
        </w:tc>
        <w:tc>
          <w:tcPr>
            <w:tcW w:w="963" w:type="dxa"/>
            <w:shd w:val="clear" w:color="auto" w:fill="auto"/>
            <w:noWrap/>
            <w:hideMark/>
          </w:tcPr>
          <w:p w14:paraId="588728D5" w14:textId="77777777" w:rsidR="00FB7F25" w:rsidRPr="001F44CF" w:rsidRDefault="00FB7F25" w:rsidP="00E032C7">
            <w:pPr>
              <w:suppressAutoHyphens w:val="0"/>
              <w:autoSpaceDN/>
              <w:spacing w:after="0" w:line="240" w:lineRule="auto"/>
              <w:jc w:val="center"/>
              <w:textAlignment w:val="auto"/>
              <w:rPr>
                <w:del w:id="724" w:author="Sulabh Sharma" w:date="2017-11-19T18:03:00Z"/>
                <w:rFonts w:ascii="Times New Roman" w:eastAsia="Times New Roman" w:hAnsi="Times New Roman"/>
                <w:sz w:val="20"/>
                <w:szCs w:val="20"/>
                <w:lang w:eastAsia="sv-SE"/>
                <w:rPrChange w:id="725" w:author="Koustubh Sharma" w:date="2017-11-19T18:05:00Z">
                  <w:rPr>
                    <w:del w:id="726" w:author="Sulabh Sharma" w:date="2017-11-19T18:03:00Z"/>
                    <w:rFonts w:ascii="Times New Roman" w:eastAsia="Times New Roman" w:hAnsi="Times New Roman"/>
                    <w:sz w:val="20"/>
                    <w:szCs w:val="20"/>
                    <w:lang w:val="sv-SE" w:eastAsia="sv-SE"/>
                  </w:rPr>
                </w:rPrChange>
              </w:rPr>
            </w:pPr>
          </w:p>
        </w:tc>
        <w:tc>
          <w:tcPr>
            <w:tcW w:w="1416" w:type="dxa"/>
            <w:shd w:val="clear" w:color="auto" w:fill="auto"/>
            <w:noWrap/>
            <w:hideMark/>
          </w:tcPr>
          <w:p w14:paraId="54365FF4" w14:textId="77777777" w:rsidR="00FB7F25" w:rsidRPr="001F44CF" w:rsidRDefault="00FB7F25" w:rsidP="00E032C7">
            <w:pPr>
              <w:suppressAutoHyphens w:val="0"/>
              <w:autoSpaceDN/>
              <w:spacing w:after="0" w:line="240" w:lineRule="auto"/>
              <w:jc w:val="center"/>
              <w:textAlignment w:val="auto"/>
              <w:rPr>
                <w:del w:id="727" w:author="Sulabh Sharma" w:date="2017-11-19T18:03:00Z"/>
                <w:rFonts w:ascii="Times New Roman" w:eastAsia="Times New Roman" w:hAnsi="Times New Roman"/>
                <w:sz w:val="20"/>
                <w:szCs w:val="20"/>
                <w:lang w:eastAsia="sv-SE"/>
                <w:rPrChange w:id="728" w:author="Koustubh Sharma" w:date="2017-11-19T18:05:00Z">
                  <w:rPr>
                    <w:del w:id="729" w:author="Sulabh Sharma" w:date="2017-11-19T18:03:00Z"/>
                    <w:rFonts w:ascii="Times New Roman" w:eastAsia="Times New Roman" w:hAnsi="Times New Roman"/>
                    <w:sz w:val="20"/>
                    <w:szCs w:val="20"/>
                    <w:lang w:val="sv-SE" w:eastAsia="sv-SE"/>
                  </w:rPr>
                </w:rPrChange>
              </w:rPr>
            </w:pPr>
          </w:p>
        </w:tc>
      </w:tr>
      <w:tr w:rsidR="00FB7F25" w:rsidRPr="00C663A6" w14:paraId="17451774" w14:textId="77777777" w:rsidTr="00E032C7">
        <w:trPr>
          <w:trHeight w:val="600"/>
          <w:del w:id="730" w:author="Sulabh Sharma" w:date="2017-11-19T18:03:00Z"/>
        </w:trPr>
        <w:tc>
          <w:tcPr>
            <w:tcW w:w="1587" w:type="dxa"/>
            <w:vMerge w:val="restart"/>
            <w:shd w:val="clear" w:color="auto" w:fill="auto"/>
            <w:noWrap/>
            <w:hideMark/>
          </w:tcPr>
          <w:p w14:paraId="747766CD" w14:textId="77777777" w:rsidR="00FB7F25" w:rsidRPr="001F44CF" w:rsidRDefault="00FB7F25" w:rsidP="00E032C7">
            <w:pPr>
              <w:suppressAutoHyphens w:val="0"/>
              <w:autoSpaceDN/>
              <w:spacing w:after="0" w:line="240" w:lineRule="auto"/>
              <w:jc w:val="center"/>
              <w:textAlignment w:val="auto"/>
              <w:rPr>
                <w:del w:id="731" w:author="Sulabh Sharma" w:date="2017-11-19T18:03:00Z"/>
                <w:rFonts w:eastAsia="Times New Roman"/>
                <w:b/>
                <w:color w:val="000000"/>
                <w:lang w:eastAsia="sv-SE"/>
                <w:rPrChange w:id="732" w:author="Koustubh Sharma" w:date="2017-11-19T18:05:00Z">
                  <w:rPr>
                    <w:del w:id="733" w:author="Sulabh Sharma" w:date="2017-11-19T18:03:00Z"/>
                    <w:rFonts w:eastAsia="Times New Roman"/>
                    <w:b/>
                    <w:color w:val="000000"/>
                    <w:lang w:val="sv-SE" w:eastAsia="sv-SE"/>
                  </w:rPr>
                </w:rPrChange>
              </w:rPr>
            </w:pPr>
            <w:del w:id="734" w:author="Sulabh Sharma" w:date="2017-11-19T18:03:00Z">
              <w:r w:rsidRPr="001F44CF">
                <w:rPr>
                  <w:rFonts w:eastAsia="Times New Roman"/>
                  <w:b/>
                  <w:color w:val="000000"/>
                  <w:lang w:eastAsia="sv-SE"/>
                  <w:rPrChange w:id="735" w:author="Koustubh Sharma" w:date="2017-11-19T18:05:00Z">
                    <w:rPr>
                      <w:rFonts w:eastAsia="Times New Roman"/>
                      <w:b/>
                      <w:color w:val="000000"/>
                      <w:lang w:val="sv-SE" w:eastAsia="sv-SE"/>
                    </w:rPr>
                  </w:rPrChange>
                </w:rPr>
                <w:delText>TRX</w:delText>
              </w:r>
            </w:del>
          </w:p>
        </w:tc>
        <w:tc>
          <w:tcPr>
            <w:tcW w:w="1176" w:type="dxa"/>
            <w:shd w:val="clear" w:color="auto" w:fill="auto"/>
            <w:hideMark/>
          </w:tcPr>
          <w:p w14:paraId="23AFCCD2" w14:textId="77777777" w:rsidR="00FB7F25" w:rsidRPr="001F44CF" w:rsidRDefault="00FB7F25" w:rsidP="00E032C7">
            <w:pPr>
              <w:suppressAutoHyphens w:val="0"/>
              <w:autoSpaceDN/>
              <w:spacing w:after="0" w:line="240" w:lineRule="auto"/>
              <w:jc w:val="center"/>
              <w:textAlignment w:val="auto"/>
              <w:rPr>
                <w:del w:id="736" w:author="Sulabh Sharma" w:date="2017-11-19T18:03:00Z"/>
                <w:rFonts w:eastAsia="Times New Roman"/>
                <w:b/>
                <w:color w:val="231F20"/>
                <w:lang w:eastAsia="sv-SE"/>
                <w:rPrChange w:id="737" w:author="Koustubh Sharma" w:date="2017-11-19T18:05:00Z">
                  <w:rPr>
                    <w:del w:id="738" w:author="Sulabh Sharma" w:date="2017-11-19T18:03:00Z"/>
                    <w:rFonts w:eastAsia="Times New Roman"/>
                    <w:b/>
                    <w:color w:val="231F20"/>
                    <w:lang w:val="sv-SE" w:eastAsia="sv-SE"/>
                  </w:rPr>
                </w:rPrChange>
              </w:rPr>
            </w:pPr>
            <w:del w:id="739" w:author="Sulabh Sharma" w:date="2017-11-19T18:03:00Z">
              <w:r w:rsidRPr="001F44CF">
                <w:rPr>
                  <w:rFonts w:eastAsia="Times New Roman"/>
                  <w:b/>
                  <w:color w:val="231F20"/>
                  <w:lang w:eastAsia="sv-SE"/>
                  <w:rPrChange w:id="740" w:author="Koustubh Sharma" w:date="2017-11-19T18:05:00Z">
                    <w:rPr>
                      <w:rFonts w:eastAsia="Times New Roman"/>
                      <w:b/>
                      <w:color w:val="231F20"/>
                      <w:lang w:val="sv-SE" w:eastAsia="sv-SE"/>
                    </w:rPr>
                  </w:rPrChange>
                </w:rPr>
                <w:delText>Max Transmit</w:delText>
              </w:r>
              <w:r w:rsidRPr="001F44CF">
                <w:rPr>
                  <w:rFonts w:eastAsia="Times New Roman"/>
                  <w:b/>
                  <w:color w:val="231F20"/>
                  <w:lang w:eastAsia="sv-SE"/>
                  <w:rPrChange w:id="741" w:author="Koustubh Sharma" w:date="2017-11-19T18:05:00Z">
                    <w:rPr>
                      <w:rFonts w:eastAsia="Times New Roman"/>
                      <w:b/>
                      <w:color w:val="231F20"/>
                      <w:lang w:val="sv-SE" w:eastAsia="sv-SE"/>
                    </w:rPr>
                  </w:rPrChange>
                </w:rPr>
                <w:br/>
                <w:delText>rms power</w:delText>
              </w:r>
            </w:del>
          </w:p>
        </w:tc>
        <w:tc>
          <w:tcPr>
            <w:tcW w:w="962" w:type="dxa"/>
            <w:shd w:val="clear" w:color="auto" w:fill="auto"/>
            <w:hideMark/>
          </w:tcPr>
          <w:p w14:paraId="2A5161FE" w14:textId="77777777" w:rsidR="00FB7F25" w:rsidRPr="001F44CF" w:rsidRDefault="00FB7F25" w:rsidP="00E032C7">
            <w:pPr>
              <w:suppressAutoHyphens w:val="0"/>
              <w:autoSpaceDN/>
              <w:spacing w:after="0" w:line="240" w:lineRule="auto"/>
              <w:jc w:val="center"/>
              <w:textAlignment w:val="auto"/>
              <w:rPr>
                <w:del w:id="742" w:author="Sulabh Sharma" w:date="2017-11-19T18:03:00Z"/>
                <w:rFonts w:eastAsia="Times New Roman"/>
                <w:color w:val="231F20"/>
                <w:lang w:eastAsia="sv-SE"/>
                <w:rPrChange w:id="743" w:author="Koustubh Sharma" w:date="2017-11-19T18:05:00Z">
                  <w:rPr>
                    <w:del w:id="744" w:author="Sulabh Sharma" w:date="2017-11-19T18:03:00Z"/>
                    <w:rFonts w:eastAsia="Times New Roman"/>
                    <w:color w:val="231F20"/>
                    <w:lang w:val="sv-SE" w:eastAsia="sv-SE"/>
                  </w:rPr>
                </w:rPrChange>
              </w:rPr>
            </w:pPr>
            <w:del w:id="745" w:author="Sulabh Sharma" w:date="2017-11-19T18:03:00Z">
              <w:r w:rsidRPr="001F44CF">
                <w:rPr>
                  <w:rFonts w:eastAsia="Times New Roman"/>
                  <w:color w:val="231F20"/>
                  <w:lang w:eastAsia="sv-SE"/>
                  <w:rPrChange w:id="746" w:author="Koustubh Sharma" w:date="2017-11-19T18:05:00Z">
                    <w:rPr>
                      <w:rFonts w:eastAsia="Times New Roman"/>
                      <w:color w:val="231F20"/>
                      <w:lang w:val="sv-SE" w:eastAsia="sv-SE"/>
                    </w:rPr>
                  </w:rPrChange>
                </w:rPr>
                <w:delText>[dBm]</w:delText>
              </w:r>
            </w:del>
          </w:p>
        </w:tc>
        <w:tc>
          <w:tcPr>
            <w:tcW w:w="962" w:type="dxa"/>
            <w:shd w:val="clear" w:color="auto" w:fill="auto"/>
            <w:noWrap/>
            <w:hideMark/>
          </w:tcPr>
          <w:p w14:paraId="0F290E9D" w14:textId="77777777" w:rsidR="00FB7F25" w:rsidRPr="001F44CF" w:rsidRDefault="00FB7F25" w:rsidP="00E032C7">
            <w:pPr>
              <w:suppressAutoHyphens w:val="0"/>
              <w:autoSpaceDN/>
              <w:spacing w:after="0" w:line="240" w:lineRule="auto"/>
              <w:jc w:val="center"/>
              <w:textAlignment w:val="auto"/>
              <w:rPr>
                <w:del w:id="747" w:author="Sulabh Sharma" w:date="2017-11-19T18:03:00Z"/>
                <w:rFonts w:eastAsia="Times New Roman"/>
                <w:color w:val="000000"/>
                <w:lang w:eastAsia="sv-SE"/>
                <w:rPrChange w:id="748" w:author="Koustubh Sharma" w:date="2017-11-19T18:05:00Z">
                  <w:rPr>
                    <w:del w:id="749" w:author="Sulabh Sharma" w:date="2017-11-19T18:03:00Z"/>
                    <w:rFonts w:eastAsia="Times New Roman"/>
                    <w:color w:val="000000"/>
                    <w:lang w:val="sv-SE" w:eastAsia="sv-SE"/>
                  </w:rPr>
                </w:rPrChange>
              </w:rPr>
            </w:pPr>
            <w:del w:id="750" w:author="Sulabh Sharma" w:date="2017-11-19T18:03:00Z">
              <w:r w:rsidRPr="001F44CF">
                <w:rPr>
                  <w:rFonts w:eastAsia="Times New Roman"/>
                  <w:color w:val="000000"/>
                  <w:lang w:eastAsia="sv-SE"/>
                  <w:rPrChange w:id="751" w:author="Koustubh Sharma" w:date="2017-11-19T18:05:00Z">
                    <w:rPr>
                      <w:rFonts w:eastAsia="Times New Roman"/>
                      <w:color w:val="000000"/>
                      <w:lang w:val="sv-SE" w:eastAsia="sv-SE"/>
                    </w:rPr>
                  </w:rPrChange>
                </w:rPr>
                <w:delText>-8.0</w:delText>
              </w:r>
            </w:del>
          </w:p>
        </w:tc>
        <w:tc>
          <w:tcPr>
            <w:tcW w:w="962" w:type="dxa"/>
            <w:shd w:val="clear" w:color="auto" w:fill="auto"/>
            <w:noWrap/>
            <w:hideMark/>
          </w:tcPr>
          <w:p w14:paraId="35225F7F" w14:textId="77777777" w:rsidR="00FB7F25" w:rsidRPr="001F44CF" w:rsidRDefault="00FB7F25" w:rsidP="00E032C7">
            <w:pPr>
              <w:suppressAutoHyphens w:val="0"/>
              <w:autoSpaceDN/>
              <w:spacing w:after="0" w:line="240" w:lineRule="auto"/>
              <w:jc w:val="center"/>
              <w:textAlignment w:val="auto"/>
              <w:rPr>
                <w:del w:id="752" w:author="Sulabh Sharma" w:date="2017-11-19T18:03:00Z"/>
                <w:rFonts w:eastAsia="Times New Roman"/>
                <w:color w:val="000000"/>
                <w:lang w:eastAsia="sv-SE"/>
                <w:rPrChange w:id="753" w:author="Koustubh Sharma" w:date="2017-11-19T18:05:00Z">
                  <w:rPr>
                    <w:del w:id="754" w:author="Sulabh Sharma" w:date="2017-11-19T18:03:00Z"/>
                    <w:rFonts w:eastAsia="Times New Roman"/>
                    <w:color w:val="000000"/>
                    <w:lang w:val="sv-SE" w:eastAsia="sv-SE"/>
                  </w:rPr>
                </w:rPrChange>
              </w:rPr>
            </w:pPr>
            <w:del w:id="755" w:author="Sulabh Sharma" w:date="2017-11-19T18:03:00Z">
              <w:r w:rsidRPr="001F44CF">
                <w:rPr>
                  <w:rFonts w:eastAsia="Times New Roman"/>
                  <w:color w:val="000000"/>
                  <w:lang w:eastAsia="sv-SE"/>
                  <w:rPrChange w:id="756" w:author="Koustubh Sharma" w:date="2017-11-19T18:05:00Z">
                    <w:rPr>
                      <w:rFonts w:eastAsia="Times New Roman"/>
                      <w:color w:val="000000"/>
                      <w:lang w:val="sv-SE" w:eastAsia="sv-SE"/>
                    </w:rPr>
                  </w:rPrChange>
                </w:rPr>
                <w:delText>-11.0</w:delText>
              </w:r>
            </w:del>
          </w:p>
        </w:tc>
        <w:tc>
          <w:tcPr>
            <w:tcW w:w="963" w:type="dxa"/>
            <w:shd w:val="clear" w:color="auto" w:fill="auto"/>
            <w:noWrap/>
            <w:hideMark/>
          </w:tcPr>
          <w:p w14:paraId="02B66967" w14:textId="77777777" w:rsidR="00FB7F25" w:rsidRPr="001F44CF" w:rsidRDefault="00FB7F25" w:rsidP="00E032C7">
            <w:pPr>
              <w:suppressAutoHyphens w:val="0"/>
              <w:autoSpaceDN/>
              <w:spacing w:after="0" w:line="240" w:lineRule="auto"/>
              <w:jc w:val="center"/>
              <w:textAlignment w:val="auto"/>
              <w:rPr>
                <w:del w:id="757" w:author="Sulabh Sharma" w:date="2017-11-19T18:03:00Z"/>
                <w:rFonts w:eastAsia="Times New Roman"/>
                <w:color w:val="000000"/>
                <w:lang w:eastAsia="sv-SE"/>
                <w:rPrChange w:id="758" w:author="Koustubh Sharma" w:date="2017-11-19T18:05:00Z">
                  <w:rPr>
                    <w:del w:id="759" w:author="Sulabh Sharma" w:date="2017-11-19T18:03:00Z"/>
                    <w:rFonts w:eastAsia="Times New Roman"/>
                    <w:color w:val="000000"/>
                    <w:lang w:val="sv-SE" w:eastAsia="sv-SE"/>
                  </w:rPr>
                </w:rPrChange>
              </w:rPr>
            </w:pPr>
            <w:del w:id="760" w:author="Sulabh Sharma" w:date="2017-11-19T18:03:00Z">
              <w:r w:rsidRPr="001F44CF">
                <w:rPr>
                  <w:rFonts w:eastAsia="Times New Roman"/>
                  <w:color w:val="000000"/>
                  <w:lang w:eastAsia="sv-SE"/>
                  <w:rPrChange w:id="761" w:author="Koustubh Sharma" w:date="2017-11-19T18:05:00Z">
                    <w:rPr>
                      <w:rFonts w:eastAsia="Times New Roman"/>
                      <w:color w:val="000000"/>
                      <w:lang w:val="sv-SE" w:eastAsia="sv-SE"/>
                    </w:rPr>
                  </w:rPrChange>
                </w:rPr>
                <w:delText>-13.0</w:delText>
              </w:r>
            </w:del>
          </w:p>
        </w:tc>
        <w:tc>
          <w:tcPr>
            <w:tcW w:w="963" w:type="dxa"/>
            <w:shd w:val="clear" w:color="auto" w:fill="auto"/>
            <w:noWrap/>
            <w:hideMark/>
          </w:tcPr>
          <w:p w14:paraId="2AF634DD" w14:textId="77777777" w:rsidR="00FB7F25" w:rsidRPr="001F44CF" w:rsidRDefault="00FB7F25" w:rsidP="00E032C7">
            <w:pPr>
              <w:suppressAutoHyphens w:val="0"/>
              <w:autoSpaceDN/>
              <w:spacing w:after="0" w:line="240" w:lineRule="auto"/>
              <w:jc w:val="center"/>
              <w:textAlignment w:val="auto"/>
              <w:rPr>
                <w:del w:id="762" w:author="Sulabh Sharma" w:date="2017-11-19T18:03:00Z"/>
                <w:rFonts w:eastAsia="Times New Roman"/>
                <w:color w:val="000000"/>
                <w:lang w:eastAsia="sv-SE"/>
                <w:rPrChange w:id="763" w:author="Koustubh Sharma" w:date="2017-11-19T18:05:00Z">
                  <w:rPr>
                    <w:del w:id="764" w:author="Sulabh Sharma" w:date="2017-11-19T18:03:00Z"/>
                    <w:rFonts w:eastAsia="Times New Roman"/>
                    <w:color w:val="000000"/>
                    <w:lang w:val="sv-SE" w:eastAsia="sv-SE"/>
                  </w:rPr>
                </w:rPrChange>
              </w:rPr>
            </w:pPr>
            <w:del w:id="765" w:author="Sulabh Sharma" w:date="2017-11-19T18:03:00Z">
              <w:r w:rsidRPr="001F44CF">
                <w:rPr>
                  <w:rFonts w:eastAsia="Times New Roman"/>
                  <w:color w:val="000000"/>
                  <w:lang w:eastAsia="sv-SE"/>
                  <w:rPrChange w:id="766" w:author="Koustubh Sharma" w:date="2017-11-19T18:05:00Z">
                    <w:rPr>
                      <w:rFonts w:eastAsia="Times New Roman"/>
                      <w:color w:val="000000"/>
                      <w:lang w:val="sv-SE" w:eastAsia="sv-SE"/>
                    </w:rPr>
                  </w:rPrChange>
                </w:rPr>
                <w:delText>-13.0</w:delText>
              </w:r>
            </w:del>
          </w:p>
        </w:tc>
        <w:tc>
          <w:tcPr>
            <w:tcW w:w="1416" w:type="dxa"/>
            <w:shd w:val="clear" w:color="auto" w:fill="auto"/>
            <w:noWrap/>
            <w:hideMark/>
          </w:tcPr>
          <w:p w14:paraId="4256CEB7" w14:textId="77777777" w:rsidR="00FB7F25" w:rsidRPr="001F44CF" w:rsidRDefault="00FB7F25" w:rsidP="00E032C7">
            <w:pPr>
              <w:suppressAutoHyphens w:val="0"/>
              <w:autoSpaceDN/>
              <w:spacing w:after="0" w:line="240" w:lineRule="auto"/>
              <w:jc w:val="center"/>
              <w:textAlignment w:val="auto"/>
              <w:rPr>
                <w:del w:id="767" w:author="Sulabh Sharma" w:date="2017-11-19T18:03:00Z"/>
                <w:rFonts w:eastAsia="Times New Roman"/>
                <w:color w:val="000000"/>
                <w:lang w:eastAsia="sv-SE"/>
                <w:rPrChange w:id="768" w:author="Koustubh Sharma" w:date="2017-11-19T18:05:00Z">
                  <w:rPr>
                    <w:del w:id="769" w:author="Sulabh Sharma" w:date="2017-11-19T18:03:00Z"/>
                    <w:rFonts w:eastAsia="Times New Roman"/>
                    <w:color w:val="000000"/>
                    <w:lang w:val="sv-SE" w:eastAsia="sv-SE"/>
                  </w:rPr>
                </w:rPrChange>
              </w:rPr>
            </w:pPr>
            <w:del w:id="770" w:author="Sulabh Sharma" w:date="2017-11-19T18:03:00Z">
              <w:r w:rsidRPr="001F44CF">
                <w:rPr>
                  <w:rFonts w:eastAsia="Times New Roman"/>
                  <w:color w:val="000000"/>
                  <w:lang w:eastAsia="sv-SE"/>
                  <w:rPrChange w:id="771" w:author="Koustubh Sharma" w:date="2017-11-19T18:05:00Z">
                    <w:rPr>
                      <w:rFonts w:eastAsia="Times New Roman"/>
                      <w:color w:val="000000"/>
                      <w:lang w:val="sv-SE" w:eastAsia="sv-SE"/>
                    </w:rPr>
                  </w:rPrChange>
                </w:rPr>
                <w:delText>-17.0</w:delText>
              </w:r>
            </w:del>
          </w:p>
        </w:tc>
      </w:tr>
      <w:tr w:rsidR="00FB7F25" w:rsidRPr="00C663A6" w14:paraId="2FE4EDD1" w14:textId="77777777" w:rsidTr="00E032C7">
        <w:trPr>
          <w:trHeight w:val="300"/>
          <w:del w:id="772" w:author="Sulabh Sharma" w:date="2017-11-19T18:03:00Z"/>
        </w:trPr>
        <w:tc>
          <w:tcPr>
            <w:tcW w:w="1587" w:type="dxa"/>
            <w:vMerge/>
            <w:shd w:val="clear" w:color="auto" w:fill="auto"/>
            <w:hideMark/>
          </w:tcPr>
          <w:p w14:paraId="50A16FDE" w14:textId="77777777" w:rsidR="00FB7F25" w:rsidRPr="001F44CF" w:rsidRDefault="00FB7F25" w:rsidP="00E032C7">
            <w:pPr>
              <w:suppressAutoHyphens w:val="0"/>
              <w:autoSpaceDN/>
              <w:spacing w:after="0" w:line="240" w:lineRule="auto"/>
              <w:jc w:val="center"/>
              <w:textAlignment w:val="auto"/>
              <w:rPr>
                <w:del w:id="773" w:author="Sulabh Sharma" w:date="2017-11-19T18:03:00Z"/>
                <w:rFonts w:eastAsia="Times New Roman"/>
                <w:b/>
                <w:color w:val="000000"/>
                <w:lang w:eastAsia="sv-SE"/>
                <w:rPrChange w:id="774" w:author="Koustubh Sharma" w:date="2017-11-19T18:05:00Z">
                  <w:rPr>
                    <w:del w:id="775" w:author="Sulabh Sharma" w:date="2017-11-19T18:03:00Z"/>
                    <w:rFonts w:eastAsia="Times New Roman"/>
                    <w:b/>
                    <w:color w:val="000000"/>
                    <w:lang w:val="sv-SE" w:eastAsia="sv-SE"/>
                  </w:rPr>
                </w:rPrChange>
              </w:rPr>
            </w:pPr>
          </w:p>
        </w:tc>
        <w:tc>
          <w:tcPr>
            <w:tcW w:w="1176" w:type="dxa"/>
            <w:shd w:val="clear" w:color="auto" w:fill="auto"/>
            <w:noWrap/>
            <w:hideMark/>
          </w:tcPr>
          <w:p w14:paraId="5C4D705D" w14:textId="77777777" w:rsidR="00FB7F25" w:rsidRPr="001F44CF" w:rsidRDefault="00FB7F25" w:rsidP="00E032C7">
            <w:pPr>
              <w:suppressAutoHyphens w:val="0"/>
              <w:autoSpaceDN/>
              <w:spacing w:after="0" w:line="240" w:lineRule="auto"/>
              <w:jc w:val="center"/>
              <w:textAlignment w:val="auto"/>
              <w:rPr>
                <w:del w:id="776" w:author="Sulabh Sharma" w:date="2017-11-19T18:03:00Z"/>
                <w:rFonts w:eastAsia="Times New Roman"/>
                <w:b/>
                <w:color w:val="000000"/>
                <w:lang w:eastAsia="sv-SE"/>
                <w:rPrChange w:id="777" w:author="Koustubh Sharma" w:date="2017-11-19T18:05:00Z">
                  <w:rPr>
                    <w:del w:id="778" w:author="Sulabh Sharma" w:date="2017-11-19T18:03:00Z"/>
                    <w:rFonts w:eastAsia="Times New Roman"/>
                    <w:b/>
                    <w:color w:val="000000"/>
                    <w:lang w:val="sv-SE" w:eastAsia="sv-SE"/>
                  </w:rPr>
                </w:rPrChange>
              </w:rPr>
            </w:pPr>
            <w:del w:id="779" w:author="Sulabh Sharma" w:date="2017-11-19T18:03:00Z">
              <w:r w:rsidRPr="001F44CF">
                <w:rPr>
                  <w:rFonts w:eastAsia="Times New Roman"/>
                  <w:b/>
                  <w:color w:val="000000"/>
                  <w:lang w:eastAsia="sv-SE"/>
                  <w:rPrChange w:id="780" w:author="Koustubh Sharma" w:date="2017-11-19T18:05:00Z">
                    <w:rPr>
                      <w:rFonts w:eastAsia="Times New Roman"/>
                      <w:b/>
                      <w:color w:val="000000"/>
                      <w:lang w:val="sv-SE" w:eastAsia="sv-SE"/>
                    </w:rPr>
                  </w:rPrChange>
                </w:rPr>
                <w:delText>TX Pdc</w:delText>
              </w:r>
            </w:del>
          </w:p>
        </w:tc>
        <w:tc>
          <w:tcPr>
            <w:tcW w:w="962" w:type="dxa"/>
            <w:shd w:val="clear" w:color="auto" w:fill="auto"/>
            <w:noWrap/>
            <w:hideMark/>
          </w:tcPr>
          <w:p w14:paraId="21DC7C06" w14:textId="77777777" w:rsidR="00FB7F25" w:rsidRPr="001F44CF" w:rsidRDefault="00FB7F25" w:rsidP="00E032C7">
            <w:pPr>
              <w:suppressAutoHyphens w:val="0"/>
              <w:autoSpaceDN/>
              <w:spacing w:after="0" w:line="240" w:lineRule="auto"/>
              <w:jc w:val="center"/>
              <w:textAlignment w:val="auto"/>
              <w:rPr>
                <w:del w:id="781" w:author="Sulabh Sharma" w:date="2017-11-19T18:03:00Z"/>
                <w:rFonts w:eastAsia="Times New Roman"/>
                <w:color w:val="000000"/>
                <w:lang w:eastAsia="sv-SE"/>
                <w:rPrChange w:id="782" w:author="Koustubh Sharma" w:date="2017-11-19T18:05:00Z">
                  <w:rPr>
                    <w:del w:id="783" w:author="Sulabh Sharma" w:date="2017-11-19T18:03:00Z"/>
                    <w:rFonts w:eastAsia="Times New Roman"/>
                    <w:color w:val="000000"/>
                    <w:lang w:val="sv-SE" w:eastAsia="sv-SE"/>
                  </w:rPr>
                </w:rPrChange>
              </w:rPr>
            </w:pPr>
            <w:del w:id="784" w:author="Sulabh Sharma" w:date="2017-11-19T18:03:00Z">
              <w:r w:rsidRPr="001F44CF">
                <w:rPr>
                  <w:rFonts w:eastAsia="Times New Roman"/>
                  <w:color w:val="000000"/>
                  <w:lang w:eastAsia="sv-SE"/>
                  <w:rPrChange w:id="785" w:author="Koustubh Sharma" w:date="2017-11-19T18:05:00Z">
                    <w:rPr>
                      <w:rFonts w:eastAsia="Times New Roman"/>
                      <w:color w:val="000000"/>
                      <w:lang w:val="sv-SE" w:eastAsia="sv-SE"/>
                    </w:rPr>
                  </w:rPrChange>
                </w:rPr>
                <w:delText>[W]</w:delText>
              </w:r>
            </w:del>
          </w:p>
        </w:tc>
        <w:tc>
          <w:tcPr>
            <w:tcW w:w="962" w:type="dxa"/>
            <w:shd w:val="clear" w:color="auto" w:fill="auto"/>
            <w:noWrap/>
            <w:hideMark/>
          </w:tcPr>
          <w:p w14:paraId="228EBCA9" w14:textId="77777777" w:rsidR="00FB7F25" w:rsidRPr="001F44CF" w:rsidRDefault="00FB7F25" w:rsidP="00E032C7">
            <w:pPr>
              <w:suppressAutoHyphens w:val="0"/>
              <w:autoSpaceDN/>
              <w:spacing w:after="0" w:line="240" w:lineRule="auto"/>
              <w:jc w:val="center"/>
              <w:textAlignment w:val="auto"/>
              <w:rPr>
                <w:del w:id="786" w:author="Sulabh Sharma" w:date="2017-11-19T18:03:00Z"/>
                <w:rFonts w:eastAsia="Times New Roman"/>
                <w:color w:val="000000"/>
                <w:lang w:eastAsia="sv-SE"/>
                <w:rPrChange w:id="787" w:author="Koustubh Sharma" w:date="2017-11-19T18:05:00Z">
                  <w:rPr>
                    <w:del w:id="788" w:author="Sulabh Sharma" w:date="2017-11-19T18:03:00Z"/>
                    <w:rFonts w:eastAsia="Times New Roman"/>
                    <w:color w:val="000000"/>
                    <w:lang w:val="sv-SE" w:eastAsia="sv-SE"/>
                  </w:rPr>
                </w:rPrChange>
              </w:rPr>
            </w:pPr>
            <w:del w:id="789" w:author="Sulabh Sharma" w:date="2017-11-19T18:03:00Z">
              <w:r w:rsidRPr="001F44CF">
                <w:rPr>
                  <w:rFonts w:eastAsia="Times New Roman"/>
                  <w:color w:val="000000"/>
                  <w:lang w:eastAsia="sv-SE"/>
                  <w:rPrChange w:id="790" w:author="Koustubh Sharma" w:date="2017-11-19T18:05:00Z">
                    <w:rPr>
                      <w:rFonts w:eastAsia="Times New Roman"/>
                      <w:color w:val="000000"/>
                      <w:lang w:val="sv-SE" w:eastAsia="sv-SE"/>
                    </w:rPr>
                  </w:rPrChange>
                </w:rPr>
                <w:delText>5.7</w:delText>
              </w:r>
            </w:del>
          </w:p>
        </w:tc>
        <w:tc>
          <w:tcPr>
            <w:tcW w:w="962" w:type="dxa"/>
            <w:shd w:val="clear" w:color="auto" w:fill="auto"/>
            <w:noWrap/>
            <w:hideMark/>
          </w:tcPr>
          <w:p w14:paraId="58E86800" w14:textId="77777777" w:rsidR="00FB7F25" w:rsidRPr="001F44CF" w:rsidRDefault="00FB7F25" w:rsidP="00E032C7">
            <w:pPr>
              <w:suppressAutoHyphens w:val="0"/>
              <w:autoSpaceDN/>
              <w:spacing w:after="0" w:line="240" w:lineRule="auto"/>
              <w:jc w:val="center"/>
              <w:textAlignment w:val="auto"/>
              <w:rPr>
                <w:del w:id="791" w:author="Sulabh Sharma" w:date="2017-11-19T18:03:00Z"/>
                <w:rFonts w:eastAsia="Times New Roman"/>
                <w:color w:val="000000"/>
                <w:lang w:eastAsia="sv-SE"/>
                <w:rPrChange w:id="792" w:author="Koustubh Sharma" w:date="2017-11-19T18:05:00Z">
                  <w:rPr>
                    <w:del w:id="793" w:author="Sulabh Sharma" w:date="2017-11-19T18:03:00Z"/>
                    <w:rFonts w:eastAsia="Times New Roman"/>
                    <w:color w:val="000000"/>
                    <w:lang w:val="sv-SE" w:eastAsia="sv-SE"/>
                  </w:rPr>
                </w:rPrChange>
              </w:rPr>
            </w:pPr>
            <w:del w:id="794" w:author="Sulabh Sharma" w:date="2017-11-19T18:03:00Z">
              <w:r w:rsidRPr="001F44CF">
                <w:rPr>
                  <w:rFonts w:eastAsia="Times New Roman"/>
                  <w:color w:val="000000"/>
                  <w:lang w:eastAsia="sv-SE"/>
                  <w:rPrChange w:id="795" w:author="Koustubh Sharma" w:date="2017-11-19T18:05:00Z">
                    <w:rPr>
                      <w:rFonts w:eastAsia="Times New Roman"/>
                      <w:color w:val="000000"/>
                      <w:lang w:val="sv-SE" w:eastAsia="sv-SE"/>
                    </w:rPr>
                  </w:rPrChange>
                </w:rPr>
                <w:delText>5.7</w:delText>
              </w:r>
            </w:del>
          </w:p>
        </w:tc>
        <w:tc>
          <w:tcPr>
            <w:tcW w:w="963" w:type="dxa"/>
            <w:shd w:val="clear" w:color="auto" w:fill="auto"/>
            <w:noWrap/>
            <w:hideMark/>
          </w:tcPr>
          <w:p w14:paraId="66EAA236" w14:textId="77777777" w:rsidR="00FB7F25" w:rsidRPr="001F44CF" w:rsidRDefault="00FB7F25" w:rsidP="00E032C7">
            <w:pPr>
              <w:suppressAutoHyphens w:val="0"/>
              <w:autoSpaceDN/>
              <w:spacing w:after="0" w:line="240" w:lineRule="auto"/>
              <w:jc w:val="center"/>
              <w:textAlignment w:val="auto"/>
              <w:rPr>
                <w:del w:id="796" w:author="Sulabh Sharma" w:date="2017-11-19T18:03:00Z"/>
                <w:rFonts w:eastAsia="Times New Roman"/>
                <w:color w:val="000000"/>
                <w:lang w:eastAsia="sv-SE"/>
                <w:rPrChange w:id="797" w:author="Koustubh Sharma" w:date="2017-11-19T18:05:00Z">
                  <w:rPr>
                    <w:del w:id="798" w:author="Sulabh Sharma" w:date="2017-11-19T18:03:00Z"/>
                    <w:rFonts w:eastAsia="Times New Roman"/>
                    <w:color w:val="000000"/>
                    <w:lang w:val="sv-SE" w:eastAsia="sv-SE"/>
                  </w:rPr>
                </w:rPrChange>
              </w:rPr>
            </w:pPr>
            <w:del w:id="799" w:author="Sulabh Sharma" w:date="2017-11-19T18:03:00Z">
              <w:r w:rsidRPr="001F44CF">
                <w:rPr>
                  <w:rFonts w:eastAsia="Times New Roman"/>
                  <w:color w:val="000000"/>
                  <w:lang w:eastAsia="sv-SE"/>
                  <w:rPrChange w:id="800" w:author="Koustubh Sharma" w:date="2017-11-19T18:05:00Z">
                    <w:rPr>
                      <w:rFonts w:eastAsia="Times New Roman"/>
                      <w:color w:val="000000"/>
                      <w:lang w:val="sv-SE" w:eastAsia="sv-SE"/>
                    </w:rPr>
                  </w:rPrChange>
                </w:rPr>
                <w:delText>2.9</w:delText>
              </w:r>
            </w:del>
          </w:p>
        </w:tc>
        <w:tc>
          <w:tcPr>
            <w:tcW w:w="963" w:type="dxa"/>
            <w:shd w:val="clear" w:color="auto" w:fill="auto"/>
            <w:noWrap/>
            <w:hideMark/>
          </w:tcPr>
          <w:p w14:paraId="525DE621" w14:textId="77777777" w:rsidR="00FB7F25" w:rsidRPr="001F44CF" w:rsidRDefault="00FB7F25" w:rsidP="00E032C7">
            <w:pPr>
              <w:suppressAutoHyphens w:val="0"/>
              <w:autoSpaceDN/>
              <w:spacing w:after="0" w:line="240" w:lineRule="auto"/>
              <w:jc w:val="center"/>
              <w:textAlignment w:val="auto"/>
              <w:rPr>
                <w:del w:id="801" w:author="Sulabh Sharma" w:date="2017-11-19T18:03:00Z"/>
                <w:rFonts w:eastAsia="Times New Roman"/>
                <w:color w:val="000000"/>
                <w:lang w:eastAsia="sv-SE"/>
                <w:rPrChange w:id="802" w:author="Koustubh Sharma" w:date="2017-11-19T18:05:00Z">
                  <w:rPr>
                    <w:del w:id="803" w:author="Sulabh Sharma" w:date="2017-11-19T18:03:00Z"/>
                    <w:rFonts w:eastAsia="Times New Roman"/>
                    <w:color w:val="000000"/>
                    <w:lang w:val="sv-SE" w:eastAsia="sv-SE"/>
                  </w:rPr>
                </w:rPrChange>
              </w:rPr>
            </w:pPr>
            <w:del w:id="804" w:author="Sulabh Sharma" w:date="2017-11-19T18:03:00Z">
              <w:r w:rsidRPr="001F44CF">
                <w:rPr>
                  <w:rFonts w:eastAsia="Times New Roman"/>
                  <w:color w:val="000000"/>
                  <w:lang w:eastAsia="sv-SE"/>
                  <w:rPrChange w:id="805" w:author="Koustubh Sharma" w:date="2017-11-19T18:05:00Z">
                    <w:rPr>
                      <w:rFonts w:eastAsia="Times New Roman"/>
                      <w:color w:val="000000"/>
                      <w:lang w:val="sv-SE" w:eastAsia="sv-SE"/>
                    </w:rPr>
                  </w:rPrChange>
                </w:rPr>
                <w:delText>0.4</w:delText>
              </w:r>
            </w:del>
          </w:p>
        </w:tc>
        <w:tc>
          <w:tcPr>
            <w:tcW w:w="1416" w:type="dxa"/>
            <w:shd w:val="clear" w:color="auto" w:fill="auto"/>
            <w:noWrap/>
            <w:hideMark/>
          </w:tcPr>
          <w:p w14:paraId="77526B22" w14:textId="77777777" w:rsidR="00FB7F25" w:rsidRPr="001F44CF" w:rsidRDefault="00FB7F25" w:rsidP="00E032C7">
            <w:pPr>
              <w:suppressAutoHyphens w:val="0"/>
              <w:autoSpaceDN/>
              <w:spacing w:after="0" w:line="240" w:lineRule="auto"/>
              <w:jc w:val="center"/>
              <w:textAlignment w:val="auto"/>
              <w:rPr>
                <w:del w:id="806" w:author="Sulabh Sharma" w:date="2017-11-19T18:03:00Z"/>
                <w:rFonts w:eastAsia="Times New Roman"/>
                <w:color w:val="000000"/>
                <w:lang w:eastAsia="sv-SE"/>
                <w:rPrChange w:id="807" w:author="Koustubh Sharma" w:date="2017-11-19T18:05:00Z">
                  <w:rPr>
                    <w:del w:id="808" w:author="Sulabh Sharma" w:date="2017-11-19T18:03:00Z"/>
                    <w:rFonts w:eastAsia="Times New Roman"/>
                    <w:color w:val="000000"/>
                    <w:lang w:val="sv-SE" w:eastAsia="sv-SE"/>
                  </w:rPr>
                </w:rPrChange>
              </w:rPr>
            </w:pPr>
            <w:del w:id="809" w:author="Sulabh Sharma" w:date="2017-11-19T18:03:00Z">
              <w:r w:rsidRPr="001F44CF">
                <w:rPr>
                  <w:rFonts w:eastAsia="Times New Roman"/>
                  <w:color w:val="000000"/>
                  <w:lang w:eastAsia="sv-SE"/>
                  <w:rPrChange w:id="810" w:author="Koustubh Sharma" w:date="2017-11-19T18:05:00Z">
                    <w:rPr>
                      <w:rFonts w:eastAsia="Times New Roman"/>
                      <w:color w:val="000000"/>
                      <w:lang w:val="sv-SE" w:eastAsia="sv-SE"/>
                    </w:rPr>
                  </w:rPrChange>
                </w:rPr>
                <w:delText>0.2</w:delText>
              </w:r>
            </w:del>
          </w:p>
        </w:tc>
      </w:tr>
      <w:tr w:rsidR="00FB7F25" w:rsidRPr="00C663A6" w14:paraId="08ED41CF" w14:textId="77777777" w:rsidTr="00E032C7">
        <w:trPr>
          <w:trHeight w:val="300"/>
          <w:del w:id="811" w:author="Sulabh Sharma" w:date="2017-11-19T18:03:00Z"/>
        </w:trPr>
        <w:tc>
          <w:tcPr>
            <w:tcW w:w="1587" w:type="dxa"/>
            <w:vMerge/>
            <w:shd w:val="clear" w:color="auto" w:fill="auto"/>
            <w:hideMark/>
          </w:tcPr>
          <w:p w14:paraId="7C842524" w14:textId="77777777" w:rsidR="00FB7F25" w:rsidRPr="001F44CF" w:rsidRDefault="00FB7F25" w:rsidP="00E032C7">
            <w:pPr>
              <w:suppressAutoHyphens w:val="0"/>
              <w:autoSpaceDN/>
              <w:spacing w:after="0" w:line="240" w:lineRule="auto"/>
              <w:jc w:val="center"/>
              <w:textAlignment w:val="auto"/>
              <w:rPr>
                <w:del w:id="812" w:author="Sulabh Sharma" w:date="2017-11-19T18:03:00Z"/>
                <w:rFonts w:eastAsia="Times New Roman"/>
                <w:b/>
                <w:color w:val="000000"/>
                <w:lang w:eastAsia="sv-SE"/>
                <w:rPrChange w:id="813" w:author="Koustubh Sharma" w:date="2017-11-19T18:05:00Z">
                  <w:rPr>
                    <w:del w:id="814" w:author="Sulabh Sharma" w:date="2017-11-19T18:03:00Z"/>
                    <w:rFonts w:eastAsia="Times New Roman"/>
                    <w:b/>
                    <w:color w:val="000000"/>
                    <w:lang w:val="sv-SE" w:eastAsia="sv-SE"/>
                  </w:rPr>
                </w:rPrChange>
              </w:rPr>
            </w:pPr>
          </w:p>
        </w:tc>
        <w:tc>
          <w:tcPr>
            <w:tcW w:w="1176" w:type="dxa"/>
            <w:shd w:val="clear" w:color="auto" w:fill="auto"/>
            <w:noWrap/>
            <w:hideMark/>
          </w:tcPr>
          <w:p w14:paraId="7491DB73" w14:textId="77777777" w:rsidR="00FB7F25" w:rsidRPr="001F44CF" w:rsidRDefault="00FB7F25" w:rsidP="00E032C7">
            <w:pPr>
              <w:suppressAutoHyphens w:val="0"/>
              <w:autoSpaceDN/>
              <w:spacing w:after="0" w:line="240" w:lineRule="auto"/>
              <w:jc w:val="center"/>
              <w:textAlignment w:val="auto"/>
              <w:rPr>
                <w:del w:id="815" w:author="Sulabh Sharma" w:date="2017-11-19T18:03:00Z"/>
                <w:rFonts w:eastAsia="Times New Roman"/>
                <w:b/>
                <w:color w:val="000000"/>
                <w:lang w:eastAsia="sv-SE"/>
                <w:rPrChange w:id="816" w:author="Koustubh Sharma" w:date="2017-11-19T18:05:00Z">
                  <w:rPr>
                    <w:del w:id="817" w:author="Sulabh Sharma" w:date="2017-11-19T18:03:00Z"/>
                    <w:rFonts w:eastAsia="Times New Roman"/>
                    <w:b/>
                    <w:color w:val="000000"/>
                    <w:lang w:val="sv-SE" w:eastAsia="sv-SE"/>
                  </w:rPr>
                </w:rPrChange>
              </w:rPr>
            </w:pPr>
            <w:del w:id="818" w:author="Sulabh Sharma" w:date="2017-11-19T18:03:00Z">
              <w:r w:rsidRPr="001F44CF">
                <w:rPr>
                  <w:rFonts w:eastAsia="Times New Roman"/>
                  <w:b/>
                  <w:color w:val="000000"/>
                  <w:lang w:eastAsia="sv-SE"/>
                  <w:rPrChange w:id="819" w:author="Koustubh Sharma" w:date="2017-11-19T18:05:00Z">
                    <w:rPr>
                      <w:rFonts w:eastAsia="Times New Roman"/>
                      <w:b/>
                      <w:color w:val="000000"/>
                      <w:lang w:val="sv-SE" w:eastAsia="sv-SE"/>
                    </w:rPr>
                  </w:rPrChange>
                </w:rPr>
                <w:delText>RX Pdc</w:delText>
              </w:r>
            </w:del>
          </w:p>
        </w:tc>
        <w:tc>
          <w:tcPr>
            <w:tcW w:w="962" w:type="dxa"/>
            <w:shd w:val="clear" w:color="auto" w:fill="auto"/>
            <w:noWrap/>
            <w:hideMark/>
          </w:tcPr>
          <w:p w14:paraId="1A9CB0E8" w14:textId="77777777" w:rsidR="00FB7F25" w:rsidRPr="001F44CF" w:rsidRDefault="00FB7F25" w:rsidP="00E032C7">
            <w:pPr>
              <w:suppressAutoHyphens w:val="0"/>
              <w:autoSpaceDN/>
              <w:spacing w:after="0" w:line="240" w:lineRule="auto"/>
              <w:jc w:val="center"/>
              <w:textAlignment w:val="auto"/>
              <w:rPr>
                <w:del w:id="820" w:author="Sulabh Sharma" w:date="2017-11-19T18:03:00Z"/>
                <w:rFonts w:eastAsia="Times New Roman"/>
                <w:color w:val="000000"/>
                <w:lang w:eastAsia="sv-SE"/>
                <w:rPrChange w:id="821" w:author="Koustubh Sharma" w:date="2017-11-19T18:05:00Z">
                  <w:rPr>
                    <w:del w:id="822" w:author="Sulabh Sharma" w:date="2017-11-19T18:03:00Z"/>
                    <w:rFonts w:eastAsia="Times New Roman"/>
                    <w:color w:val="000000"/>
                    <w:lang w:val="sv-SE" w:eastAsia="sv-SE"/>
                  </w:rPr>
                </w:rPrChange>
              </w:rPr>
            </w:pPr>
            <w:del w:id="823" w:author="Sulabh Sharma" w:date="2017-11-19T18:03:00Z">
              <w:r w:rsidRPr="001F44CF">
                <w:rPr>
                  <w:rFonts w:eastAsia="Times New Roman"/>
                  <w:color w:val="000000"/>
                  <w:lang w:eastAsia="sv-SE"/>
                  <w:rPrChange w:id="824" w:author="Koustubh Sharma" w:date="2017-11-19T18:05:00Z">
                    <w:rPr>
                      <w:rFonts w:eastAsia="Times New Roman"/>
                      <w:color w:val="000000"/>
                      <w:lang w:val="sv-SE" w:eastAsia="sv-SE"/>
                    </w:rPr>
                  </w:rPrChange>
                </w:rPr>
                <w:delText>[W]</w:delText>
              </w:r>
            </w:del>
          </w:p>
        </w:tc>
        <w:tc>
          <w:tcPr>
            <w:tcW w:w="962" w:type="dxa"/>
            <w:shd w:val="clear" w:color="auto" w:fill="auto"/>
            <w:noWrap/>
            <w:hideMark/>
          </w:tcPr>
          <w:p w14:paraId="083B7DF1" w14:textId="77777777" w:rsidR="00FB7F25" w:rsidRPr="001F44CF" w:rsidRDefault="00FB7F25" w:rsidP="00E032C7">
            <w:pPr>
              <w:suppressAutoHyphens w:val="0"/>
              <w:autoSpaceDN/>
              <w:spacing w:after="0" w:line="240" w:lineRule="auto"/>
              <w:jc w:val="center"/>
              <w:textAlignment w:val="auto"/>
              <w:rPr>
                <w:del w:id="825" w:author="Sulabh Sharma" w:date="2017-11-19T18:03:00Z"/>
                <w:rFonts w:eastAsia="Times New Roman"/>
                <w:color w:val="000000"/>
                <w:lang w:eastAsia="sv-SE"/>
                <w:rPrChange w:id="826" w:author="Koustubh Sharma" w:date="2017-11-19T18:05:00Z">
                  <w:rPr>
                    <w:del w:id="827" w:author="Sulabh Sharma" w:date="2017-11-19T18:03:00Z"/>
                    <w:rFonts w:eastAsia="Times New Roman"/>
                    <w:color w:val="000000"/>
                    <w:lang w:val="sv-SE" w:eastAsia="sv-SE"/>
                  </w:rPr>
                </w:rPrChange>
              </w:rPr>
            </w:pPr>
            <w:del w:id="828" w:author="Sulabh Sharma" w:date="2017-11-19T18:03:00Z">
              <w:r w:rsidRPr="001F44CF">
                <w:rPr>
                  <w:rFonts w:eastAsia="Times New Roman"/>
                  <w:color w:val="000000"/>
                  <w:lang w:eastAsia="sv-SE"/>
                  <w:rPrChange w:id="829" w:author="Koustubh Sharma" w:date="2017-11-19T18:05:00Z">
                    <w:rPr>
                      <w:rFonts w:eastAsia="Times New Roman"/>
                      <w:color w:val="000000"/>
                      <w:lang w:val="sv-SE" w:eastAsia="sv-SE"/>
                    </w:rPr>
                  </w:rPrChange>
                </w:rPr>
                <w:delText>5.1</w:delText>
              </w:r>
            </w:del>
          </w:p>
        </w:tc>
        <w:tc>
          <w:tcPr>
            <w:tcW w:w="962" w:type="dxa"/>
            <w:shd w:val="clear" w:color="auto" w:fill="auto"/>
            <w:noWrap/>
            <w:hideMark/>
          </w:tcPr>
          <w:p w14:paraId="6D5B28DE" w14:textId="77777777" w:rsidR="00FB7F25" w:rsidRPr="001F44CF" w:rsidRDefault="00FB7F25" w:rsidP="00E032C7">
            <w:pPr>
              <w:suppressAutoHyphens w:val="0"/>
              <w:autoSpaceDN/>
              <w:spacing w:after="0" w:line="240" w:lineRule="auto"/>
              <w:jc w:val="center"/>
              <w:textAlignment w:val="auto"/>
              <w:rPr>
                <w:del w:id="830" w:author="Sulabh Sharma" w:date="2017-11-19T18:03:00Z"/>
                <w:rFonts w:eastAsia="Times New Roman"/>
                <w:color w:val="000000"/>
                <w:lang w:eastAsia="sv-SE"/>
                <w:rPrChange w:id="831" w:author="Koustubh Sharma" w:date="2017-11-19T18:05:00Z">
                  <w:rPr>
                    <w:del w:id="832" w:author="Sulabh Sharma" w:date="2017-11-19T18:03:00Z"/>
                    <w:rFonts w:eastAsia="Times New Roman"/>
                    <w:color w:val="000000"/>
                    <w:lang w:val="sv-SE" w:eastAsia="sv-SE"/>
                  </w:rPr>
                </w:rPrChange>
              </w:rPr>
            </w:pPr>
            <w:del w:id="833" w:author="Sulabh Sharma" w:date="2017-11-19T18:03:00Z">
              <w:r w:rsidRPr="001F44CF">
                <w:rPr>
                  <w:rFonts w:eastAsia="Times New Roman"/>
                  <w:color w:val="000000"/>
                  <w:lang w:eastAsia="sv-SE"/>
                  <w:rPrChange w:id="834" w:author="Koustubh Sharma" w:date="2017-11-19T18:05:00Z">
                    <w:rPr>
                      <w:rFonts w:eastAsia="Times New Roman"/>
                      <w:color w:val="000000"/>
                      <w:lang w:val="sv-SE" w:eastAsia="sv-SE"/>
                    </w:rPr>
                  </w:rPrChange>
                </w:rPr>
                <w:delText>5.1</w:delText>
              </w:r>
            </w:del>
          </w:p>
        </w:tc>
        <w:tc>
          <w:tcPr>
            <w:tcW w:w="963" w:type="dxa"/>
            <w:shd w:val="clear" w:color="auto" w:fill="auto"/>
            <w:noWrap/>
            <w:hideMark/>
          </w:tcPr>
          <w:p w14:paraId="5D3BADD4" w14:textId="77777777" w:rsidR="00FB7F25" w:rsidRPr="001F44CF" w:rsidRDefault="00FB7F25" w:rsidP="00E032C7">
            <w:pPr>
              <w:suppressAutoHyphens w:val="0"/>
              <w:autoSpaceDN/>
              <w:spacing w:after="0" w:line="240" w:lineRule="auto"/>
              <w:jc w:val="center"/>
              <w:textAlignment w:val="auto"/>
              <w:rPr>
                <w:del w:id="835" w:author="Sulabh Sharma" w:date="2017-11-19T18:03:00Z"/>
                <w:rFonts w:eastAsia="Times New Roman"/>
                <w:color w:val="000000"/>
                <w:lang w:eastAsia="sv-SE"/>
                <w:rPrChange w:id="836" w:author="Koustubh Sharma" w:date="2017-11-19T18:05:00Z">
                  <w:rPr>
                    <w:del w:id="837" w:author="Sulabh Sharma" w:date="2017-11-19T18:03:00Z"/>
                    <w:rFonts w:eastAsia="Times New Roman"/>
                    <w:color w:val="000000"/>
                    <w:lang w:val="sv-SE" w:eastAsia="sv-SE"/>
                  </w:rPr>
                </w:rPrChange>
              </w:rPr>
            </w:pPr>
            <w:del w:id="838" w:author="Sulabh Sharma" w:date="2017-11-19T18:03:00Z">
              <w:r w:rsidRPr="001F44CF">
                <w:rPr>
                  <w:rFonts w:eastAsia="Times New Roman"/>
                  <w:color w:val="000000"/>
                  <w:lang w:eastAsia="sv-SE"/>
                  <w:rPrChange w:id="839" w:author="Koustubh Sharma" w:date="2017-11-19T18:05:00Z">
                    <w:rPr>
                      <w:rFonts w:eastAsia="Times New Roman"/>
                      <w:color w:val="000000"/>
                      <w:lang w:val="sv-SE" w:eastAsia="sv-SE"/>
                    </w:rPr>
                  </w:rPrChange>
                </w:rPr>
                <w:delText>2.6</w:delText>
              </w:r>
            </w:del>
          </w:p>
        </w:tc>
        <w:tc>
          <w:tcPr>
            <w:tcW w:w="963" w:type="dxa"/>
            <w:shd w:val="clear" w:color="auto" w:fill="auto"/>
            <w:noWrap/>
            <w:hideMark/>
          </w:tcPr>
          <w:p w14:paraId="55888E7B" w14:textId="77777777" w:rsidR="00FB7F25" w:rsidRPr="001F44CF" w:rsidRDefault="00FB7F25" w:rsidP="00E032C7">
            <w:pPr>
              <w:suppressAutoHyphens w:val="0"/>
              <w:autoSpaceDN/>
              <w:spacing w:after="0" w:line="240" w:lineRule="auto"/>
              <w:jc w:val="center"/>
              <w:textAlignment w:val="auto"/>
              <w:rPr>
                <w:del w:id="840" w:author="Sulabh Sharma" w:date="2017-11-19T18:03:00Z"/>
                <w:rFonts w:eastAsia="Times New Roman"/>
                <w:color w:val="000000"/>
                <w:lang w:eastAsia="sv-SE"/>
                <w:rPrChange w:id="841" w:author="Koustubh Sharma" w:date="2017-11-19T18:05:00Z">
                  <w:rPr>
                    <w:del w:id="842" w:author="Sulabh Sharma" w:date="2017-11-19T18:03:00Z"/>
                    <w:rFonts w:eastAsia="Times New Roman"/>
                    <w:color w:val="000000"/>
                    <w:lang w:val="sv-SE" w:eastAsia="sv-SE"/>
                  </w:rPr>
                </w:rPrChange>
              </w:rPr>
            </w:pPr>
            <w:del w:id="843" w:author="Sulabh Sharma" w:date="2017-11-19T18:03:00Z">
              <w:r w:rsidRPr="001F44CF">
                <w:rPr>
                  <w:rFonts w:eastAsia="Times New Roman"/>
                  <w:color w:val="000000"/>
                  <w:lang w:eastAsia="sv-SE"/>
                  <w:rPrChange w:id="844" w:author="Koustubh Sharma" w:date="2017-11-19T18:05:00Z">
                    <w:rPr>
                      <w:rFonts w:eastAsia="Times New Roman"/>
                      <w:color w:val="000000"/>
                      <w:lang w:val="sv-SE" w:eastAsia="sv-SE"/>
                    </w:rPr>
                  </w:rPrChange>
                </w:rPr>
                <w:delText>0.4</w:delText>
              </w:r>
            </w:del>
          </w:p>
        </w:tc>
        <w:tc>
          <w:tcPr>
            <w:tcW w:w="1416" w:type="dxa"/>
            <w:shd w:val="clear" w:color="auto" w:fill="auto"/>
            <w:noWrap/>
            <w:hideMark/>
          </w:tcPr>
          <w:p w14:paraId="72CEF72C" w14:textId="77777777" w:rsidR="00FB7F25" w:rsidRPr="001F44CF" w:rsidRDefault="00FB7F25" w:rsidP="00E032C7">
            <w:pPr>
              <w:suppressAutoHyphens w:val="0"/>
              <w:autoSpaceDN/>
              <w:spacing w:after="0" w:line="240" w:lineRule="auto"/>
              <w:jc w:val="center"/>
              <w:textAlignment w:val="auto"/>
              <w:rPr>
                <w:del w:id="845" w:author="Sulabh Sharma" w:date="2017-11-19T18:03:00Z"/>
                <w:rFonts w:eastAsia="Times New Roman"/>
                <w:color w:val="000000"/>
                <w:lang w:eastAsia="sv-SE"/>
                <w:rPrChange w:id="846" w:author="Koustubh Sharma" w:date="2017-11-19T18:05:00Z">
                  <w:rPr>
                    <w:del w:id="847" w:author="Sulabh Sharma" w:date="2017-11-19T18:03:00Z"/>
                    <w:rFonts w:eastAsia="Times New Roman"/>
                    <w:color w:val="000000"/>
                    <w:lang w:val="sv-SE" w:eastAsia="sv-SE"/>
                  </w:rPr>
                </w:rPrChange>
              </w:rPr>
            </w:pPr>
            <w:del w:id="848" w:author="Sulabh Sharma" w:date="2017-11-19T18:03:00Z">
              <w:r w:rsidRPr="001F44CF">
                <w:rPr>
                  <w:rFonts w:eastAsia="Times New Roman"/>
                  <w:color w:val="000000"/>
                  <w:lang w:eastAsia="sv-SE"/>
                  <w:rPrChange w:id="849" w:author="Koustubh Sharma" w:date="2017-11-19T18:05:00Z">
                    <w:rPr>
                      <w:rFonts w:eastAsia="Times New Roman"/>
                      <w:color w:val="000000"/>
                      <w:lang w:val="sv-SE" w:eastAsia="sv-SE"/>
                    </w:rPr>
                  </w:rPrChange>
                </w:rPr>
                <w:delText>0.2</w:delText>
              </w:r>
            </w:del>
          </w:p>
        </w:tc>
      </w:tr>
      <w:tr w:rsidR="00FB7F25" w:rsidRPr="00C663A6" w14:paraId="33A00A9E" w14:textId="77777777" w:rsidTr="00E032C7">
        <w:trPr>
          <w:trHeight w:val="300"/>
          <w:del w:id="850" w:author="Sulabh Sharma" w:date="2017-11-19T18:03:00Z"/>
        </w:trPr>
        <w:tc>
          <w:tcPr>
            <w:tcW w:w="1587" w:type="dxa"/>
            <w:vMerge/>
            <w:shd w:val="clear" w:color="auto" w:fill="auto"/>
            <w:hideMark/>
          </w:tcPr>
          <w:p w14:paraId="11024831" w14:textId="77777777" w:rsidR="00FB7F25" w:rsidRPr="001F44CF" w:rsidRDefault="00FB7F25" w:rsidP="00E032C7">
            <w:pPr>
              <w:suppressAutoHyphens w:val="0"/>
              <w:autoSpaceDN/>
              <w:spacing w:after="0" w:line="240" w:lineRule="auto"/>
              <w:jc w:val="center"/>
              <w:textAlignment w:val="auto"/>
              <w:rPr>
                <w:del w:id="851" w:author="Sulabh Sharma" w:date="2017-11-19T18:03:00Z"/>
                <w:rFonts w:eastAsia="Times New Roman"/>
                <w:b/>
                <w:color w:val="000000"/>
                <w:lang w:eastAsia="sv-SE"/>
                <w:rPrChange w:id="852" w:author="Koustubh Sharma" w:date="2017-11-19T18:05:00Z">
                  <w:rPr>
                    <w:del w:id="853" w:author="Sulabh Sharma" w:date="2017-11-19T18:03:00Z"/>
                    <w:rFonts w:eastAsia="Times New Roman"/>
                    <w:b/>
                    <w:color w:val="000000"/>
                    <w:lang w:val="sv-SE" w:eastAsia="sv-SE"/>
                  </w:rPr>
                </w:rPrChange>
              </w:rPr>
            </w:pPr>
          </w:p>
        </w:tc>
        <w:tc>
          <w:tcPr>
            <w:tcW w:w="1176" w:type="dxa"/>
            <w:shd w:val="clear" w:color="auto" w:fill="auto"/>
            <w:noWrap/>
            <w:hideMark/>
          </w:tcPr>
          <w:p w14:paraId="1F9836CD" w14:textId="77777777" w:rsidR="00FB7F25" w:rsidRPr="001F44CF" w:rsidRDefault="00FB7F25" w:rsidP="00E032C7">
            <w:pPr>
              <w:suppressAutoHyphens w:val="0"/>
              <w:autoSpaceDN/>
              <w:spacing w:after="0" w:line="240" w:lineRule="auto"/>
              <w:jc w:val="center"/>
              <w:textAlignment w:val="auto"/>
              <w:rPr>
                <w:del w:id="854" w:author="Sulabh Sharma" w:date="2017-11-19T18:03:00Z"/>
                <w:rFonts w:eastAsia="Times New Roman"/>
                <w:b/>
                <w:color w:val="000000"/>
                <w:lang w:eastAsia="sv-SE"/>
                <w:rPrChange w:id="855" w:author="Koustubh Sharma" w:date="2017-11-19T18:05:00Z">
                  <w:rPr>
                    <w:del w:id="856" w:author="Sulabh Sharma" w:date="2017-11-19T18:03:00Z"/>
                    <w:rFonts w:eastAsia="Times New Roman"/>
                    <w:b/>
                    <w:color w:val="000000"/>
                    <w:lang w:val="sv-SE" w:eastAsia="sv-SE"/>
                  </w:rPr>
                </w:rPrChange>
              </w:rPr>
            </w:pPr>
            <w:del w:id="857" w:author="Sulabh Sharma" w:date="2017-11-19T18:03:00Z">
              <w:r w:rsidRPr="001F44CF">
                <w:rPr>
                  <w:rFonts w:eastAsia="Times New Roman"/>
                  <w:b/>
                  <w:color w:val="000000"/>
                  <w:lang w:eastAsia="sv-SE"/>
                  <w:rPrChange w:id="858" w:author="Koustubh Sharma" w:date="2017-11-19T18:05:00Z">
                    <w:rPr>
                      <w:rFonts w:eastAsia="Times New Roman"/>
                      <w:b/>
                      <w:color w:val="000000"/>
                      <w:lang w:val="sv-SE" w:eastAsia="sv-SE"/>
                    </w:rPr>
                  </w:rPrChange>
                </w:rPr>
                <w:delText>Total Pdc</w:delText>
              </w:r>
            </w:del>
          </w:p>
        </w:tc>
        <w:tc>
          <w:tcPr>
            <w:tcW w:w="962" w:type="dxa"/>
            <w:shd w:val="clear" w:color="auto" w:fill="auto"/>
            <w:noWrap/>
            <w:hideMark/>
          </w:tcPr>
          <w:p w14:paraId="2D7B1663" w14:textId="77777777" w:rsidR="00FB7F25" w:rsidRPr="001F44CF" w:rsidRDefault="00FB7F25" w:rsidP="00E032C7">
            <w:pPr>
              <w:suppressAutoHyphens w:val="0"/>
              <w:autoSpaceDN/>
              <w:spacing w:after="0" w:line="240" w:lineRule="auto"/>
              <w:jc w:val="center"/>
              <w:textAlignment w:val="auto"/>
              <w:rPr>
                <w:del w:id="859" w:author="Sulabh Sharma" w:date="2017-11-19T18:03:00Z"/>
                <w:rFonts w:eastAsia="Times New Roman"/>
                <w:color w:val="000000"/>
                <w:lang w:eastAsia="sv-SE"/>
                <w:rPrChange w:id="860" w:author="Koustubh Sharma" w:date="2017-11-19T18:05:00Z">
                  <w:rPr>
                    <w:del w:id="861" w:author="Sulabh Sharma" w:date="2017-11-19T18:03:00Z"/>
                    <w:rFonts w:eastAsia="Times New Roman"/>
                    <w:color w:val="000000"/>
                    <w:lang w:val="sv-SE" w:eastAsia="sv-SE"/>
                  </w:rPr>
                </w:rPrChange>
              </w:rPr>
            </w:pPr>
            <w:del w:id="862" w:author="Sulabh Sharma" w:date="2017-11-19T18:03:00Z">
              <w:r w:rsidRPr="001F44CF">
                <w:rPr>
                  <w:rFonts w:eastAsia="Times New Roman"/>
                  <w:color w:val="000000"/>
                  <w:lang w:eastAsia="sv-SE"/>
                  <w:rPrChange w:id="863" w:author="Koustubh Sharma" w:date="2017-11-19T18:05:00Z">
                    <w:rPr>
                      <w:rFonts w:eastAsia="Times New Roman"/>
                      <w:color w:val="000000"/>
                      <w:lang w:val="sv-SE" w:eastAsia="sv-SE"/>
                    </w:rPr>
                  </w:rPrChange>
                </w:rPr>
                <w:delText>[W]</w:delText>
              </w:r>
            </w:del>
          </w:p>
        </w:tc>
        <w:tc>
          <w:tcPr>
            <w:tcW w:w="962" w:type="dxa"/>
            <w:shd w:val="clear" w:color="auto" w:fill="auto"/>
            <w:noWrap/>
            <w:hideMark/>
          </w:tcPr>
          <w:p w14:paraId="6616AB7B" w14:textId="77777777" w:rsidR="00FB7F25" w:rsidRPr="001F44CF" w:rsidRDefault="00FB7F25" w:rsidP="00E032C7">
            <w:pPr>
              <w:suppressAutoHyphens w:val="0"/>
              <w:autoSpaceDN/>
              <w:spacing w:after="0" w:line="240" w:lineRule="auto"/>
              <w:jc w:val="center"/>
              <w:textAlignment w:val="auto"/>
              <w:rPr>
                <w:del w:id="864" w:author="Sulabh Sharma" w:date="2017-11-19T18:03:00Z"/>
                <w:rFonts w:eastAsia="Times New Roman"/>
                <w:color w:val="000000"/>
                <w:lang w:eastAsia="sv-SE"/>
                <w:rPrChange w:id="865" w:author="Koustubh Sharma" w:date="2017-11-19T18:05:00Z">
                  <w:rPr>
                    <w:del w:id="866" w:author="Sulabh Sharma" w:date="2017-11-19T18:03:00Z"/>
                    <w:rFonts w:eastAsia="Times New Roman"/>
                    <w:color w:val="000000"/>
                    <w:lang w:val="sv-SE" w:eastAsia="sv-SE"/>
                  </w:rPr>
                </w:rPrChange>
              </w:rPr>
            </w:pPr>
            <w:del w:id="867" w:author="Sulabh Sharma" w:date="2017-11-19T18:03:00Z">
              <w:r w:rsidRPr="001F44CF">
                <w:rPr>
                  <w:rFonts w:eastAsia="Times New Roman"/>
                  <w:color w:val="000000"/>
                  <w:lang w:eastAsia="sv-SE"/>
                  <w:rPrChange w:id="868" w:author="Koustubh Sharma" w:date="2017-11-19T18:05:00Z">
                    <w:rPr>
                      <w:rFonts w:eastAsia="Times New Roman"/>
                      <w:color w:val="000000"/>
                      <w:lang w:val="sv-SE" w:eastAsia="sv-SE"/>
                    </w:rPr>
                  </w:rPrChange>
                </w:rPr>
                <w:delText>10.9</w:delText>
              </w:r>
            </w:del>
          </w:p>
        </w:tc>
        <w:tc>
          <w:tcPr>
            <w:tcW w:w="962" w:type="dxa"/>
            <w:shd w:val="clear" w:color="auto" w:fill="auto"/>
            <w:noWrap/>
            <w:hideMark/>
          </w:tcPr>
          <w:p w14:paraId="0EBD6D85" w14:textId="77777777" w:rsidR="00FB7F25" w:rsidRPr="001F44CF" w:rsidRDefault="00FB7F25" w:rsidP="00E032C7">
            <w:pPr>
              <w:suppressAutoHyphens w:val="0"/>
              <w:autoSpaceDN/>
              <w:spacing w:after="0" w:line="240" w:lineRule="auto"/>
              <w:jc w:val="center"/>
              <w:textAlignment w:val="auto"/>
              <w:rPr>
                <w:del w:id="869" w:author="Sulabh Sharma" w:date="2017-11-19T18:03:00Z"/>
                <w:rFonts w:eastAsia="Times New Roman"/>
                <w:color w:val="000000"/>
                <w:lang w:eastAsia="sv-SE"/>
                <w:rPrChange w:id="870" w:author="Koustubh Sharma" w:date="2017-11-19T18:05:00Z">
                  <w:rPr>
                    <w:del w:id="871" w:author="Sulabh Sharma" w:date="2017-11-19T18:03:00Z"/>
                    <w:rFonts w:eastAsia="Times New Roman"/>
                    <w:color w:val="000000"/>
                    <w:lang w:val="sv-SE" w:eastAsia="sv-SE"/>
                  </w:rPr>
                </w:rPrChange>
              </w:rPr>
            </w:pPr>
            <w:del w:id="872" w:author="Sulabh Sharma" w:date="2017-11-19T18:03:00Z">
              <w:r w:rsidRPr="001F44CF">
                <w:rPr>
                  <w:rFonts w:eastAsia="Times New Roman"/>
                  <w:color w:val="000000"/>
                  <w:lang w:eastAsia="sv-SE"/>
                  <w:rPrChange w:id="873" w:author="Koustubh Sharma" w:date="2017-11-19T18:05:00Z">
                    <w:rPr>
                      <w:rFonts w:eastAsia="Times New Roman"/>
                      <w:color w:val="000000"/>
                      <w:lang w:val="sv-SE" w:eastAsia="sv-SE"/>
                    </w:rPr>
                  </w:rPrChange>
                </w:rPr>
                <w:delText>10.9</w:delText>
              </w:r>
            </w:del>
          </w:p>
        </w:tc>
        <w:tc>
          <w:tcPr>
            <w:tcW w:w="963" w:type="dxa"/>
            <w:shd w:val="clear" w:color="auto" w:fill="auto"/>
            <w:noWrap/>
            <w:hideMark/>
          </w:tcPr>
          <w:p w14:paraId="141F4702" w14:textId="77777777" w:rsidR="00FB7F25" w:rsidRPr="001F44CF" w:rsidRDefault="00FB7F25" w:rsidP="00E032C7">
            <w:pPr>
              <w:suppressAutoHyphens w:val="0"/>
              <w:autoSpaceDN/>
              <w:spacing w:after="0" w:line="240" w:lineRule="auto"/>
              <w:jc w:val="center"/>
              <w:textAlignment w:val="auto"/>
              <w:rPr>
                <w:del w:id="874" w:author="Sulabh Sharma" w:date="2017-11-19T18:03:00Z"/>
                <w:rFonts w:eastAsia="Times New Roman"/>
                <w:color w:val="000000"/>
                <w:lang w:eastAsia="sv-SE"/>
                <w:rPrChange w:id="875" w:author="Koustubh Sharma" w:date="2017-11-19T18:05:00Z">
                  <w:rPr>
                    <w:del w:id="876" w:author="Sulabh Sharma" w:date="2017-11-19T18:03:00Z"/>
                    <w:rFonts w:eastAsia="Times New Roman"/>
                    <w:color w:val="000000"/>
                    <w:lang w:val="sv-SE" w:eastAsia="sv-SE"/>
                  </w:rPr>
                </w:rPrChange>
              </w:rPr>
            </w:pPr>
            <w:del w:id="877" w:author="Sulabh Sharma" w:date="2017-11-19T18:03:00Z">
              <w:r w:rsidRPr="001F44CF">
                <w:rPr>
                  <w:rFonts w:eastAsia="Times New Roman"/>
                  <w:color w:val="000000"/>
                  <w:lang w:eastAsia="sv-SE"/>
                  <w:rPrChange w:id="878" w:author="Koustubh Sharma" w:date="2017-11-19T18:05:00Z">
                    <w:rPr>
                      <w:rFonts w:eastAsia="Times New Roman"/>
                      <w:color w:val="000000"/>
                      <w:lang w:val="sv-SE" w:eastAsia="sv-SE"/>
                    </w:rPr>
                  </w:rPrChange>
                </w:rPr>
                <w:delText>5.4</w:delText>
              </w:r>
            </w:del>
          </w:p>
        </w:tc>
        <w:tc>
          <w:tcPr>
            <w:tcW w:w="963" w:type="dxa"/>
            <w:shd w:val="clear" w:color="auto" w:fill="auto"/>
            <w:noWrap/>
            <w:hideMark/>
          </w:tcPr>
          <w:p w14:paraId="0EF3DA57" w14:textId="77777777" w:rsidR="00FB7F25" w:rsidRPr="001F44CF" w:rsidRDefault="00FB7F25" w:rsidP="00E032C7">
            <w:pPr>
              <w:suppressAutoHyphens w:val="0"/>
              <w:autoSpaceDN/>
              <w:spacing w:after="0" w:line="240" w:lineRule="auto"/>
              <w:jc w:val="center"/>
              <w:textAlignment w:val="auto"/>
              <w:rPr>
                <w:del w:id="879" w:author="Sulabh Sharma" w:date="2017-11-19T18:03:00Z"/>
                <w:rFonts w:eastAsia="Times New Roman"/>
                <w:color w:val="000000"/>
                <w:lang w:eastAsia="sv-SE"/>
                <w:rPrChange w:id="880" w:author="Koustubh Sharma" w:date="2017-11-19T18:05:00Z">
                  <w:rPr>
                    <w:del w:id="881" w:author="Sulabh Sharma" w:date="2017-11-19T18:03:00Z"/>
                    <w:rFonts w:eastAsia="Times New Roman"/>
                    <w:color w:val="000000"/>
                    <w:lang w:val="sv-SE" w:eastAsia="sv-SE"/>
                  </w:rPr>
                </w:rPrChange>
              </w:rPr>
            </w:pPr>
            <w:del w:id="882" w:author="Sulabh Sharma" w:date="2017-11-19T18:03:00Z">
              <w:r w:rsidRPr="001F44CF">
                <w:rPr>
                  <w:rFonts w:eastAsia="Times New Roman"/>
                  <w:color w:val="000000"/>
                  <w:lang w:eastAsia="sv-SE"/>
                  <w:rPrChange w:id="883" w:author="Koustubh Sharma" w:date="2017-11-19T18:05:00Z">
                    <w:rPr>
                      <w:rFonts w:eastAsia="Times New Roman"/>
                      <w:color w:val="000000"/>
                      <w:lang w:val="sv-SE" w:eastAsia="sv-SE"/>
                    </w:rPr>
                  </w:rPrChange>
                </w:rPr>
                <w:delText>0.7</w:delText>
              </w:r>
            </w:del>
          </w:p>
        </w:tc>
        <w:tc>
          <w:tcPr>
            <w:tcW w:w="1416" w:type="dxa"/>
            <w:shd w:val="clear" w:color="auto" w:fill="auto"/>
            <w:noWrap/>
            <w:hideMark/>
          </w:tcPr>
          <w:p w14:paraId="3C0C0170" w14:textId="77777777" w:rsidR="00FB7F25" w:rsidRPr="001F44CF" w:rsidRDefault="00FB7F25" w:rsidP="00E032C7">
            <w:pPr>
              <w:suppressAutoHyphens w:val="0"/>
              <w:autoSpaceDN/>
              <w:spacing w:after="0" w:line="240" w:lineRule="auto"/>
              <w:jc w:val="center"/>
              <w:textAlignment w:val="auto"/>
              <w:rPr>
                <w:del w:id="884" w:author="Sulabh Sharma" w:date="2017-11-19T18:03:00Z"/>
                <w:rFonts w:eastAsia="Times New Roman"/>
                <w:color w:val="000000"/>
                <w:lang w:eastAsia="sv-SE"/>
                <w:rPrChange w:id="885" w:author="Koustubh Sharma" w:date="2017-11-19T18:05:00Z">
                  <w:rPr>
                    <w:del w:id="886" w:author="Sulabh Sharma" w:date="2017-11-19T18:03:00Z"/>
                    <w:rFonts w:eastAsia="Times New Roman"/>
                    <w:color w:val="000000"/>
                    <w:lang w:val="sv-SE" w:eastAsia="sv-SE"/>
                  </w:rPr>
                </w:rPrChange>
              </w:rPr>
            </w:pPr>
            <w:del w:id="887" w:author="Sulabh Sharma" w:date="2017-11-19T18:03:00Z">
              <w:r w:rsidRPr="001F44CF">
                <w:rPr>
                  <w:rFonts w:eastAsia="Times New Roman"/>
                  <w:color w:val="000000"/>
                  <w:lang w:eastAsia="sv-SE"/>
                  <w:rPrChange w:id="888" w:author="Koustubh Sharma" w:date="2017-11-19T18:05:00Z">
                    <w:rPr>
                      <w:rFonts w:eastAsia="Times New Roman"/>
                      <w:color w:val="000000"/>
                      <w:lang w:val="sv-SE" w:eastAsia="sv-SE"/>
                    </w:rPr>
                  </w:rPrChange>
                </w:rPr>
                <w:delText>0.4</w:delText>
              </w:r>
            </w:del>
          </w:p>
        </w:tc>
      </w:tr>
      <w:tr w:rsidR="00FB7F25" w:rsidRPr="00C663A6" w14:paraId="3B5BE1D9" w14:textId="77777777" w:rsidTr="00E032C7">
        <w:trPr>
          <w:trHeight w:val="300"/>
          <w:del w:id="889" w:author="Sulabh Sharma" w:date="2017-11-19T18:03:00Z"/>
        </w:trPr>
        <w:tc>
          <w:tcPr>
            <w:tcW w:w="1587" w:type="dxa"/>
            <w:shd w:val="clear" w:color="auto" w:fill="auto"/>
            <w:noWrap/>
            <w:hideMark/>
          </w:tcPr>
          <w:p w14:paraId="1DC41C94" w14:textId="77777777" w:rsidR="00FB7F25" w:rsidRPr="001F44CF" w:rsidRDefault="00FB7F25" w:rsidP="00E032C7">
            <w:pPr>
              <w:suppressAutoHyphens w:val="0"/>
              <w:autoSpaceDN/>
              <w:spacing w:after="0" w:line="240" w:lineRule="auto"/>
              <w:jc w:val="center"/>
              <w:textAlignment w:val="auto"/>
              <w:rPr>
                <w:del w:id="890" w:author="Sulabh Sharma" w:date="2017-11-19T18:03:00Z"/>
                <w:rFonts w:eastAsia="Times New Roman"/>
                <w:b/>
                <w:color w:val="000000"/>
                <w:lang w:eastAsia="sv-SE"/>
                <w:rPrChange w:id="891" w:author="Koustubh Sharma" w:date="2017-11-19T18:05:00Z">
                  <w:rPr>
                    <w:del w:id="892" w:author="Sulabh Sharma" w:date="2017-11-19T18:03:00Z"/>
                    <w:rFonts w:eastAsia="Times New Roman"/>
                    <w:b/>
                    <w:color w:val="000000"/>
                    <w:lang w:val="sv-SE" w:eastAsia="sv-SE"/>
                  </w:rPr>
                </w:rPrChange>
              </w:rPr>
            </w:pPr>
          </w:p>
        </w:tc>
        <w:tc>
          <w:tcPr>
            <w:tcW w:w="1176" w:type="dxa"/>
            <w:shd w:val="clear" w:color="auto" w:fill="auto"/>
            <w:noWrap/>
            <w:hideMark/>
          </w:tcPr>
          <w:p w14:paraId="078910B1" w14:textId="77777777" w:rsidR="00FB7F25" w:rsidRPr="001F44CF" w:rsidRDefault="00FB7F25" w:rsidP="00E032C7">
            <w:pPr>
              <w:suppressAutoHyphens w:val="0"/>
              <w:autoSpaceDN/>
              <w:spacing w:after="0" w:line="240" w:lineRule="auto"/>
              <w:jc w:val="center"/>
              <w:textAlignment w:val="auto"/>
              <w:rPr>
                <w:del w:id="893" w:author="Sulabh Sharma" w:date="2017-11-19T18:03:00Z"/>
                <w:rFonts w:ascii="Times New Roman" w:eastAsia="Times New Roman" w:hAnsi="Times New Roman"/>
                <w:b/>
                <w:sz w:val="20"/>
                <w:szCs w:val="20"/>
                <w:lang w:eastAsia="sv-SE"/>
                <w:rPrChange w:id="894" w:author="Koustubh Sharma" w:date="2017-11-19T18:05:00Z">
                  <w:rPr>
                    <w:del w:id="895" w:author="Sulabh Sharma" w:date="2017-11-19T18:03:00Z"/>
                    <w:rFonts w:ascii="Times New Roman" w:eastAsia="Times New Roman" w:hAnsi="Times New Roman"/>
                    <w:b/>
                    <w:sz w:val="20"/>
                    <w:szCs w:val="20"/>
                    <w:lang w:val="sv-SE" w:eastAsia="sv-SE"/>
                  </w:rPr>
                </w:rPrChange>
              </w:rPr>
            </w:pPr>
          </w:p>
        </w:tc>
        <w:tc>
          <w:tcPr>
            <w:tcW w:w="962" w:type="dxa"/>
            <w:shd w:val="clear" w:color="auto" w:fill="auto"/>
            <w:noWrap/>
            <w:hideMark/>
          </w:tcPr>
          <w:p w14:paraId="30520F3F" w14:textId="77777777" w:rsidR="00FB7F25" w:rsidRPr="001F44CF" w:rsidRDefault="00FB7F25" w:rsidP="00E032C7">
            <w:pPr>
              <w:suppressAutoHyphens w:val="0"/>
              <w:autoSpaceDN/>
              <w:spacing w:after="0" w:line="240" w:lineRule="auto"/>
              <w:jc w:val="center"/>
              <w:textAlignment w:val="auto"/>
              <w:rPr>
                <w:del w:id="896" w:author="Sulabh Sharma" w:date="2017-11-19T18:03:00Z"/>
                <w:rFonts w:ascii="Times New Roman" w:eastAsia="Times New Roman" w:hAnsi="Times New Roman"/>
                <w:sz w:val="20"/>
                <w:szCs w:val="20"/>
                <w:lang w:eastAsia="sv-SE"/>
                <w:rPrChange w:id="897" w:author="Koustubh Sharma" w:date="2017-11-19T18:05:00Z">
                  <w:rPr>
                    <w:del w:id="898" w:author="Sulabh Sharma" w:date="2017-11-19T18:03:00Z"/>
                    <w:rFonts w:ascii="Times New Roman" w:eastAsia="Times New Roman" w:hAnsi="Times New Roman"/>
                    <w:sz w:val="20"/>
                    <w:szCs w:val="20"/>
                    <w:lang w:val="sv-SE" w:eastAsia="sv-SE"/>
                  </w:rPr>
                </w:rPrChange>
              </w:rPr>
            </w:pPr>
          </w:p>
        </w:tc>
        <w:tc>
          <w:tcPr>
            <w:tcW w:w="962" w:type="dxa"/>
            <w:shd w:val="clear" w:color="auto" w:fill="auto"/>
            <w:noWrap/>
            <w:hideMark/>
          </w:tcPr>
          <w:p w14:paraId="571FBF86" w14:textId="77777777" w:rsidR="00FB7F25" w:rsidRPr="001F44CF" w:rsidRDefault="00FB7F25" w:rsidP="00E032C7">
            <w:pPr>
              <w:suppressAutoHyphens w:val="0"/>
              <w:autoSpaceDN/>
              <w:spacing w:after="0" w:line="240" w:lineRule="auto"/>
              <w:jc w:val="center"/>
              <w:textAlignment w:val="auto"/>
              <w:rPr>
                <w:del w:id="899" w:author="Sulabh Sharma" w:date="2017-11-19T18:03:00Z"/>
                <w:rFonts w:ascii="Times New Roman" w:eastAsia="Times New Roman" w:hAnsi="Times New Roman"/>
                <w:sz w:val="20"/>
                <w:szCs w:val="20"/>
                <w:lang w:eastAsia="sv-SE"/>
                <w:rPrChange w:id="900" w:author="Koustubh Sharma" w:date="2017-11-19T18:05:00Z">
                  <w:rPr>
                    <w:del w:id="901" w:author="Sulabh Sharma" w:date="2017-11-19T18:03:00Z"/>
                    <w:rFonts w:ascii="Times New Roman" w:eastAsia="Times New Roman" w:hAnsi="Times New Roman"/>
                    <w:sz w:val="20"/>
                    <w:szCs w:val="20"/>
                    <w:lang w:val="sv-SE" w:eastAsia="sv-SE"/>
                  </w:rPr>
                </w:rPrChange>
              </w:rPr>
            </w:pPr>
          </w:p>
        </w:tc>
        <w:tc>
          <w:tcPr>
            <w:tcW w:w="962" w:type="dxa"/>
            <w:shd w:val="clear" w:color="auto" w:fill="auto"/>
            <w:noWrap/>
            <w:hideMark/>
          </w:tcPr>
          <w:p w14:paraId="78035723" w14:textId="77777777" w:rsidR="00FB7F25" w:rsidRPr="001F44CF" w:rsidRDefault="00FB7F25" w:rsidP="00E032C7">
            <w:pPr>
              <w:suppressAutoHyphens w:val="0"/>
              <w:autoSpaceDN/>
              <w:spacing w:after="0" w:line="240" w:lineRule="auto"/>
              <w:jc w:val="center"/>
              <w:textAlignment w:val="auto"/>
              <w:rPr>
                <w:del w:id="902" w:author="Sulabh Sharma" w:date="2017-11-19T18:03:00Z"/>
                <w:rFonts w:ascii="Times New Roman" w:eastAsia="Times New Roman" w:hAnsi="Times New Roman"/>
                <w:sz w:val="20"/>
                <w:szCs w:val="20"/>
                <w:lang w:eastAsia="sv-SE"/>
                <w:rPrChange w:id="903" w:author="Koustubh Sharma" w:date="2017-11-19T18:05:00Z">
                  <w:rPr>
                    <w:del w:id="904" w:author="Sulabh Sharma" w:date="2017-11-19T18:03:00Z"/>
                    <w:rFonts w:ascii="Times New Roman" w:eastAsia="Times New Roman" w:hAnsi="Times New Roman"/>
                    <w:sz w:val="20"/>
                    <w:szCs w:val="20"/>
                    <w:lang w:val="sv-SE" w:eastAsia="sv-SE"/>
                  </w:rPr>
                </w:rPrChange>
              </w:rPr>
            </w:pPr>
          </w:p>
        </w:tc>
        <w:tc>
          <w:tcPr>
            <w:tcW w:w="963" w:type="dxa"/>
            <w:shd w:val="clear" w:color="auto" w:fill="auto"/>
            <w:noWrap/>
            <w:hideMark/>
          </w:tcPr>
          <w:p w14:paraId="3332C34A" w14:textId="77777777" w:rsidR="00FB7F25" w:rsidRPr="001F44CF" w:rsidRDefault="00FB7F25" w:rsidP="00E032C7">
            <w:pPr>
              <w:suppressAutoHyphens w:val="0"/>
              <w:autoSpaceDN/>
              <w:spacing w:after="0" w:line="240" w:lineRule="auto"/>
              <w:jc w:val="center"/>
              <w:textAlignment w:val="auto"/>
              <w:rPr>
                <w:del w:id="905" w:author="Sulabh Sharma" w:date="2017-11-19T18:03:00Z"/>
                <w:rFonts w:ascii="Times New Roman" w:eastAsia="Times New Roman" w:hAnsi="Times New Roman"/>
                <w:sz w:val="20"/>
                <w:szCs w:val="20"/>
                <w:lang w:eastAsia="sv-SE"/>
                <w:rPrChange w:id="906" w:author="Koustubh Sharma" w:date="2017-11-19T18:05:00Z">
                  <w:rPr>
                    <w:del w:id="907" w:author="Sulabh Sharma" w:date="2017-11-19T18:03:00Z"/>
                    <w:rFonts w:ascii="Times New Roman" w:eastAsia="Times New Roman" w:hAnsi="Times New Roman"/>
                    <w:sz w:val="20"/>
                    <w:szCs w:val="20"/>
                    <w:lang w:val="sv-SE" w:eastAsia="sv-SE"/>
                  </w:rPr>
                </w:rPrChange>
              </w:rPr>
            </w:pPr>
          </w:p>
        </w:tc>
        <w:tc>
          <w:tcPr>
            <w:tcW w:w="963" w:type="dxa"/>
            <w:shd w:val="clear" w:color="auto" w:fill="auto"/>
            <w:noWrap/>
            <w:hideMark/>
          </w:tcPr>
          <w:p w14:paraId="3D7AC52D" w14:textId="77777777" w:rsidR="00FB7F25" w:rsidRPr="001F44CF" w:rsidRDefault="00FB7F25" w:rsidP="00E032C7">
            <w:pPr>
              <w:suppressAutoHyphens w:val="0"/>
              <w:autoSpaceDN/>
              <w:spacing w:after="0" w:line="240" w:lineRule="auto"/>
              <w:jc w:val="center"/>
              <w:textAlignment w:val="auto"/>
              <w:rPr>
                <w:del w:id="908" w:author="Sulabh Sharma" w:date="2017-11-19T18:03:00Z"/>
                <w:rFonts w:ascii="Times New Roman" w:eastAsia="Times New Roman" w:hAnsi="Times New Roman"/>
                <w:sz w:val="20"/>
                <w:szCs w:val="20"/>
                <w:lang w:eastAsia="sv-SE"/>
                <w:rPrChange w:id="909" w:author="Koustubh Sharma" w:date="2017-11-19T18:05:00Z">
                  <w:rPr>
                    <w:del w:id="910" w:author="Sulabh Sharma" w:date="2017-11-19T18:03:00Z"/>
                    <w:rFonts w:ascii="Times New Roman" w:eastAsia="Times New Roman" w:hAnsi="Times New Roman"/>
                    <w:sz w:val="20"/>
                    <w:szCs w:val="20"/>
                    <w:lang w:val="sv-SE" w:eastAsia="sv-SE"/>
                  </w:rPr>
                </w:rPrChange>
              </w:rPr>
            </w:pPr>
          </w:p>
        </w:tc>
        <w:tc>
          <w:tcPr>
            <w:tcW w:w="1416" w:type="dxa"/>
            <w:shd w:val="clear" w:color="auto" w:fill="auto"/>
            <w:noWrap/>
            <w:hideMark/>
          </w:tcPr>
          <w:p w14:paraId="29EB1A47" w14:textId="77777777" w:rsidR="00FB7F25" w:rsidRPr="001F44CF" w:rsidRDefault="00FB7F25" w:rsidP="00E032C7">
            <w:pPr>
              <w:suppressAutoHyphens w:val="0"/>
              <w:autoSpaceDN/>
              <w:spacing w:after="0" w:line="240" w:lineRule="auto"/>
              <w:jc w:val="center"/>
              <w:textAlignment w:val="auto"/>
              <w:rPr>
                <w:del w:id="911" w:author="Sulabh Sharma" w:date="2017-11-19T18:03:00Z"/>
                <w:rFonts w:ascii="Times New Roman" w:eastAsia="Times New Roman" w:hAnsi="Times New Roman"/>
                <w:sz w:val="20"/>
                <w:szCs w:val="20"/>
                <w:lang w:eastAsia="sv-SE"/>
                <w:rPrChange w:id="912" w:author="Koustubh Sharma" w:date="2017-11-19T18:05:00Z">
                  <w:rPr>
                    <w:del w:id="913" w:author="Sulabh Sharma" w:date="2017-11-19T18:03:00Z"/>
                    <w:rFonts w:ascii="Times New Roman" w:eastAsia="Times New Roman" w:hAnsi="Times New Roman"/>
                    <w:sz w:val="20"/>
                    <w:szCs w:val="20"/>
                    <w:lang w:val="sv-SE" w:eastAsia="sv-SE"/>
                  </w:rPr>
                </w:rPrChange>
              </w:rPr>
            </w:pPr>
          </w:p>
        </w:tc>
      </w:tr>
      <w:tr w:rsidR="00FB7F25" w:rsidRPr="00C663A6" w14:paraId="04A7D596" w14:textId="77777777" w:rsidTr="00E032C7">
        <w:trPr>
          <w:trHeight w:val="900"/>
          <w:del w:id="914" w:author="Sulabh Sharma" w:date="2017-11-19T18:03:00Z"/>
        </w:trPr>
        <w:tc>
          <w:tcPr>
            <w:tcW w:w="1587" w:type="dxa"/>
            <w:vMerge w:val="restart"/>
            <w:shd w:val="clear" w:color="auto" w:fill="auto"/>
            <w:noWrap/>
            <w:hideMark/>
          </w:tcPr>
          <w:p w14:paraId="4EF40352" w14:textId="77777777" w:rsidR="00FB7F25" w:rsidRPr="001F44CF" w:rsidRDefault="00FB7F25" w:rsidP="00E032C7">
            <w:pPr>
              <w:suppressAutoHyphens w:val="0"/>
              <w:autoSpaceDN/>
              <w:spacing w:after="0" w:line="240" w:lineRule="auto"/>
              <w:jc w:val="center"/>
              <w:textAlignment w:val="auto"/>
              <w:rPr>
                <w:del w:id="915" w:author="Sulabh Sharma" w:date="2017-11-19T18:03:00Z"/>
                <w:rFonts w:eastAsia="Times New Roman"/>
                <w:b/>
                <w:color w:val="000000"/>
                <w:lang w:eastAsia="sv-SE"/>
                <w:rPrChange w:id="916" w:author="Koustubh Sharma" w:date="2017-11-19T18:05:00Z">
                  <w:rPr>
                    <w:del w:id="917" w:author="Sulabh Sharma" w:date="2017-11-19T18:03:00Z"/>
                    <w:rFonts w:eastAsia="Times New Roman"/>
                    <w:b/>
                    <w:color w:val="000000"/>
                    <w:lang w:val="sv-SE" w:eastAsia="sv-SE"/>
                  </w:rPr>
                </w:rPrChange>
              </w:rPr>
            </w:pPr>
            <w:del w:id="918" w:author="Sulabh Sharma" w:date="2017-11-19T18:03:00Z">
              <w:r w:rsidRPr="001F44CF">
                <w:rPr>
                  <w:rFonts w:eastAsia="Times New Roman"/>
                  <w:b/>
                  <w:color w:val="000000"/>
                  <w:lang w:eastAsia="sv-SE"/>
                  <w:rPrChange w:id="919" w:author="Koustubh Sharma" w:date="2017-11-19T18:05:00Z">
                    <w:rPr>
                      <w:rFonts w:eastAsia="Times New Roman"/>
                      <w:b/>
                      <w:color w:val="000000"/>
                      <w:lang w:val="sv-SE" w:eastAsia="sv-SE"/>
                    </w:rPr>
                  </w:rPrChange>
                </w:rPr>
                <w:delText>BB</w:delText>
              </w:r>
            </w:del>
          </w:p>
        </w:tc>
        <w:tc>
          <w:tcPr>
            <w:tcW w:w="1176" w:type="dxa"/>
            <w:shd w:val="clear" w:color="auto" w:fill="auto"/>
            <w:hideMark/>
          </w:tcPr>
          <w:p w14:paraId="02303131" w14:textId="77777777" w:rsidR="00FB7F25" w:rsidRPr="001F44CF" w:rsidRDefault="00FB7F25" w:rsidP="00E032C7">
            <w:pPr>
              <w:suppressAutoHyphens w:val="0"/>
              <w:autoSpaceDN/>
              <w:spacing w:after="0" w:line="240" w:lineRule="auto"/>
              <w:jc w:val="center"/>
              <w:textAlignment w:val="auto"/>
              <w:rPr>
                <w:del w:id="920" w:author="Sulabh Sharma" w:date="2017-11-19T18:03:00Z"/>
                <w:rFonts w:eastAsia="Times New Roman"/>
                <w:b/>
                <w:color w:val="231F20"/>
                <w:lang w:eastAsia="sv-SE"/>
                <w:rPrChange w:id="921" w:author="Koustubh Sharma" w:date="2017-11-19T18:05:00Z">
                  <w:rPr>
                    <w:del w:id="922" w:author="Sulabh Sharma" w:date="2017-11-19T18:03:00Z"/>
                    <w:rFonts w:eastAsia="Times New Roman"/>
                    <w:b/>
                    <w:color w:val="231F20"/>
                    <w:lang w:val="sv-SE" w:eastAsia="sv-SE"/>
                  </w:rPr>
                </w:rPrChange>
              </w:rPr>
            </w:pPr>
            <w:del w:id="923" w:author="Sulabh Sharma" w:date="2017-11-19T18:03:00Z">
              <w:r w:rsidRPr="001F44CF">
                <w:rPr>
                  <w:rFonts w:eastAsia="Times New Roman"/>
                  <w:b/>
                  <w:color w:val="231F20"/>
                  <w:lang w:eastAsia="sv-SE"/>
                  <w:rPrChange w:id="924" w:author="Koustubh Sharma" w:date="2017-11-19T18:05:00Z">
                    <w:rPr>
                      <w:rFonts w:eastAsia="Times New Roman"/>
                      <w:b/>
                      <w:color w:val="231F20"/>
                      <w:lang w:val="sv-SE" w:eastAsia="sv-SE"/>
                    </w:rPr>
                  </w:rPrChange>
                </w:rPr>
                <w:delText>Radio [inner rx/tx]</w:delText>
              </w:r>
            </w:del>
          </w:p>
        </w:tc>
        <w:tc>
          <w:tcPr>
            <w:tcW w:w="962" w:type="dxa"/>
            <w:shd w:val="clear" w:color="auto" w:fill="auto"/>
            <w:noWrap/>
            <w:hideMark/>
          </w:tcPr>
          <w:p w14:paraId="0DDBD475" w14:textId="77777777" w:rsidR="00FB7F25" w:rsidRPr="001F44CF" w:rsidRDefault="00FB7F25" w:rsidP="00E032C7">
            <w:pPr>
              <w:suppressAutoHyphens w:val="0"/>
              <w:autoSpaceDN/>
              <w:spacing w:after="0" w:line="240" w:lineRule="auto"/>
              <w:jc w:val="center"/>
              <w:textAlignment w:val="auto"/>
              <w:rPr>
                <w:del w:id="925" w:author="Sulabh Sharma" w:date="2017-11-19T18:03:00Z"/>
                <w:rFonts w:eastAsia="Times New Roman"/>
                <w:color w:val="000000"/>
                <w:lang w:eastAsia="sv-SE"/>
                <w:rPrChange w:id="926" w:author="Koustubh Sharma" w:date="2017-11-19T18:05:00Z">
                  <w:rPr>
                    <w:del w:id="927" w:author="Sulabh Sharma" w:date="2017-11-19T18:03:00Z"/>
                    <w:rFonts w:eastAsia="Times New Roman"/>
                    <w:color w:val="000000"/>
                    <w:lang w:val="sv-SE" w:eastAsia="sv-SE"/>
                  </w:rPr>
                </w:rPrChange>
              </w:rPr>
            </w:pPr>
            <w:del w:id="928" w:author="Sulabh Sharma" w:date="2017-11-19T18:03:00Z">
              <w:r w:rsidRPr="001F44CF">
                <w:rPr>
                  <w:rFonts w:eastAsia="Times New Roman"/>
                  <w:color w:val="000000"/>
                  <w:lang w:eastAsia="sv-SE"/>
                  <w:rPrChange w:id="929" w:author="Koustubh Sharma" w:date="2017-11-19T18:05:00Z">
                    <w:rPr>
                      <w:rFonts w:eastAsia="Times New Roman"/>
                      <w:color w:val="000000"/>
                      <w:lang w:val="sv-SE" w:eastAsia="sv-SE"/>
                    </w:rPr>
                  </w:rPrChange>
                </w:rPr>
                <w:delText>[W]</w:delText>
              </w:r>
            </w:del>
          </w:p>
        </w:tc>
        <w:tc>
          <w:tcPr>
            <w:tcW w:w="962" w:type="dxa"/>
            <w:shd w:val="clear" w:color="auto" w:fill="auto"/>
            <w:noWrap/>
            <w:hideMark/>
          </w:tcPr>
          <w:p w14:paraId="45725410" w14:textId="77777777" w:rsidR="00FB7F25" w:rsidRPr="001F44CF" w:rsidRDefault="00FB7F25" w:rsidP="00E032C7">
            <w:pPr>
              <w:suppressAutoHyphens w:val="0"/>
              <w:autoSpaceDN/>
              <w:spacing w:after="0" w:line="240" w:lineRule="auto"/>
              <w:jc w:val="center"/>
              <w:textAlignment w:val="auto"/>
              <w:rPr>
                <w:del w:id="930" w:author="Sulabh Sharma" w:date="2017-11-19T18:03:00Z"/>
                <w:rFonts w:eastAsia="Times New Roman"/>
                <w:color w:val="000000"/>
                <w:lang w:eastAsia="sv-SE"/>
                <w:rPrChange w:id="931" w:author="Koustubh Sharma" w:date="2017-11-19T18:05:00Z">
                  <w:rPr>
                    <w:del w:id="932" w:author="Sulabh Sharma" w:date="2017-11-19T18:03:00Z"/>
                    <w:rFonts w:eastAsia="Times New Roman"/>
                    <w:color w:val="000000"/>
                    <w:lang w:val="sv-SE" w:eastAsia="sv-SE"/>
                  </w:rPr>
                </w:rPrChange>
              </w:rPr>
            </w:pPr>
            <w:del w:id="933" w:author="Sulabh Sharma" w:date="2017-11-19T18:03:00Z">
              <w:r w:rsidRPr="001F44CF">
                <w:rPr>
                  <w:rFonts w:eastAsia="Times New Roman"/>
                  <w:color w:val="000000"/>
                  <w:lang w:eastAsia="sv-SE"/>
                  <w:rPrChange w:id="934" w:author="Koustubh Sharma" w:date="2017-11-19T18:05:00Z">
                    <w:rPr>
                      <w:rFonts w:eastAsia="Times New Roman"/>
                      <w:color w:val="000000"/>
                      <w:lang w:val="sv-SE" w:eastAsia="sv-SE"/>
                    </w:rPr>
                  </w:rPrChange>
                </w:rPr>
                <w:delText>5.4</w:delText>
              </w:r>
            </w:del>
          </w:p>
        </w:tc>
        <w:tc>
          <w:tcPr>
            <w:tcW w:w="962" w:type="dxa"/>
            <w:shd w:val="clear" w:color="auto" w:fill="auto"/>
            <w:noWrap/>
            <w:hideMark/>
          </w:tcPr>
          <w:p w14:paraId="4E0FC633" w14:textId="77777777" w:rsidR="00FB7F25" w:rsidRPr="001F44CF" w:rsidRDefault="00FB7F25" w:rsidP="00E032C7">
            <w:pPr>
              <w:suppressAutoHyphens w:val="0"/>
              <w:autoSpaceDN/>
              <w:spacing w:after="0" w:line="240" w:lineRule="auto"/>
              <w:jc w:val="center"/>
              <w:textAlignment w:val="auto"/>
              <w:rPr>
                <w:del w:id="935" w:author="Sulabh Sharma" w:date="2017-11-19T18:03:00Z"/>
                <w:rFonts w:eastAsia="Times New Roman"/>
                <w:color w:val="000000"/>
                <w:lang w:eastAsia="sv-SE"/>
                <w:rPrChange w:id="936" w:author="Koustubh Sharma" w:date="2017-11-19T18:05:00Z">
                  <w:rPr>
                    <w:del w:id="937" w:author="Sulabh Sharma" w:date="2017-11-19T18:03:00Z"/>
                    <w:rFonts w:eastAsia="Times New Roman"/>
                    <w:color w:val="000000"/>
                    <w:lang w:val="sv-SE" w:eastAsia="sv-SE"/>
                  </w:rPr>
                </w:rPrChange>
              </w:rPr>
            </w:pPr>
            <w:del w:id="938" w:author="Sulabh Sharma" w:date="2017-11-19T18:03:00Z">
              <w:r w:rsidRPr="001F44CF">
                <w:rPr>
                  <w:rFonts w:eastAsia="Times New Roman"/>
                  <w:color w:val="000000"/>
                  <w:lang w:eastAsia="sv-SE"/>
                  <w:rPrChange w:id="939" w:author="Koustubh Sharma" w:date="2017-11-19T18:05:00Z">
                    <w:rPr>
                      <w:rFonts w:eastAsia="Times New Roman"/>
                      <w:color w:val="000000"/>
                      <w:lang w:val="sv-SE" w:eastAsia="sv-SE"/>
                    </w:rPr>
                  </w:rPrChange>
                </w:rPr>
                <w:delText>5.4</w:delText>
              </w:r>
            </w:del>
          </w:p>
        </w:tc>
        <w:tc>
          <w:tcPr>
            <w:tcW w:w="963" w:type="dxa"/>
            <w:shd w:val="clear" w:color="auto" w:fill="auto"/>
            <w:noWrap/>
            <w:hideMark/>
          </w:tcPr>
          <w:p w14:paraId="4E336AF1" w14:textId="77777777" w:rsidR="00FB7F25" w:rsidRPr="001F44CF" w:rsidRDefault="00FB7F25" w:rsidP="00E032C7">
            <w:pPr>
              <w:suppressAutoHyphens w:val="0"/>
              <w:autoSpaceDN/>
              <w:spacing w:after="0" w:line="240" w:lineRule="auto"/>
              <w:jc w:val="center"/>
              <w:textAlignment w:val="auto"/>
              <w:rPr>
                <w:del w:id="940" w:author="Sulabh Sharma" w:date="2017-11-19T18:03:00Z"/>
                <w:rFonts w:eastAsia="Times New Roman"/>
                <w:color w:val="000000"/>
                <w:lang w:eastAsia="sv-SE"/>
                <w:rPrChange w:id="941" w:author="Koustubh Sharma" w:date="2017-11-19T18:05:00Z">
                  <w:rPr>
                    <w:del w:id="942" w:author="Sulabh Sharma" w:date="2017-11-19T18:03:00Z"/>
                    <w:rFonts w:eastAsia="Times New Roman"/>
                    <w:color w:val="000000"/>
                    <w:lang w:val="sv-SE" w:eastAsia="sv-SE"/>
                  </w:rPr>
                </w:rPrChange>
              </w:rPr>
            </w:pPr>
            <w:del w:id="943" w:author="Sulabh Sharma" w:date="2017-11-19T18:03:00Z">
              <w:r w:rsidRPr="001F44CF">
                <w:rPr>
                  <w:rFonts w:eastAsia="Times New Roman"/>
                  <w:color w:val="000000"/>
                  <w:lang w:eastAsia="sv-SE"/>
                  <w:rPrChange w:id="944" w:author="Koustubh Sharma" w:date="2017-11-19T18:05:00Z">
                    <w:rPr>
                      <w:rFonts w:eastAsia="Times New Roman"/>
                      <w:color w:val="000000"/>
                      <w:lang w:val="sv-SE" w:eastAsia="sv-SE"/>
                    </w:rPr>
                  </w:rPrChange>
                </w:rPr>
                <w:delText>4.6</w:delText>
              </w:r>
            </w:del>
          </w:p>
        </w:tc>
        <w:tc>
          <w:tcPr>
            <w:tcW w:w="963" w:type="dxa"/>
            <w:shd w:val="clear" w:color="auto" w:fill="auto"/>
            <w:noWrap/>
            <w:hideMark/>
          </w:tcPr>
          <w:p w14:paraId="259A8648" w14:textId="77777777" w:rsidR="00FB7F25" w:rsidRPr="001F44CF" w:rsidRDefault="00FB7F25" w:rsidP="00E032C7">
            <w:pPr>
              <w:suppressAutoHyphens w:val="0"/>
              <w:autoSpaceDN/>
              <w:spacing w:after="0" w:line="240" w:lineRule="auto"/>
              <w:jc w:val="center"/>
              <w:textAlignment w:val="auto"/>
              <w:rPr>
                <w:del w:id="945" w:author="Sulabh Sharma" w:date="2017-11-19T18:03:00Z"/>
                <w:rFonts w:eastAsia="Times New Roman"/>
                <w:color w:val="000000"/>
                <w:lang w:eastAsia="sv-SE"/>
                <w:rPrChange w:id="946" w:author="Koustubh Sharma" w:date="2017-11-19T18:05:00Z">
                  <w:rPr>
                    <w:del w:id="947" w:author="Sulabh Sharma" w:date="2017-11-19T18:03:00Z"/>
                    <w:rFonts w:eastAsia="Times New Roman"/>
                    <w:color w:val="000000"/>
                    <w:lang w:val="sv-SE" w:eastAsia="sv-SE"/>
                  </w:rPr>
                </w:rPrChange>
              </w:rPr>
            </w:pPr>
            <w:del w:id="948" w:author="Sulabh Sharma" w:date="2017-11-19T18:03:00Z">
              <w:r w:rsidRPr="001F44CF">
                <w:rPr>
                  <w:rFonts w:eastAsia="Times New Roman"/>
                  <w:color w:val="000000"/>
                  <w:lang w:eastAsia="sv-SE"/>
                  <w:rPrChange w:id="949" w:author="Koustubh Sharma" w:date="2017-11-19T18:05:00Z">
                    <w:rPr>
                      <w:rFonts w:eastAsia="Times New Roman"/>
                      <w:color w:val="000000"/>
                      <w:lang w:val="sv-SE" w:eastAsia="sv-SE"/>
                    </w:rPr>
                  </w:rPrChange>
                </w:rPr>
                <w:delText>0.6</w:delText>
              </w:r>
            </w:del>
          </w:p>
        </w:tc>
        <w:tc>
          <w:tcPr>
            <w:tcW w:w="1416" w:type="dxa"/>
            <w:shd w:val="clear" w:color="auto" w:fill="auto"/>
            <w:noWrap/>
            <w:hideMark/>
          </w:tcPr>
          <w:p w14:paraId="341E2CC2" w14:textId="77777777" w:rsidR="00FB7F25" w:rsidRPr="001F44CF" w:rsidRDefault="00FB7F25" w:rsidP="00E032C7">
            <w:pPr>
              <w:suppressAutoHyphens w:val="0"/>
              <w:autoSpaceDN/>
              <w:spacing w:after="0" w:line="240" w:lineRule="auto"/>
              <w:jc w:val="center"/>
              <w:textAlignment w:val="auto"/>
              <w:rPr>
                <w:del w:id="950" w:author="Sulabh Sharma" w:date="2017-11-19T18:03:00Z"/>
                <w:rFonts w:eastAsia="Times New Roman"/>
                <w:color w:val="000000"/>
                <w:lang w:eastAsia="sv-SE"/>
                <w:rPrChange w:id="951" w:author="Koustubh Sharma" w:date="2017-11-19T18:05:00Z">
                  <w:rPr>
                    <w:del w:id="952" w:author="Sulabh Sharma" w:date="2017-11-19T18:03:00Z"/>
                    <w:rFonts w:eastAsia="Times New Roman"/>
                    <w:color w:val="000000"/>
                    <w:lang w:val="sv-SE" w:eastAsia="sv-SE"/>
                  </w:rPr>
                </w:rPrChange>
              </w:rPr>
            </w:pPr>
            <w:del w:id="953" w:author="Sulabh Sharma" w:date="2017-11-19T18:03:00Z">
              <w:r w:rsidRPr="001F44CF">
                <w:rPr>
                  <w:rFonts w:eastAsia="Times New Roman"/>
                  <w:color w:val="000000"/>
                  <w:lang w:eastAsia="sv-SE"/>
                  <w:rPrChange w:id="954" w:author="Koustubh Sharma" w:date="2017-11-19T18:05:00Z">
                    <w:rPr>
                      <w:rFonts w:eastAsia="Times New Roman"/>
                      <w:color w:val="000000"/>
                      <w:lang w:val="sv-SE" w:eastAsia="sv-SE"/>
                    </w:rPr>
                  </w:rPrChange>
                </w:rPr>
                <w:delText>0.5</w:delText>
              </w:r>
            </w:del>
          </w:p>
        </w:tc>
      </w:tr>
      <w:tr w:rsidR="00FB7F25" w:rsidRPr="00C663A6" w14:paraId="62A02D5F" w14:textId="77777777" w:rsidTr="00E032C7">
        <w:trPr>
          <w:trHeight w:val="900"/>
          <w:del w:id="955" w:author="Sulabh Sharma" w:date="2017-11-19T18:03:00Z"/>
        </w:trPr>
        <w:tc>
          <w:tcPr>
            <w:tcW w:w="1587" w:type="dxa"/>
            <w:vMerge/>
            <w:shd w:val="clear" w:color="auto" w:fill="auto"/>
            <w:hideMark/>
          </w:tcPr>
          <w:p w14:paraId="35B99D6E" w14:textId="77777777" w:rsidR="00FB7F25" w:rsidRPr="001F44CF" w:rsidRDefault="00FB7F25" w:rsidP="00E032C7">
            <w:pPr>
              <w:suppressAutoHyphens w:val="0"/>
              <w:autoSpaceDN/>
              <w:spacing w:after="0" w:line="240" w:lineRule="auto"/>
              <w:jc w:val="center"/>
              <w:textAlignment w:val="auto"/>
              <w:rPr>
                <w:del w:id="956" w:author="Sulabh Sharma" w:date="2017-11-19T18:03:00Z"/>
                <w:rFonts w:eastAsia="Times New Roman"/>
                <w:b/>
                <w:color w:val="000000"/>
                <w:lang w:eastAsia="sv-SE"/>
                <w:rPrChange w:id="957" w:author="Koustubh Sharma" w:date="2017-11-19T18:05:00Z">
                  <w:rPr>
                    <w:del w:id="958" w:author="Sulabh Sharma" w:date="2017-11-19T18:03:00Z"/>
                    <w:rFonts w:eastAsia="Times New Roman"/>
                    <w:b/>
                    <w:color w:val="000000"/>
                    <w:lang w:val="sv-SE" w:eastAsia="sv-SE"/>
                  </w:rPr>
                </w:rPrChange>
              </w:rPr>
            </w:pPr>
          </w:p>
        </w:tc>
        <w:tc>
          <w:tcPr>
            <w:tcW w:w="1176" w:type="dxa"/>
            <w:shd w:val="clear" w:color="auto" w:fill="auto"/>
            <w:hideMark/>
          </w:tcPr>
          <w:p w14:paraId="2CD958CF" w14:textId="77777777" w:rsidR="00FB7F25" w:rsidRPr="001F44CF" w:rsidRDefault="00FB7F25" w:rsidP="00E032C7">
            <w:pPr>
              <w:suppressAutoHyphens w:val="0"/>
              <w:autoSpaceDN/>
              <w:spacing w:after="0" w:line="240" w:lineRule="auto"/>
              <w:jc w:val="center"/>
              <w:textAlignment w:val="auto"/>
              <w:rPr>
                <w:del w:id="959" w:author="Sulabh Sharma" w:date="2017-11-19T18:03:00Z"/>
                <w:rFonts w:eastAsia="Times New Roman"/>
                <w:b/>
                <w:color w:val="231F20"/>
                <w:lang w:eastAsia="sv-SE"/>
                <w:rPrChange w:id="960" w:author="Koustubh Sharma" w:date="2017-11-19T18:05:00Z">
                  <w:rPr>
                    <w:del w:id="961" w:author="Sulabh Sharma" w:date="2017-11-19T18:03:00Z"/>
                    <w:rFonts w:eastAsia="Times New Roman"/>
                    <w:b/>
                    <w:color w:val="231F20"/>
                    <w:lang w:val="sv-SE" w:eastAsia="sv-SE"/>
                  </w:rPr>
                </w:rPrChange>
              </w:rPr>
            </w:pPr>
            <w:del w:id="962" w:author="Sulabh Sharma" w:date="2017-11-19T18:03:00Z">
              <w:r w:rsidRPr="001F44CF">
                <w:rPr>
                  <w:rFonts w:eastAsia="Times New Roman"/>
                  <w:b/>
                  <w:color w:val="231F20"/>
                  <w:lang w:eastAsia="sv-SE"/>
                  <w:rPrChange w:id="963" w:author="Koustubh Sharma" w:date="2017-11-19T18:05:00Z">
                    <w:rPr>
                      <w:rFonts w:eastAsia="Times New Roman"/>
                      <w:b/>
                      <w:color w:val="231F20"/>
                      <w:lang w:val="sv-SE" w:eastAsia="sv-SE"/>
                    </w:rPr>
                  </w:rPrChange>
                </w:rPr>
                <w:delText>LTE turbo [outer rx/tx]</w:delText>
              </w:r>
            </w:del>
          </w:p>
        </w:tc>
        <w:tc>
          <w:tcPr>
            <w:tcW w:w="962" w:type="dxa"/>
            <w:shd w:val="clear" w:color="auto" w:fill="auto"/>
            <w:noWrap/>
            <w:hideMark/>
          </w:tcPr>
          <w:p w14:paraId="2930BA7E" w14:textId="77777777" w:rsidR="00FB7F25" w:rsidRPr="001F44CF" w:rsidRDefault="00FB7F25" w:rsidP="00E032C7">
            <w:pPr>
              <w:suppressAutoHyphens w:val="0"/>
              <w:autoSpaceDN/>
              <w:spacing w:after="0" w:line="240" w:lineRule="auto"/>
              <w:jc w:val="center"/>
              <w:textAlignment w:val="auto"/>
              <w:rPr>
                <w:del w:id="964" w:author="Sulabh Sharma" w:date="2017-11-19T18:03:00Z"/>
                <w:rFonts w:eastAsia="Times New Roman"/>
                <w:color w:val="000000"/>
                <w:lang w:eastAsia="sv-SE"/>
                <w:rPrChange w:id="965" w:author="Koustubh Sharma" w:date="2017-11-19T18:05:00Z">
                  <w:rPr>
                    <w:del w:id="966" w:author="Sulabh Sharma" w:date="2017-11-19T18:03:00Z"/>
                    <w:rFonts w:eastAsia="Times New Roman"/>
                    <w:color w:val="000000"/>
                    <w:lang w:val="sv-SE" w:eastAsia="sv-SE"/>
                  </w:rPr>
                </w:rPrChange>
              </w:rPr>
            </w:pPr>
            <w:del w:id="967" w:author="Sulabh Sharma" w:date="2017-11-19T18:03:00Z">
              <w:r w:rsidRPr="001F44CF">
                <w:rPr>
                  <w:rFonts w:eastAsia="Times New Roman"/>
                  <w:color w:val="000000"/>
                  <w:lang w:eastAsia="sv-SE"/>
                  <w:rPrChange w:id="968" w:author="Koustubh Sharma" w:date="2017-11-19T18:05:00Z">
                    <w:rPr>
                      <w:rFonts w:eastAsia="Times New Roman"/>
                      <w:color w:val="000000"/>
                      <w:lang w:val="sv-SE" w:eastAsia="sv-SE"/>
                    </w:rPr>
                  </w:rPrChange>
                </w:rPr>
                <w:delText>[W]</w:delText>
              </w:r>
            </w:del>
          </w:p>
        </w:tc>
        <w:tc>
          <w:tcPr>
            <w:tcW w:w="962" w:type="dxa"/>
            <w:shd w:val="clear" w:color="auto" w:fill="auto"/>
            <w:noWrap/>
            <w:hideMark/>
          </w:tcPr>
          <w:p w14:paraId="4D6F3D94" w14:textId="77777777" w:rsidR="00FB7F25" w:rsidRPr="001F44CF" w:rsidRDefault="00FB7F25" w:rsidP="00E032C7">
            <w:pPr>
              <w:suppressAutoHyphens w:val="0"/>
              <w:autoSpaceDN/>
              <w:spacing w:after="0" w:line="240" w:lineRule="auto"/>
              <w:jc w:val="center"/>
              <w:textAlignment w:val="auto"/>
              <w:rPr>
                <w:del w:id="969" w:author="Sulabh Sharma" w:date="2017-11-19T18:03:00Z"/>
                <w:rFonts w:eastAsia="Times New Roman"/>
                <w:color w:val="000000"/>
                <w:lang w:eastAsia="sv-SE"/>
                <w:rPrChange w:id="970" w:author="Koustubh Sharma" w:date="2017-11-19T18:05:00Z">
                  <w:rPr>
                    <w:del w:id="971" w:author="Sulabh Sharma" w:date="2017-11-19T18:03:00Z"/>
                    <w:rFonts w:eastAsia="Times New Roman"/>
                    <w:color w:val="000000"/>
                    <w:lang w:val="sv-SE" w:eastAsia="sv-SE"/>
                  </w:rPr>
                </w:rPrChange>
              </w:rPr>
            </w:pPr>
            <w:del w:id="972" w:author="Sulabh Sharma" w:date="2017-11-19T18:03:00Z">
              <w:r w:rsidRPr="001F44CF">
                <w:rPr>
                  <w:rFonts w:eastAsia="Times New Roman"/>
                  <w:color w:val="000000"/>
                  <w:lang w:eastAsia="sv-SE"/>
                  <w:rPrChange w:id="973" w:author="Koustubh Sharma" w:date="2017-11-19T18:05:00Z">
                    <w:rPr>
                      <w:rFonts w:eastAsia="Times New Roman"/>
                      <w:color w:val="000000"/>
                      <w:lang w:val="sv-SE" w:eastAsia="sv-SE"/>
                    </w:rPr>
                  </w:rPrChange>
                </w:rPr>
                <w:delText>4.4</w:delText>
              </w:r>
            </w:del>
          </w:p>
        </w:tc>
        <w:tc>
          <w:tcPr>
            <w:tcW w:w="962" w:type="dxa"/>
            <w:shd w:val="clear" w:color="auto" w:fill="auto"/>
            <w:noWrap/>
            <w:hideMark/>
          </w:tcPr>
          <w:p w14:paraId="3F9A2D62" w14:textId="77777777" w:rsidR="00FB7F25" w:rsidRPr="001F44CF" w:rsidRDefault="00FB7F25" w:rsidP="00E032C7">
            <w:pPr>
              <w:suppressAutoHyphens w:val="0"/>
              <w:autoSpaceDN/>
              <w:spacing w:after="0" w:line="240" w:lineRule="auto"/>
              <w:jc w:val="center"/>
              <w:textAlignment w:val="auto"/>
              <w:rPr>
                <w:del w:id="974" w:author="Sulabh Sharma" w:date="2017-11-19T18:03:00Z"/>
                <w:rFonts w:eastAsia="Times New Roman"/>
                <w:color w:val="000000"/>
                <w:lang w:eastAsia="sv-SE"/>
                <w:rPrChange w:id="975" w:author="Koustubh Sharma" w:date="2017-11-19T18:05:00Z">
                  <w:rPr>
                    <w:del w:id="976" w:author="Sulabh Sharma" w:date="2017-11-19T18:03:00Z"/>
                    <w:rFonts w:eastAsia="Times New Roman"/>
                    <w:color w:val="000000"/>
                    <w:lang w:val="sv-SE" w:eastAsia="sv-SE"/>
                  </w:rPr>
                </w:rPrChange>
              </w:rPr>
            </w:pPr>
            <w:del w:id="977" w:author="Sulabh Sharma" w:date="2017-11-19T18:03:00Z">
              <w:r w:rsidRPr="001F44CF">
                <w:rPr>
                  <w:rFonts w:eastAsia="Times New Roman"/>
                  <w:color w:val="000000"/>
                  <w:lang w:eastAsia="sv-SE"/>
                  <w:rPrChange w:id="978" w:author="Koustubh Sharma" w:date="2017-11-19T18:05:00Z">
                    <w:rPr>
                      <w:rFonts w:eastAsia="Times New Roman"/>
                      <w:color w:val="000000"/>
                      <w:lang w:val="sv-SE" w:eastAsia="sv-SE"/>
                    </w:rPr>
                  </w:rPrChange>
                </w:rPr>
                <w:delText>4.4</w:delText>
              </w:r>
            </w:del>
          </w:p>
        </w:tc>
        <w:tc>
          <w:tcPr>
            <w:tcW w:w="963" w:type="dxa"/>
            <w:shd w:val="clear" w:color="auto" w:fill="auto"/>
            <w:noWrap/>
            <w:hideMark/>
          </w:tcPr>
          <w:p w14:paraId="18CBE18B" w14:textId="77777777" w:rsidR="00FB7F25" w:rsidRPr="001F44CF" w:rsidRDefault="00FB7F25" w:rsidP="00E032C7">
            <w:pPr>
              <w:suppressAutoHyphens w:val="0"/>
              <w:autoSpaceDN/>
              <w:spacing w:after="0" w:line="240" w:lineRule="auto"/>
              <w:jc w:val="center"/>
              <w:textAlignment w:val="auto"/>
              <w:rPr>
                <w:del w:id="979" w:author="Sulabh Sharma" w:date="2017-11-19T18:03:00Z"/>
                <w:rFonts w:eastAsia="Times New Roman"/>
                <w:color w:val="000000"/>
                <w:lang w:eastAsia="sv-SE"/>
                <w:rPrChange w:id="980" w:author="Koustubh Sharma" w:date="2017-11-19T18:05:00Z">
                  <w:rPr>
                    <w:del w:id="981" w:author="Sulabh Sharma" w:date="2017-11-19T18:03:00Z"/>
                    <w:rFonts w:eastAsia="Times New Roman"/>
                    <w:color w:val="000000"/>
                    <w:lang w:val="sv-SE" w:eastAsia="sv-SE"/>
                  </w:rPr>
                </w:rPrChange>
              </w:rPr>
            </w:pPr>
            <w:del w:id="982" w:author="Sulabh Sharma" w:date="2017-11-19T18:03:00Z">
              <w:r w:rsidRPr="001F44CF">
                <w:rPr>
                  <w:rFonts w:eastAsia="Times New Roman"/>
                  <w:color w:val="000000"/>
                  <w:lang w:eastAsia="sv-SE"/>
                  <w:rPrChange w:id="983" w:author="Koustubh Sharma" w:date="2017-11-19T18:05:00Z">
                    <w:rPr>
                      <w:rFonts w:eastAsia="Times New Roman"/>
                      <w:color w:val="000000"/>
                      <w:lang w:val="sv-SE" w:eastAsia="sv-SE"/>
                    </w:rPr>
                  </w:rPrChange>
                </w:rPr>
                <w:delText>4.1</w:delText>
              </w:r>
            </w:del>
          </w:p>
        </w:tc>
        <w:tc>
          <w:tcPr>
            <w:tcW w:w="963" w:type="dxa"/>
            <w:shd w:val="clear" w:color="auto" w:fill="auto"/>
            <w:noWrap/>
            <w:hideMark/>
          </w:tcPr>
          <w:p w14:paraId="60985C46" w14:textId="77777777" w:rsidR="00FB7F25" w:rsidRPr="001F44CF" w:rsidRDefault="00FB7F25" w:rsidP="00E032C7">
            <w:pPr>
              <w:suppressAutoHyphens w:val="0"/>
              <w:autoSpaceDN/>
              <w:spacing w:after="0" w:line="240" w:lineRule="auto"/>
              <w:jc w:val="center"/>
              <w:textAlignment w:val="auto"/>
              <w:rPr>
                <w:del w:id="984" w:author="Sulabh Sharma" w:date="2017-11-19T18:03:00Z"/>
                <w:rFonts w:eastAsia="Times New Roman"/>
                <w:color w:val="000000"/>
                <w:lang w:eastAsia="sv-SE"/>
                <w:rPrChange w:id="985" w:author="Koustubh Sharma" w:date="2017-11-19T18:05:00Z">
                  <w:rPr>
                    <w:del w:id="986" w:author="Sulabh Sharma" w:date="2017-11-19T18:03:00Z"/>
                    <w:rFonts w:eastAsia="Times New Roman"/>
                    <w:color w:val="000000"/>
                    <w:lang w:val="sv-SE" w:eastAsia="sv-SE"/>
                  </w:rPr>
                </w:rPrChange>
              </w:rPr>
            </w:pPr>
            <w:del w:id="987" w:author="Sulabh Sharma" w:date="2017-11-19T18:03:00Z">
              <w:r w:rsidRPr="001F44CF">
                <w:rPr>
                  <w:rFonts w:eastAsia="Times New Roman"/>
                  <w:color w:val="000000"/>
                  <w:lang w:eastAsia="sv-SE"/>
                  <w:rPrChange w:id="988" w:author="Koustubh Sharma" w:date="2017-11-19T18:05:00Z">
                    <w:rPr>
                      <w:rFonts w:eastAsia="Times New Roman"/>
                      <w:color w:val="000000"/>
                      <w:lang w:val="sv-SE" w:eastAsia="sv-SE"/>
                    </w:rPr>
                  </w:rPrChange>
                </w:rPr>
                <w:delText>0.7</w:delText>
              </w:r>
            </w:del>
          </w:p>
        </w:tc>
        <w:tc>
          <w:tcPr>
            <w:tcW w:w="1416" w:type="dxa"/>
            <w:shd w:val="clear" w:color="auto" w:fill="auto"/>
            <w:noWrap/>
            <w:hideMark/>
          </w:tcPr>
          <w:p w14:paraId="5018CDE8" w14:textId="77777777" w:rsidR="00FB7F25" w:rsidRPr="001F44CF" w:rsidRDefault="00FB7F25" w:rsidP="00E032C7">
            <w:pPr>
              <w:suppressAutoHyphens w:val="0"/>
              <w:autoSpaceDN/>
              <w:spacing w:after="0" w:line="240" w:lineRule="auto"/>
              <w:jc w:val="center"/>
              <w:textAlignment w:val="auto"/>
              <w:rPr>
                <w:del w:id="989" w:author="Sulabh Sharma" w:date="2017-11-19T18:03:00Z"/>
                <w:rFonts w:eastAsia="Times New Roman"/>
                <w:color w:val="000000"/>
                <w:lang w:eastAsia="sv-SE"/>
                <w:rPrChange w:id="990" w:author="Koustubh Sharma" w:date="2017-11-19T18:05:00Z">
                  <w:rPr>
                    <w:del w:id="991" w:author="Sulabh Sharma" w:date="2017-11-19T18:03:00Z"/>
                    <w:rFonts w:eastAsia="Times New Roman"/>
                    <w:color w:val="000000"/>
                    <w:lang w:val="sv-SE" w:eastAsia="sv-SE"/>
                  </w:rPr>
                </w:rPrChange>
              </w:rPr>
            </w:pPr>
            <w:del w:id="992" w:author="Sulabh Sharma" w:date="2017-11-19T18:03:00Z">
              <w:r w:rsidRPr="001F44CF">
                <w:rPr>
                  <w:rFonts w:eastAsia="Times New Roman"/>
                  <w:color w:val="000000"/>
                  <w:lang w:eastAsia="sv-SE"/>
                  <w:rPrChange w:id="993" w:author="Koustubh Sharma" w:date="2017-11-19T18:05:00Z">
                    <w:rPr>
                      <w:rFonts w:eastAsia="Times New Roman"/>
                      <w:color w:val="000000"/>
                      <w:lang w:val="sv-SE" w:eastAsia="sv-SE"/>
                    </w:rPr>
                  </w:rPrChange>
                </w:rPr>
                <w:delText>0.6</w:delText>
              </w:r>
            </w:del>
          </w:p>
        </w:tc>
      </w:tr>
      <w:tr w:rsidR="00FB7F25" w:rsidRPr="00C663A6" w14:paraId="3A994003" w14:textId="77777777" w:rsidTr="00E032C7">
        <w:trPr>
          <w:trHeight w:val="300"/>
          <w:del w:id="994" w:author="Sulabh Sharma" w:date="2017-11-19T18:03:00Z"/>
        </w:trPr>
        <w:tc>
          <w:tcPr>
            <w:tcW w:w="1587" w:type="dxa"/>
            <w:vMerge/>
            <w:shd w:val="clear" w:color="auto" w:fill="auto"/>
            <w:hideMark/>
          </w:tcPr>
          <w:p w14:paraId="35F98B86" w14:textId="77777777" w:rsidR="00FB7F25" w:rsidRPr="001F44CF" w:rsidRDefault="00FB7F25" w:rsidP="00E032C7">
            <w:pPr>
              <w:suppressAutoHyphens w:val="0"/>
              <w:autoSpaceDN/>
              <w:spacing w:after="0" w:line="240" w:lineRule="auto"/>
              <w:jc w:val="center"/>
              <w:textAlignment w:val="auto"/>
              <w:rPr>
                <w:del w:id="995" w:author="Sulabh Sharma" w:date="2017-11-19T18:03:00Z"/>
                <w:rFonts w:eastAsia="Times New Roman"/>
                <w:b/>
                <w:color w:val="000000"/>
                <w:lang w:eastAsia="sv-SE"/>
                <w:rPrChange w:id="996" w:author="Koustubh Sharma" w:date="2017-11-19T18:05:00Z">
                  <w:rPr>
                    <w:del w:id="997" w:author="Sulabh Sharma" w:date="2017-11-19T18:03:00Z"/>
                    <w:rFonts w:eastAsia="Times New Roman"/>
                    <w:b/>
                    <w:color w:val="000000"/>
                    <w:lang w:val="sv-SE" w:eastAsia="sv-SE"/>
                  </w:rPr>
                </w:rPrChange>
              </w:rPr>
            </w:pPr>
          </w:p>
        </w:tc>
        <w:tc>
          <w:tcPr>
            <w:tcW w:w="1176" w:type="dxa"/>
            <w:shd w:val="clear" w:color="auto" w:fill="auto"/>
            <w:noWrap/>
            <w:hideMark/>
          </w:tcPr>
          <w:p w14:paraId="416A70BE" w14:textId="77777777" w:rsidR="00FB7F25" w:rsidRPr="001F44CF" w:rsidRDefault="00FB7F25" w:rsidP="00E032C7">
            <w:pPr>
              <w:suppressAutoHyphens w:val="0"/>
              <w:autoSpaceDN/>
              <w:spacing w:after="0" w:line="240" w:lineRule="auto"/>
              <w:jc w:val="center"/>
              <w:textAlignment w:val="auto"/>
              <w:rPr>
                <w:del w:id="998" w:author="Sulabh Sharma" w:date="2017-11-19T18:03:00Z"/>
                <w:rFonts w:eastAsia="Times New Roman"/>
                <w:b/>
                <w:color w:val="000000"/>
                <w:lang w:eastAsia="sv-SE"/>
                <w:rPrChange w:id="999" w:author="Koustubh Sharma" w:date="2017-11-19T18:05:00Z">
                  <w:rPr>
                    <w:del w:id="1000" w:author="Sulabh Sharma" w:date="2017-11-19T18:03:00Z"/>
                    <w:rFonts w:eastAsia="Times New Roman"/>
                    <w:b/>
                    <w:color w:val="000000"/>
                    <w:lang w:val="sv-SE" w:eastAsia="sv-SE"/>
                  </w:rPr>
                </w:rPrChange>
              </w:rPr>
            </w:pPr>
            <w:del w:id="1001" w:author="Sulabh Sharma" w:date="2017-11-19T18:03:00Z">
              <w:r w:rsidRPr="001F44CF">
                <w:rPr>
                  <w:rFonts w:eastAsia="Times New Roman"/>
                  <w:b/>
                  <w:color w:val="000000"/>
                  <w:lang w:eastAsia="sv-SE"/>
                  <w:rPrChange w:id="1002" w:author="Koustubh Sharma" w:date="2017-11-19T18:05:00Z">
                    <w:rPr>
                      <w:rFonts w:eastAsia="Times New Roman"/>
                      <w:b/>
                      <w:color w:val="000000"/>
                      <w:lang w:val="sv-SE" w:eastAsia="sv-SE"/>
                    </w:rPr>
                  </w:rPrChange>
                </w:rPr>
                <w:delText>Processors</w:delText>
              </w:r>
            </w:del>
          </w:p>
        </w:tc>
        <w:tc>
          <w:tcPr>
            <w:tcW w:w="962" w:type="dxa"/>
            <w:shd w:val="clear" w:color="auto" w:fill="auto"/>
            <w:noWrap/>
            <w:hideMark/>
          </w:tcPr>
          <w:p w14:paraId="2B73F36E" w14:textId="77777777" w:rsidR="00FB7F25" w:rsidRPr="001F44CF" w:rsidRDefault="00FB7F25" w:rsidP="00E032C7">
            <w:pPr>
              <w:suppressAutoHyphens w:val="0"/>
              <w:autoSpaceDN/>
              <w:spacing w:after="0" w:line="240" w:lineRule="auto"/>
              <w:jc w:val="center"/>
              <w:textAlignment w:val="auto"/>
              <w:rPr>
                <w:del w:id="1003" w:author="Sulabh Sharma" w:date="2017-11-19T18:03:00Z"/>
                <w:rFonts w:eastAsia="Times New Roman"/>
                <w:color w:val="000000"/>
                <w:lang w:eastAsia="sv-SE"/>
                <w:rPrChange w:id="1004" w:author="Koustubh Sharma" w:date="2017-11-19T18:05:00Z">
                  <w:rPr>
                    <w:del w:id="1005" w:author="Sulabh Sharma" w:date="2017-11-19T18:03:00Z"/>
                    <w:rFonts w:eastAsia="Times New Roman"/>
                    <w:color w:val="000000"/>
                    <w:lang w:val="sv-SE" w:eastAsia="sv-SE"/>
                  </w:rPr>
                </w:rPrChange>
              </w:rPr>
            </w:pPr>
            <w:del w:id="1006" w:author="Sulabh Sharma" w:date="2017-11-19T18:03:00Z">
              <w:r w:rsidRPr="001F44CF">
                <w:rPr>
                  <w:rFonts w:eastAsia="Times New Roman"/>
                  <w:color w:val="000000"/>
                  <w:lang w:eastAsia="sv-SE"/>
                  <w:rPrChange w:id="1007" w:author="Koustubh Sharma" w:date="2017-11-19T18:05:00Z">
                    <w:rPr>
                      <w:rFonts w:eastAsia="Times New Roman"/>
                      <w:color w:val="000000"/>
                      <w:lang w:val="sv-SE" w:eastAsia="sv-SE"/>
                    </w:rPr>
                  </w:rPrChange>
                </w:rPr>
                <w:delText>[W]</w:delText>
              </w:r>
            </w:del>
          </w:p>
        </w:tc>
        <w:tc>
          <w:tcPr>
            <w:tcW w:w="962" w:type="dxa"/>
            <w:shd w:val="clear" w:color="auto" w:fill="auto"/>
            <w:noWrap/>
            <w:hideMark/>
          </w:tcPr>
          <w:p w14:paraId="1A4E849A" w14:textId="77777777" w:rsidR="00FB7F25" w:rsidRPr="001F44CF" w:rsidRDefault="00FB7F25" w:rsidP="00E032C7">
            <w:pPr>
              <w:suppressAutoHyphens w:val="0"/>
              <w:autoSpaceDN/>
              <w:spacing w:after="0" w:line="240" w:lineRule="auto"/>
              <w:jc w:val="center"/>
              <w:textAlignment w:val="auto"/>
              <w:rPr>
                <w:del w:id="1008" w:author="Sulabh Sharma" w:date="2017-11-19T18:03:00Z"/>
                <w:rFonts w:eastAsia="Times New Roman"/>
                <w:color w:val="000000"/>
                <w:lang w:eastAsia="sv-SE"/>
                <w:rPrChange w:id="1009" w:author="Koustubh Sharma" w:date="2017-11-19T18:05:00Z">
                  <w:rPr>
                    <w:del w:id="1010" w:author="Sulabh Sharma" w:date="2017-11-19T18:03:00Z"/>
                    <w:rFonts w:eastAsia="Times New Roman"/>
                    <w:color w:val="000000"/>
                    <w:lang w:val="sv-SE" w:eastAsia="sv-SE"/>
                  </w:rPr>
                </w:rPrChange>
              </w:rPr>
            </w:pPr>
            <w:del w:id="1011" w:author="Sulabh Sharma" w:date="2017-11-19T18:03:00Z">
              <w:r w:rsidRPr="001F44CF">
                <w:rPr>
                  <w:rFonts w:eastAsia="Times New Roman"/>
                  <w:color w:val="000000"/>
                  <w:lang w:eastAsia="sv-SE"/>
                  <w:rPrChange w:id="1012" w:author="Koustubh Sharma" w:date="2017-11-19T18:05:00Z">
                    <w:rPr>
                      <w:rFonts w:eastAsia="Times New Roman"/>
                      <w:color w:val="000000"/>
                      <w:lang w:val="sv-SE" w:eastAsia="sv-SE"/>
                    </w:rPr>
                  </w:rPrChange>
                </w:rPr>
                <w:delText>5.0</w:delText>
              </w:r>
            </w:del>
          </w:p>
        </w:tc>
        <w:tc>
          <w:tcPr>
            <w:tcW w:w="962" w:type="dxa"/>
            <w:shd w:val="clear" w:color="auto" w:fill="auto"/>
            <w:noWrap/>
            <w:hideMark/>
          </w:tcPr>
          <w:p w14:paraId="5141BFEB" w14:textId="77777777" w:rsidR="00FB7F25" w:rsidRPr="001F44CF" w:rsidRDefault="00FB7F25" w:rsidP="00E032C7">
            <w:pPr>
              <w:suppressAutoHyphens w:val="0"/>
              <w:autoSpaceDN/>
              <w:spacing w:after="0" w:line="240" w:lineRule="auto"/>
              <w:jc w:val="center"/>
              <w:textAlignment w:val="auto"/>
              <w:rPr>
                <w:del w:id="1013" w:author="Sulabh Sharma" w:date="2017-11-19T18:03:00Z"/>
                <w:rFonts w:eastAsia="Times New Roman"/>
                <w:color w:val="000000"/>
                <w:lang w:eastAsia="sv-SE"/>
                <w:rPrChange w:id="1014" w:author="Koustubh Sharma" w:date="2017-11-19T18:05:00Z">
                  <w:rPr>
                    <w:del w:id="1015" w:author="Sulabh Sharma" w:date="2017-11-19T18:03:00Z"/>
                    <w:rFonts w:eastAsia="Times New Roman"/>
                    <w:color w:val="000000"/>
                    <w:lang w:val="sv-SE" w:eastAsia="sv-SE"/>
                  </w:rPr>
                </w:rPrChange>
              </w:rPr>
            </w:pPr>
            <w:del w:id="1016" w:author="Sulabh Sharma" w:date="2017-11-19T18:03:00Z">
              <w:r w:rsidRPr="001F44CF">
                <w:rPr>
                  <w:rFonts w:eastAsia="Times New Roman"/>
                  <w:color w:val="000000"/>
                  <w:lang w:eastAsia="sv-SE"/>
                  <w:rPrChange w:id="1017" w:author="Koustubh Sharma" w:date="2017-11-19T18:05:00Z">
                    <w:rPr>
                      <w:rFonts w:eastAsia="Times New Roman"/>
                      <w:color w:val="000000"/>
                      <w:lang w:val="sv-SE" w:eastAsia="sv-SE"/>
                    </w:rPr>
                  </w:rPrChange>
                </w:rPr>
                <w:delText>5.0</w:delText>
              </w:r>
            </w:del>
          </w:p>
        </w:tc>
        <w:tc>
          <w:tcPr>
            <w:tcW w:w="963" w:type="dxa"/>
            <w:shd w:val="clear" w:color="auto" w:fill="auto"/>
            <w:noWrap/>
            <w:hideMark/>
          </w:tcPr>
          <w:p w14:paraId="626C6825" w14:textId="77777777" w:rsidR="00FB7F25" w:rsidRPr="001F44CF" w:rsidRDefault="00FB7F25" w:rsidP="00E032C7">
            <w:pPr>
              <w:suppressAutoHyphens w:val="0"/>
              <w:autoSpaceDN/>
              <w:spacing w:after="0" w:line="240" w:lineRule="auto"/>
              <w:jc w:val="center"/>
              <w:textAlignment w:val="auto"/>
              <w:rPr>
                <w:del w:id="1018" w:author="Sulabh Sharma" w:date="2017-11-19T18:03:00Z"/>
                <w:rFonts w:eastAsia="Times New Roman"/>
                <w:color w:val="000000"/>
                <w:lang w:eastAsia="sv-SE"/>
                <w:rPrChange w:id="1019" w:author="Koustubh Sharma" w:date="2017-11-19T18:05:00Z">
                  <w:rPr>
                    <w:del w:id="1020" w:author="Sulabh Sharma" w:date="2017-11-19T18:03:00Z"/>
                    <w:rFonts w:eastAsia="Times New Roman"/>
                    <w:color w:val="000000"/>
                    <w:lang w:val="sv-SE" w:eastAsia="sv-SE"/>
                  </w:rPr>
                </w:rPrChange>
              </w:rPr>
            </w:pPr>
            <w:del w:id="1021" w:author="Sulabh Sharma" w:date="2017-11-19T18:03:00Z">
              <w:r w:rsidRPr="001F44CF">
                <w:rPr>
                  <w:rFonts w:eastAsia="Times New Roman"/>
                  <w:color w:val="000000"/>
                  <w:lang w:eastAsia="sv-SE"/>
                  <w:rPrChange w:id="1022" w:author="Koustubh Sharma" w:date="2017-11-19T18:05:00Z">
                    <w:rPr>
                      <w:rFonts w:eastAsia="Times New Roman"/>
                      <w:color w:val="000000"/>
                      <w:lang w:val="sv-SE" w:eastAsia="sv-SE"/>
                    </w:rPr>
                  </w:rPrChange>
                </w:rPr>
                <w:delText>5.0</w:delText>
              </w:r>
            </w:del>
          </w:p>
        </w:tc>
        <w:tc>
          <w:tcPr>
            <w:tcW w:w="963" w:type="dxa"/>
            <w:shd w:val="clear" w:color="auto" w:fill="auto"/>
            <w:noWrap/>
            <w:hideMark/>
          </w:tcPr>
          <w:p w14:paraId="73E4421C" w14:textId="77777777" w:rsidR="00FB7F25" w:rsidRPr="001F44CF" w:rsidRDefault="00FB7F25" w:rsidP="00E032C7">
            <w:pPr>
              <w:suppressAutoHyphens w:val="0"/>
              <w:autoSpaceDN/>
              <w:spacing w:after="0" w:line="240" w:lineRule="auto"/>
              <w:jc w:val="center"/>
              <w:textAlignment w:val="auto"/>
              <w:rPr>
                <w:del w:id="1023" w:author="Sulabh Sharma" w:date="2017-11-19T18:03:00Z"/>
                <w:rFonts w:eastAsia="Times New Roman"/>
                <w:color w:val="000000"/>
                <w:lang w:eastAsia="sv-SE"/>
                <w:rPrChange w:id="1024" w:author="Koustubh Sharma" w:date="2017-11-19T18:05:00Z">
                  <w:rPr>
                    <w:del w:id="1025" w:author="Sulabh Sharma" w:date="2017-11-19T18:03:00Z"/>
                    <w:rFonts w:eastAsia="Times New Roman"/>
                    <w:color w:val="000000"/>
                    <w:lang w:val="sv-SE" w:eastAsia="sv-SE"/>
                  </w:rPr>
                </w:rPrChange>
              </w:rPr>
            </w:pPr>
            <w:del w:id="1026" w:author="Sulabh Sharma" w:date="2017-11-19T18:03:00Z">
              <w:r w:rsidRPr="001F44CF">
                <w:rPr>
                  <w:rFonts w:eastAsia="Times New Roman"/>
                  <w:color w:val="000000"/>
                  <w:lang w:eastAsia="sv-SE"/>
                  <w:rPrChange w:id="1027" w:author="Koustubh Sharma" w:date="2017-11-19T18:05:00Z">
                    <w:rPr>
                      <w:rFonts w:eastAsia="Times New Roman"/>
                      <w:color w:val="000000"/>
                      <w:lang w:val="sv-SE" w:eastAsia="sv-SE"/>
                    </w:rPr>
                  </w:rPrChange>
                </w:rPr>
                <w:delText>0.2</w:delText>
              </w:r>
            </w:del>
          </w:p>
        </w:tc>
        <w:tc>
          <w:tcPr>
            <w:tcW w:w="1416" w:type="dxa"/>
            <w:shd w:val="clear" w:color="auto" w:fill="auto"/>
            <w:noWrap/>
            <w:hideMark/>
          </w:tcPr>
          <w:p w14:paraId="16C910E1" w14:textId="77777777" w:rsidR="00FB7F25" w:rsidRPr="001F44CF" w:rsidRDefault="00FB7F25" w:rsidP="00E032C7">
            <w:pPr>
              <w:suppressAutoHyphens w:val="0"/>
              <w:autoSpaceDN/>
              <w:spacing w:after="0" w:line="240" w:lineRule="auto"/>
              <w:jc w:val="center"/>
              <w:textAlignment w:val="auto"/>
              <w:rPr>
                <w:del w:id="1028" w:author="Sulabh Sharma" w:date="2017-11-19T18:03:00Z"/>
                <w:rFonts w:eastAsia="Times New Roman"/>
                <w:color w:val="000000"/>
                <w:lang w:eastAsia="sv-SE"/>
                <w:rPrChange w:id="1029" w:author="Koustubh Sharma" w:date="2017-11-19T18:05:00Z">
                  <w:rPr>
                    <w:del w:id="1030" w:author="Sulabh Sharma" w:date="2017-11-19T18:03:00Z"/>
                    <w:rFonts w:eastAsia="Times New Roman"/>
                    <w:color w:val="000000"/>
                    <w:lang w:val="sv-SE" w:eastAsia="sv-SE"/>
                  </w:rPr>
                </w:rPrChange>
              </w:rPr>
            </w:pPr>
            <w:del w:id="1031" w:author="Sulabh Sharma" w:date="2017-11-19T18:03:00Z">
              <w:r w:rsidRPr="001F44CF">
                <w:rPr>
                  <w:rFonts w:eastAsia="Times New Roman"/>
                  <w:color w:val="000000"/>
                  <w:lang w:eastAsia="sv-SE"/>
                  <w:rPrChange w:id="1032" w:author="Koustubh Sharma" w:date="2017-11-19T18:05:00Z">
                    <w:rPr>
                      <w:rFonts w:eastAsia="Times New Roman"/>
                      <w:color w:val="000000"/>
                      <w:lang w:val="sv-SE" w:eastAsia="sv-SE"/>
                    </w:rPr>
                  </w:rPrChange>
                </w:rPr>
                <w:delText>0.1</w:delText>
              </w:r>
            </w:del>
          </w:p>
        </w:tc>
      </w:tr>
      <w:tr w:rsidR="00FB7F25" w:rsidRPr="00C663A6" w14:paraId="65880F40" w14:textId="77777777" w:rsidTr="00E032C7">
        <w:trPr>
          <w:trHeight w:val="300"/>
          <w:del w:id="1033" w:author="Sulabh Sharma" w:date="2017-11-19T18:03:00Z"/>
        </w:trPr>
        <w:tc>
          <w:tcPr>
            <w:tcW w:w="1587" w:type="dxa"/>
            <w:vMerge/>
            <w:shd w:val="clear" w:color="auto" w:fill="auto"/>
            <w:hideMark/>
          </w:tcPr>
          <w:p w14:paraId="24397661" w14:textId="77777777" w:rsidR="00FB7F25" w:rsidRPr="001F44CF" w:rsidRDefault="00FB7F25" w:rsidP="00E032C7">
            <w:pPr>
              <w:suppressAutoHyphens w:val="0"/>
              <w:autoSpaceDN/>
              <w:spacing w:after="0" w:line="240" w:lineRule="auto"/>
              <w:jc w:val="center"/>
              <w:textAlignment w:val="auto"/>
              <w:rPr>
                <w:del w:id="1034" w:author="Sulabh Sharma" w:date="2017-11-19T18:03:00Z"/>
                <w:rFonts w:eastAsia="Times New Roman"/>
                <w:b/>
                <w:color w:val="000000"/>
                <w:lang w:eastAsia="sv-SE"/>
                <w:rPrChange w:id="1035" w:author="Koustubh Sharma" w:date="2017-11-19T18:05:00Z">
                  <w:rPr>
                    <w:del w:id="1036" w:author="Sulabh Sharma" w:date="2017-11-19T18:03:00Z"/>
                    <w:rFonts w:eastAsia="Times New Roman"/>
                    <w:b/>
                    <w:color w:val="000000"/>
                    <w:lang w:val="sv-SE" w:eastAsia="sv-SE"/>
                  </w:rPr>
                </w:rPrChange>
              </w:rPr>
            </w:pPr>
          </w:p>
        </w:tc>
        <w:tc>
          <w:tcPr>
            <w:tcW w:w="1176" w:type="dxa"/>
            <w:shd w:val="clear" w:color="auto" w:fill="auto"/>
            <w:noWrap/>
            <w:hideMark/>
          </w:tcPr>
          <w:p w14:paraId="4B7F1F0F" w14:textId="77777777" w:rsidR="00FB7F25" w:rsidRPr="001F44CF" w:rsidRDefault="00FB7F25" w:rsidP="00E032C7">
            <w:pPr>
              <w:suppressAutoHyphens w:val="0"/>
              <w:autoSpaceDN/>
              <w:spacing w:after="0" w:line="240" w:lineRule="auto"/>
              <w:jc w:val="center"/>
              <w:textAlignment w:val="auto"/>
              <w:rPr>
                <w:del w:id="1037" w:author="Sulabh Sharma" w:date="2017-11-19T18:03:00Z"/>
                <w:rFonts w:eastAsia="Times New Roman"/>
                <w:b/>
                <w:color w:val="000000"/>
                <w:lang w:eastAsia="sv-SE"/>
                <w:rPrChange w:id="1038" w:author="Koustubh Sharma" w:date="2017-11-19T18:05:00Z">
                  <w:rPr>
                    <w:del w:id="1039" w:author="Sulabh Sharma" w:date="2017-11-19T18:03:00Z"/>
                    <w:rFonts w:eastAsia="Times New Roman"/>
                    <w:b/>
                    <w:color w:val="000000"/>
                    <w:lang w:val="sv-SE" w:eastAsia="sv-SE"/>
                  </w:rPr>
                </w:rPrChange>
              </w:rPr>
            </w:pPr>
            <w:del w:id="1040" w:author="Sulabh Sharma" w:date="2017-11-19T18:03:00Z">
              <w:r w:rsidRPr="001F44CF">
                <w:rPr>
                  <w:rFonts w:eastAsia="Times New Roman"/>
                  <w:b/>
                  <w:color w:val="000000"/>
                  <w:lang w:eastAsia="sv-SE"/>
                  <w:rPrChange w:id="1041" w:author="Koustubh Sharma" w:date="2017-11-19T18:05:00Z">
                    <w:rPr>
                      <w:rFonts w:eastAsia="Times New Roman"/>
                      <w:b/>
                      <w:color w:val="000000"/>
                      <w:lang w:val="sv-SE" w:eastAsia="sv-SE"/>
                    </w:rPr>
                  </w:rPrChange>
                </w:rPr>
                <w:delText>Total Pdc</w:delText>
              </w:r>
            </w:del>
          </w:p>
        </w:tc>
        <w:tc>
          <w:tcPr>
            <w:tcW w:w="962" w:type="dxa"/>
            <w:shd w:val="clear" w:color="auto" w:fill="auto"/>
            <w:noWrap/>
            <w:hideMark/>
          </w:tcPr>
          <w:p w14:paraId="66D768A6" w14:textId="77777777" w:rsidR="00FB7F25" w:rsidRPr="001F44CF" w:rsidRDefault="00FB7F25" w:rsidP="00E032C7">
            <w:pPr>
              <w:suppressAutoHyphens w:val="0"/>
              <w:autoSpaceDN/>
              <w:spacing w:after="0" w:line="240" w:lineRule="auto"/>
              <w:jc w:val="center"/>
              <w:textAlignment w:val="auto"/>
              <w:rPr>
                <w:del w:id="1042" w:author="Sulabh Sharma" w:date="2017-11-19T18:03:00Z"/>
                <w:rFonts w:eastAsia="Times New Roman"/>
                <w:color w:val="000000"/>
                <w:lang w:eastAsia="sv-SE"/>
                <w:rPrChange w:id="1043" w:author="Koustubh Sharma" w:date="2017-11-19T18:05:00Z">
                  <w:rPr>
                    <w:del w:id="1044" w:author="Sulabh Sharma" w:date="2017-11-19T18:03:00Z"/>
                    <w:rFonts w:eastAsia="Times New Roman"/>
                    <w:color w:val="000000"/>
                    <w:lang w:val="sv-SE" w:eastAsia="sv-SE"/>
                  </w:rPr>
                </w:rPrChange>
              </w:rPr>
            </w:pPr>
            <w:del w:id="1045" w:author="Sulabh Sharma" w:date="2017-11-19T18:03:00Z">
              <w:r w:rsidRPr="001F44CF">
                <w:rPr>
                  <w:rFonts w:eastAsia="Times New Roman"/>
                  <w:color w:val="000000"/>
                  <w:lang w:eastAsia="sv-SE"/>
                  <w:rPrChange w:id="1046" w:author="Koustubh Sharma" w:date="2017-11-19T18:05:00Z">
                    <w:rPr>
                      <w:rFonts w:eastAsia="Times New Roman"/>
                      <w:color w:val="000000"/>
                      <w:lang w:val="sv-SE" w:eastAsia="sv-SE"/>
                    </w:rPr>
                  </w:rPrChange>
                </w:rPr>
                <w:delText>[W]</w:delText>
              </w:r>
            </w:del>
          </w:p>
        </w:tc>
        <w:tc>
          <w:tcPr>
            <w:tcW w:w="962" w:type="dxa"/>
            <w:shd w:val="clear" w:color="auto" w:fill="auto"/>
            <w:noWrap/>
            <w:hideMark/>
          </w:tcPr>
          <w:p w14:paraId="70D69F37" w14:textId="77777777" w:rsidR="00FB7F25" w:rsidRPr="001F44CF" w:rsidRDefault="00FB7F25" w:rsidP="00E032C7">
            <w:pPr>
              <w:suppressAutoHyphens w:val="0"/>
              <w:autoSpaceDN/>
              <w:spacing w:after="0" w:line="240" w:lineRule="auto"/>
              <w:jc w:val="center"/>
              <w:textAlignment w:val="auto"/>
              <w:rPr>
                <w:del w:id="1047" w:author="Sulabh Sharma" w:date="2017-11-19T18:03:00Z"/>
                <w:rFonts w:eastAsia="Times New Roman"/>
                <w:color w:val="000000"/>
                <w:lang w:eastAsia="sv-SE"/>
                <w:rPrChange w:id="1048" w:author="Koustubh Sharma" w:date="2017-11-19T18:05:00Z">
                  <w:rPr>
                    <w:del w:id="1049" w:author="Sulabh Sharma" w:date="2017-11-19T18:03:00Z"/>
                    <w:rFonts w:eastAsia="Times New Roman"/>
                    <w:color w:val="000000"/>
                    <w:lang w:val="sv-SE" w:eastAsia="sv-SE"/>
                  </w:rPr>
                </w:rPrChange>
              </w:rPr>
            </w:pPr>
            <w:del w:id="1050" w:author="Sulabh Sharma" w:date="2017-11-19T18:03:00Z">
              <w:r w:rsidRPr="001F44CF">
                <w:rPr>
                  <w:rFonts w:eastAsia="Times New Roman"/>
                  <w:color w:val="000000"/>
                  <w:lang w:eastAsia="sv-SE"/>
                  <w:rPrChange w:id="1051" w:author="Koustubh Sharma" w:date="2017-11-19T18:05:00Z">
                    <w:rPr>
                      <w:rFonts w:eastAsia="Times New Roman"/>
                      <w:color w:val="000000"/>
                      <w:lang w:val="sv-SE" w:eastAsia="sv-SE"/>
                    </w:rPr>
                  </w:rPrChange>
                </w:rPr>
                <w:delText>14.8</w:delText>
              </w:r>
            </w:del>
          </w:p>
        </w:tc>
        <w:tc>
          <w:tcPr>
            <w:tcW w:w="962" w:type="dxa"/>
            <w:shd w:val="clear" w:color="auto" w:fill="auto"/>
            <w:noWrap/>
            <w:hideMark/>
          </w:tcPr>
          <w:p w14:paraId="74A6E4EF" w14:textId="77777777" w:rsidR="00FB7F25" w:rsidRPr="001F44CF" w:rsidRDefault="00FB7F25" w:rsidP="00E032C7">
            <w:pPr>
              <w:suppressAutoHyphens w:val="0"/>
              <w:autoSpaceDN/>
              <w:spacing w:after="0" w:line="240" w:lineRule="auto"/>
              <w:jc w:val="center"/>
              <w:textAlignment w:val="auto"/>
              <w:rPr>
                <w:del w:id="1052" w:author="Sulabh Sharma" w:date="2017-11-19T18:03:00Z"/>
                <w:rFonts w:eastAsia="Times New Roman"/>
                <w:color w:val="000000"/>
                <w:lang w:eastAsia="sv-SE"/>
                <w:rPrChange w:id="1053" w:author="Koustubh Sharma" w:date="2017-11-19T18:05:00Z">
                  <w:rPr>
                    <w:del w:id="1054" w:author="Sulabh Sharma" w:date="2017-11-19T18:03:00Z"/>
                    <w:rFonts w:eastAsia="Times New Roman"/>
                    <w:color w:val="000000"/>
                    <w:lang w:val="sv-SE" w:eastAsia="sv-SE"/>
                  </w:rPr>
                </w:rPrChange>
              </w:rPr>
            </w:pPr>
            <w:del w:id="1055" w:author="Sulabh Sharma" w:date="2017-11-19T18:03:00Z">
              <w:r w:rsidRPr="001F44CF">
                <w:rPr>
                  <w:rFonts w:eastAsia="Times New Roman"/>
                  <w:color w:val="000000"/>
                  <w:lang w:eastAsia="sv-SE"/>
                  <w:rPrChange w:id="1056" w:author="Koustubh Sharma" w:date="2017-11-19T18:05:00Z">
                    <w:rPr>
                      <w:rFonts w:eastAsia="Times New Roman"/>
                      <w:color w:val="000000"/>
                      <w:lang w:val="sv-SE" w:eastAsia="sv-SE"/>
                    </w:rPr>
                  </w:rPrChange>
                </w:rPr>
                <w:delText>14.8</w:delText>
              </w:r>
            </w:del>
          </w:p>
        </w:tc>
        <w:tc>
          <w:tcPr>
            <w:tcW w:w="963" w:type="dxa"/>
            <w:shd w:val="clear" w:color="auto" w:fill="auto"/>
            <w:noWrap/>
            <w:hideMark/>
          </w:tcPr>
          <w:p w14:paraId="41A98AA7" w14:textId="77777777" w:rsidR="00FB7F25" w:rsidRPr="001F44CF" w:rsidRDefault="00FB7F25" w:rsidP="00E032C7">
            <w:pPr>
              <w:suppressAutoHyphens w:val="0"/>
              <w:autoSpaceDN/>
              <w:spacing w:after="0" w:line="240" w:lineRule="auto"/>
              <w:jc w:val="center"/>
              <w:textAlignment w:val="auto"/>
              <w:rPr>
                <w:del w:id="1057" w:author="Sulabh Sharma" w:date="2017-11-19T18:03:00Z"/>
                <w:rFonts w:eastAsia="Times New Roman"/>
                <w:color w:val="000000"/>
                <w:lang w:eastAsia="sv-SE"/>
                <w:rPrChange w:id="1058" w:author="Koustubh Sharma" w:date="2017-11-19T18:05:00Z">
                  <w:rPr>
                    <w:del w:id="1059" w:author="Sulabh Sharma" w:date="2017-11-19T18:03:00Z"/>
                    <w:rFonts w:eastAsia="Times New Roman"/>
                    <w:color w:val="000000"/>
                    <w:lang w:val="sv-SE" w:eastAsia="sv-SE"/>
                  </w:rPr>
                </w:rPrChange>
              </w:rPr>
            </w:pPr>
            <w:del w:id="1060" w:author="Sulabh Sharma" w:date="2017-11-19T18:03:00Z">
              <w:r w:rsidRPr="001F44CF">
                <w:rPr>
                  <w:rFonts w:eastAsia="Times New Roman"/>
                  <w:color w:val="000000"/>
                  <w:lang w:eastAsia="sv-SE"/>
                  <w:rPrChange w:id="1061" w:author="Koustubh Sharma" w:date="2017-11-19T18:05:00Z">
                    <w:rPr>
                      <w:rFonts w:eastAsia="Times New Roman"/>
                      <w:color w:val="000000"/>
                      <w:lang w:val="sv-SE" w:eastAsia="sv-SE"/>
                    </w:rPr>
                  </w:rPrChange>
                </w:rPr>
                <w:delText>13.6</w:delText>
              </w:r>
            </w:del>
          </w:p>
        </w:tc>
        <w:tc>
          <w:tcPr>
            <w:tcW w:w="963" w:type="dxa"/>
            <w:shd w:val="clear" w:color="auto" w:fill="auto"/>
            <w:noWrap/>
            <w:hideMark/>
          </w:tcPr>
          <w:p w14:paraId="2038FCD1" w14:textId="77777777" w:rsidR="00FB7F25" w:rsidRPr="001F44CF" w:rsidRDefault="00FB7F25" w:rsidP="00E032C7">
            <w:pPr>
              <w:suppressAutoHyphens w:val="0"/>
              <w:autoSpaceDN/>
              <w:spacing w:after="0" w:line="240" w:lineRule="auto"/>
              <w:jc w:val="center"/>
              <w:textAlignment w:val="auto"/>
              <w:rPr>
                <w:del w:id="1062" w:author="Sulabh Sharma" w:date="2017-11-19T18:03:00Z"/>
                <w:rFonts w:eastAsia="Times New Roman"/>
                <w:color w:val="000000"/>
                <w:lang w:eastAsia="sv-SE"/>
                <w:rPrChange w:id="1063" w:author="Koustubh Sharma" w:date="2017-11-19T18:05:00Z">
                  <w:rPr>
                    <w:del w:id="1064" w:author="Sulabh Sharma" w:date="2017-11-19T18:03:00Z"/>
                    <w:rFonts w:eastAsia="Times New Roman"/>
                    <w:color w:val="000000"/>
                    <w:lang w:val="sv-SE" w:eastAsia="sv-SE"/>
                  </w:rPr>
                </w:rPrChange>
              </w:rPr>
            </w:pPr>
            <w:del w:id="1065" w:author="Sulabh Sharma" w:date="2017-11-19T18:03:00Z">
              <w:r w:rsidRPr="001F44CF">
                <w:rPr>
                  <w:rFonts w:eastAsia="Times New Roman"/>
                  <w:color w:val="000000"/>
                  <w:lang w:eastAsia="sv-SE"/>
                  <w:rPrChange w:id="1066" w:author="Koustubh Sharma" w:date="2017-11-19T18:05:00Z">
                    <w:rPr>
                      <w:rFonts w:eastAsia="Times New Roman"/>
                      <w:color w:val="000000"/>
                      <w:lang w:val="sv-SE" w:eastAsia="sv-SE"/>
                    </w:rPr>
                  </w:rPrChange>
                </w:rPr>
                <w:delText>1.5</w:delText>
              </w:r>
            </w:del>
          </w:p>
        </w:tc>
        <w:tc>
          <w:tcPr>
            <w:tcW w:w="1416" w:type="dxa"/>
            <w:shd w:val="clear" w:color="auto" w:fill="auto"/>
            <w:noWrap/>
            <w:hideMark/>
          </w:tcPr>
          <w:p w14:paraId="454790BA" w14:textId="77777777" w:rsidR="00FB7F25" w:rsidRPr="001F44CF" w:rsidRDefault="00FB7F25" w:rsidP="00E032C7">
            <w:pPr>
              <w:suppressAutoHyphens w:val="0"/>
              <w:autoSpaceDN/>
              <w:spacing w:after="0" w:line="240" w:lineRule="auto"/>
              <w:jc w:val="center"/>
              <w:textAlignment w:val="auto"/>
              <w:rPr>
                <w:del w:id="1067" w:author="Sulabh Sharma" w:date="2017-11-19T18:03:00Z"/>
                <w:rFonts w:eastAsia="Times New Roman"/>
                <w:color w:val="000000"/>
                <w:lang w:eastAsia="sv-SE"/>
                <w:rPrChange w:id="1068" w:author="Koustubh Sharma" w:date="2017-11-19T18:05:00Z">
                  <w:rPr>
                    <w:del w:id="1069" w:author="Sulabh Sharma" w:date="2017-11-19T18:03:00Z"/>
                    <w:rFonts w:eastAsia="Times New Roman"/>
                    <w:color w:val="000000"/>
                    <w:lang w:val="sv-SE" w:eastAsia="sv-SE"/>
                  </w:rPr>
                </w:rPrChange>
              </w:rPr>
            </w:pPr>
            <w:del w:id="1070" w:author="Sulabh Sharma" w:date="2017-11-19T18:03:00Z">
              <w:r w:rsidRPr="001F44CF">
                <w:rPr>
                  <w:rFonts w:eastAsia="Times New Roman"/>
                  <w:color w:val="000000"/>
                  <w:lang w:eastAsia="sv-SE"/>
                  <w:rPrChange w:id="1071" w:author="Koustubh Sharma" w:date="2017-11-19T18:05:00Z">
                    <w:rPr>
                      <w:rFonts w:eastAsia="Times New Roman"/>
                      <w:color w:val="000000"/>
                      <w:lang w:val="sv-SE" w:eastAsia="sv-SE"/>
                    </w:rPr>
                  </w:rPrChange>
                </w:rPr>
                <w:delText>1.2</w:delText>
              </w:r>
            </w:del>
          </w:p>
        </w:tc>
      </w:tr>
      <w:tr w:rsidR="00FB7F25" w:rsidRPr="00C663A6" w14:paraId="4B5C9207" w14:textId="77777777" w:rsidTr="00E032C7">
        <w:trPr>
          <w:trHeight w:val="315"/>
          <w:del w:id="1072" w:author="Sulabh Sharma" w:date="2017-11-19T18:03:00Z"/>
        </w:trPr>
        <w:tc>
          <w:tcPr>
            <w:tcW w:w="1587" w:type="dxa"/>
            <w:shd w:val="clear" w:color="auto" w:fill="auto"/>
            <w:noWrap/>
            <w:hideMark/>
          </w:tcPr>
          <w:p w14:paraId="2FBE08BB" w14:textId="77777777" w:rsidR="00FB7F25" w:rsidRPr="001F44CF" w:rsidRDefault="00FB7F25" w:rsidP="00E032C7">
            <w:pPr>
              <w:suppressAutoHyphens w:val="0"/>
              <w:autoSpaceDN/>
              <w:spacing w:after="0" w:line="240" w:lineRule="auto"/>
              <w:jc w:val="center"/>
              <w:textAlignment w:val="auto"/>
              <w:rPr>
                <w:del w:id="1073" w:author="Sulabh Sharma" w:date="2017-11-19T18:03:00Z"/>
                <w:rFonts w:eastAsia="Times New Roman"/>
                <w:b/>
                <w:color w:val="000000"/>
                <w:lang w:eastAsia="sv-SE"/>
                <w:rPrChange w:id="1074" w:author="Koustubh Sharma" w:date="2017-11-19T18:05:00Z">
                  <w:rPr>
                    <w:del w:id="1075" w:author="Sulabh Sharma" w:date="2017-11-19T18:03:00Z"/>
                    <w:rFonts w:eastAsia="Times New Roman"/>
                    <w:b/>
                    <w:color w:val="000000"/>
                    <w:lang w:val="sv-SE" w:eastAsia="sv-SE"/>
                  </w:rPr>
                </w:rPrChange>
              </w:rPr>
            </w:pPr>
          </w:p>
        </w:tc>
        <w:tc>
          <w:tcPr>
            <w:tcW w:w="1176" w:type="dxa"/>
            <w:shd w:val="clear" w:color="auto" w:fill="auto"/>
            <w:noWrap/>
            <w:hideMark/>
          </w:tcPr>
          <w:p w14:paraId="2861B8CA" w14:textId="77777777" w:rsidR="00FB7F25" w:rsidRPr="001F44CF" w:rsidRDefault="00FB7F25" w:rsidP="00E032C7">
            <w:pPr>
              <w:suppressAutoHyphens w:val="0"/>
              <w:autoSpaceDN/>
              <w:spacing w:after="0" w:line="240" w:lineRule="auto"/>
              <w:jc w:val="center"/>
              <w:textAlignment w:val="auto"/>
              <w:rPr>
                <w:del w:id="1076" w:author="Sulabh Sharma" w:date="2017-11-19T18:03:00Z"/>
                <w:rFonts w:ascii="Times New Roman" w:eastAsia="Times New Roman" w:hAnsi="Times New Roman"/>
                <w:b/>
                <w:sz w:val="20"/>
                <w:szCs w:val="20"/>
                <w:lang w:eastAsia="sv-SE"/>
                <w:rPrChange w:id="1077" w:author="Koustubh Sharma" w:date="2017-11-19T18:05:00Z">
                  <w:rPr>
                    <w:del w:id="1078" w:author="Sulabh Sharma" w:date="2017-11-19T18:03:00Z"/>
                    <w:rFonts w:ascii="Times New Roman" w:eastAsia="Times New Roman" w:hAnsi="Times New Roman"/>
                    <w:b/>
                    <w:sz w:val="20"/>
                    <w:szCs w:val="20"/>
                    <w:lang w:val="sv-SE" w:eastAsia="sv-SE"/>
                  </w:rPr>
                </w:rPrChange>
              </w:rPr>
            </w:pPr>
          </w:p>
        </w:tc>
        <w:tc>
          <w:tcPr>
            <w:tcW w:w="962" w:type="dxa"/>
            <w:shd w:val="clear" w:color="auto" w:fill="auto"/>
            <w:noWrap/>
            <w:hideMark/>
          </w:tcPr>
          <w:p w14:paraId="47FAE277" w14:textId="77777777" w:rsidR="00FB7F25" w:rsidRPr="001F44CF" w:rsidRDefault="00FB7F25" w:rsidP="00E032C7">
            <w:pPr>
              <w:suppressAutoHyphens w:val="0"/>
              <w:autoSpaceDN/>
              <w:spacing w:after="0" w:line="240" w:lineRule="auto"/>
              <w:jc w:val="center"/>
              <w:textAlignment w:val="auto"/>
              <w:rPr>
                <w:del w:id="1079" w:author="Sulabh Sharma" w:date="2017-11-19T18:03:00Z"/>
                <w:rFonts w:ascii="Times New Roman" w:eastAsia="Times New Roman" w:hAnsi="Times New Roman"/>
                <w:sz w:val="20"/>
                <w:szCs w:val="20"/>
                <w:lang w:eastAsia="sv-SE"/>
                <w:rPrChange w:id="1080" w:author="Koustubh Sharma" w:date="2017-11-19T18:05:00Z">
                  <w:rPr>
                    <w:del w:id="1081" w:author="Sulabh Sharma" w:date="2017-11-19T18:03:00Z"/>
                    <w:rFonts w:ascii="Times New Roman" w:eastAsia="Times New Roman" w:hAnsi="Times New Roman"/>
                    <w:sz w:val="20"/>
                    <w:szCs w:val="20"/>
                    <w:lang w:val="sv-SE" w:eastAsia="sv-SE"/>
                  </w:rPr>
                </w:rPrChange>
              </w:rPr>
            </w:pPr>
          </w:p>
        </w:tc>
        <w:tc>
          <w:tcPr>
            <w:tcW w:w="962" w:type="dxa"/>
            <w:shd w:val="clear" w:color="auto" w:fill="auto"/>
            <w:noWrap/>
            <w:hideMark/>
          </w:tcPr>
          <w:p w14:paraId="7ECEDB33" w14:textId="77777777" w:rsidR="00FB7F25" w:rsidRPr="001F44CF" w:rsidRDefault="00FB7F25" w:rsidP="00E032C7">
            <w:pPr>
              <w:suppressAutoHyphens w:val="0"/>
              <w:autoSpaceDN/>
              <w:spacing w:after="0" w:line="240" w:lineRule="auto"/>
              <w:jc w:val="center"/>
              <w:textAlignment w:val="auto"/>
              <w:rPr>
                <w:del w:id="1082" w:author="Sulabh Sharma" w:date="2017-11-19T18:03:00Z"/>
                <w:rFonts w:ascii="Times New Roman" w:eastAsia="Times New Roman" w:hAnsi="Times New Roman"/>
                <w:sz w:val="20"/>
                <w:szCs w:val="20"/>
                <w:lang w:eastAsia="sv-SE"/>
                <w:rPrChange w:id="1083" w:author="Koustubh Sharma" w:date="2017-11-19T18:05:00Z">
                  <w:rPr>
                    <w:del w:id="1084" w:author="Sulabh Sharma" w:date="2017-11-19T18:03:00Z"/>
                    <w:rFonts w:ascii="Times New Roman" w:eastAsia="Times New Roman" w:hAnsi="Times New Roman"/>
                    <w:sz w:val="20"/>
                    <w:szCs w:val="20"/>
                    <w:lang w:val="sv-SE" w:eastAsia="sv-SE"/>
                  </w:rPr>
                </w:rPrChange>
              </w:rPr>
            </w:pPr>
          </w:p>
        </w:tc>
        <w:tc>
          <w:tcPr>
            <w:tcW w:w="962" w:type="dxa"/>
            <w:shd w:val="clear" w:color="auto" w:fill="auto"/>
            <w:noWrap/>
            <w:hideMark/>
          </w:tcPr>
          <w:p w14:paraId="60BC29EA" w14:textId="77777777" w:rsidR="00FB7F25" w:rsidRPr="001F44CF" w:rsidRDefault="00FB7F25" w:rsidP="00E032C7">
            <w:pPr>
              <w:suppressAutoHyphens w:val="0"/>
              <w:autoSpaceDN/>
              <w:spacing w:after="0" w:line="240" w:lineRule="auto"/>
              <w:jc w:val="center"/>
              <w:textAlignment w:val="auto"/>
              <w:rPr>
                <w:del w:id="1085" w:author="Sulabh Sharma" w:date="2017-11-19T18:03:00Z"/>
                <w:rFonts w:ascii="Times New Roman" w:eastAsia="Times New Roman" w:hAnsi="Times New Roman"/>
                <w:sz w:val="20"/>
                <w:szCs w:val="20"/>
                <w:lang w:eastAsia="sv-SE"/>
                <w:rPrChange w:id="1086" w:author="Koustubh Sharma" w:date="2017-11-19T18:05:00Z">
                  <w:rPr>
                    <w:del w:id="1087" w:author="Sulabh Sharma" w:date="2017-11-19T18:03:00Z"/>
                    <w:rFonts w:ascii="Times New Roman" w:eastAsia="Times New Roman" w:hAnsi="Times New Roman"/>
                    <w:sz w:val="20"/>
                    <w:szCs w:val="20"/>
                    <w:lang w:val="sv-SE" w:eastAsia="sv-SE"/>
                  </w:rPr>
                </w:rPrChange>
              </w:rPr>
            </w:pPr>
          </w:p>
        </w:tc>
        <w:tc>
          <w:tcPr>
            <w:tcW w:w="963" w:type="dxa"/>
            <w:shd w:val="clear" w:color="auto" w:fill="auto"/>
            <w:noWrap/>
            <w:hideMark/>
          </w:tcPr>
          <w:p w14:paraId="2DA0CF8C" w14:textId="77777777" w:rsidR="00FB7F25" w:rsidRPr="001F44CF" w:rsidRDefault="00FB7F25" w:rsidP="00E032C7">
            <w:pPr>
              <w:suppressAutoHyphens w:val="0"/>
              <w:autoSpaceDN/>
              <w:spacing w:after="0" w:line="240" w:lineRule="auto"/>
              <w:jc w:val="center"/>
              <w:textAlignment w:val="auto"/>
              <w:rPr>
                <w:del w:id="1088" w:author="Sulabh Sharma" w:date="2017-11-19T18:03:00Z"/>
                <w:rFonts w:ascii="Times New Roman" w:eastAsia="Times New Roman" w:hAnsi="Times New Roman"/>
                <w:sz w:val="20"/>
                <w:szCs w:val="20"/>
                <w:lang w:eastAsia="sv-SE"/>
                <w:rPrChange w:id="1089" w:author="Koustubh Sharma" w:date="2017-11-19T18:05:00Z">
                  <w:rPr>
                    <w:del w:id="1090" w:author="Sulabh Sharma" w:date="2017-11-19T18:03:00Z"/>
                    <w:rFonts w:ascii="Times New Roman" w:eastAsia="Times New Roman" w:hAnsi="Times New Roman"/>
                    <w:sz w:val="20"/>
                    <w:szCs w:val="20"/>
                    <w:lang w:val="sv-SE" w:eastAsia="sv-SE"/>
                  </w:rPr>
                </w:rPrChange>
              </w:rPr>
            </w:pPr>
          </w:p>
        </w:tc>
        <w:tc>
          <w:tcPr>
            <w:tcW w:w="963" w:type="dxa"/>
            <w:shd w:val="clear" w:color="auto" w:fill="auto"/>
            <w:noWrap/>
            <w:hideMark/>
          </w:tcPr>
          <w:p w14:paraId="0D470A06" w14:textId="77777777" w:rsidR="00FB7F25" w:rsidRPr="001F44CF" w:rsidRDefault="00FB7F25" w:rsidP="00E032C7">
            <w:pPr>
              <w:suppressAutoHyphens w:val="0"/>
              <w:autoSpaceDN/>
              <w:spacing w:after="0" w:line="240" w:lineRule="auto"/>
              <w:jc w:val="center"/>
              <w:textAlignment w:val="auto"/>
              <w:rPr>
                <w:del w:id="1091" w:author="Sulabh Sharma" w:date="2017-11-19T18:03:00Z"/>
                <w:rFonts w:ascii="Times New Roman" w:eastAsia="Times New Roman" w:hAnsi="Times New Roman"/>
                <w:sz w:val="20"/>
                <w:szCs w:val="20"/>
                <w:lang w:eastAsia="sv-SE"/>
                <w:rPrChange w:id="1092" w:author="Koustubh Sharma" w:date="2017-11-19T18:05:00Z">
                  <w:rPr>
                    <w:del w:id="1093" w:author="Sulabh Sharma" w:date="2017-11-19T18:03:00Z"/>
                    <w:rFonts w:ascii="Times New Roman" w:eastAsia="Times New Roman" w:hAnsi="Times New Roman"/>
                    <w:sz w:val="20"/>
                    <w:szCs w:val="20"/>
                    <w:lang w:val="sv-SE" w:eastAsia="sv-SE"/>
                  </w:rPr>
                </w:rPrChange>
              </w:rPr>
            </w:pPr>
          </w:p>
        </w:tc>
        <w:tc>
          <w:tcPr>
            <w:tcW w:w="1416" w:type="dxa"/>
            <w:shd w:val="clear" w:color="auto" w:fill="auto"/>
            <w:noWrap/>
            <w:hideMark/>
          </w:tcPr>
          <w:p w14:paraId="79584BB0" w14:textId="77777777" w:rsidR="00FB7F25" w:rsidRPr="001F44CF" w:rsidRDefault="00FB7F25" w:rsidP="00E032C7">
            <w:pPr>
              <w:suppressAutoHyphens w:val="0"/>
              <w:autoSpaceDN/>
              <w:spacing w:after="0" w:line="240" w:lineRule="auto"/>
              <w:jc w:val="center"/>
              <w:textAlignment w:val="auto"/>
              <w:rPr>
                <w:del w:id="1094" w:author="Sulabh Sharma" w:date="2017-11-19T18:03:00Z"/>
                <w:rFonts w:ascii="Times New Roman" w:eastAsia="Times New Roman" w:hAnsi="Times New Roman"/>
                <w:sz w:val="20"/>
                <w:szCs w:val="20"/>
                <w:lang w:eastAsia="sv-SE"/>
                <w:rPrChange w:id="1095" w:author="Koustubh Sharma" w:date="2017-11-19T18:05:00Z">
                  <w:rPr>
                    <w:del w:id="1096" w:author="Sulabh Sharma" w:date="2017-11-19T18:03:00Z"/>
                    <w:rFonts w:ascii="Times New Roman" w:eastAsia="Times New Roman" w:hAnsi="Times New Roman"/>
                    <w:sz w:val="20"/>
                    <w:szCs w:val="20"/>
                    <w:lang w:val="sv-SE" w:eastAsia="sv-SE"/>
                  </w:rPr>
                </w:rPrChange>
              </w:rPr>
            </w:pPr>
          </w:p>
        </w:tc>
      </w:tr>
      <w:tr w:rsidR="00FB7F25" w:rsidRPr="00C663A6" w14:paraId="61D02EB9" w14:textId="77777777" w:rsidTr="00E032C7">
        <w:trPr>
          <w:trHeight w:val="315"/>
          <w:del w:id="1097" w:author="Sulabh Sharma" w:date="2017-11-19T18:03:00Z"/>
        </w:trPr>
        <w:tc>
          <w:tcPr>
            <w:tcW w:w="1587" w:type="dxa"/>
            <w:shd w:val="clear" w:color="auto" w:fill="auto"/>
            <w:noWrap/>
            <w:hideMark/>
          </w:tcPr>
          <w:p w14:paraId="395AF062" w14:textId="77777777" w:rsidR="00FB7F25" w:rsidRPr="001F44CF" w:rsidRDefault="00FB7F25" w:rsidP="00E032C7">
            <w:pPr>
              <w:suppressAutoHyphens w:val="0"/>
              <w:autoSpaceDN/>
              <w:spacing w:after="0" w:line="240" w:lineRule="auto"/>
              <w:jc w:val="center"/>
              <w:textAlignment w:val="auto"/>
              <w:rPr>
                <w:del w:id="1098" w:author="Sulabh Sharma" w:date="2017-11-19T18:03:00Z"/>
                <w:rFonts w:eastAsia="Times New Roman"/>
                <w:b/>
                <w:bCs/>
                <w:color w:val="231F20"/>
                <w:sz w:val="20"/>
                <w:szCs w:val="20"/>
                <w:lang w:eastAsia="sv-SE"/>
                <w:rPrChange w:id="1099" w:author="Koustubh Sharma" w:date="2017-11-19T18:05:00Z">
                  <w:rPr>
                    <w:del w:id="1100" w:author="Sulabh Sharma" w:date="2017-11-19T18:03:00Z"/>
                    <w:rFonts w:eastAsia="Times New Roman"/>
                    <w:b/>
                    <w:bCs/>
                    <w:color w:val="231F20"/>
                    <w:sz w:val="20"/>
                    <w:szCs w:val="20"/>
                    <w:lang w:val="sv-SE" w:eastAsia="sv-SE"/>
                  </w:rPr>
                </w:rPrChange>
              </w:rPr>
            </w:pPr>
            <w:del w:id="1101" w:author="Sulabh Sharma" w:date="2017-11-19T18:03:00Z">
              <w:r w:rsidRPr="001F44CF">
                <w:rPr>
                  <w:rFonts w:eastAsia="Times New Roman"/>
                  <w:b/>
                  <w:bCs/>
                  <w:color w:val="231F20"/>
                  <w:sz w:val="20"/>
                  <w:szCs w:val="20"/>
                  <w:lang w:eastAsia="sv-SE"/>
                  <w:rPrChange w:id="1102" w:author="Koustubh Sharma" w:date="2017-11-19T18:05:00Z">
                    <w:rPr>
                      <w:rFonts w:eastAsia="Times New Roman"/>
                      <w:b/>
                      <w:bCs/>
                      <w:color w:val="231F20"/>
                      <w:sz w:val="20"/>
                      <w:szCs w:val="20"/>
                      <w:lang w:val="sv-SE" w:eastAsia="sv-SE"/>
                    </w:rPr>
                  </w:rPrChange>
                </w:rPr>
                <w:delText>DC-DC</w:delText>
              </w:r>
            </w:del>
          </w:p>
        </w:tc>
        <w:tc>
          <w:tcPr>
            <w:tcW w:w="1176" w:type="dxa"/>
            <w:shd w:val="clear" w:color="auto" w:fill="auto"/>
            <w:noWrap/>
            <w:hideMark/>
          </w:tcPr>
          <w:p w14:paraId="70C4B145" w14:textId="77777777" w:rsidR="00FB7F25" w:rsidRPr="001F44CF" w:rsidRDefault="00FB7F25" w:rsidP="00E032C7">
            <w:pPr>
              <w:suppressAutoHyphens w:val="0"/>
              <w:autoSpaceDN/>
              <w:spacing w:after="0" w:line="240" w:lineRule="auto"/>
              <w:jc w:val="center"/>
              <w:textAlignment w:val="auto"/>
              <w:rPr>
                <w:del w:id="1103" w:author="Sulabh Sharma" w:date="2017-11-19T18:03:00Z"/>
                <w:rFonts w:eastAsia="Times New Roman"/>
                <w:b/>
                <w:color w:val="231F20"/>
                <w:sz w:val="20"/>
                <w:szCs w:val="20"/>
                <w:lang w:eastAsia="sv-SE"/>
                <w:rPrChange w:id="1104" w:author="Koustubh Sharma" w:date="2017-11-19T18:05:00Z">
                  <w:rPr>
                    <w:del w:id="1105" w:author="Sulabh Sharma" w:date="2017-11-19T18:03:00Z"/>
                    <w:rFonts w:eastAsia="Times New Roman"/>
                    <w:b/>
                    <w:color w:val="231F20"/>
                    <w:sz w:val="20"/>
                    <w:szCs w:val="20"/>
                    <w:lang w:val="sv-SE" w:eastAsia="sv-SE"/>
                  </w:rPr>
                </w:rPrChange>
              </w:rPr>
            </w:pPr>
            <w:del w:id="1106" w:author="Sulabh Sharma" w:date="2017-11-19T18:03:00Z">
              <w:r w:rsidRPr="00FB7F25">
                <w:rPr>
                  <w:rFonts w:eastAsia="Times New Roman"/>
                  <w:b/>
                  <w:color w:val="231F20"/>
                  <w:sz w:val="20"/>
                  <w:szCs w:val="20"/>
                  <w:lang w:val="sv-SE" w:eastAsia="sv-SE"/>
                </w:rPr>
                <w:delText>σ</w:delText>
              </w:r>
              <w:r w:rsidRPr="001F44CF">
                <w:rPr>
                  <w:rFonts w:eastAsia="Times New Roman"/>
                  <w:b/>
                  <w:color w:val="231F20"/>
                  <w:sz w:val="20"/>
                  <w:szCs w:val="20"/>
                  <w:vertAlign w:val="subscript"/>
                  <w:lang w:eastAsia="sv-SE"/>
                  <w:rPrChange w:id="1107" w:author="Koustubh Sharma" w:date="2017-11-19T18:05:00Z">
                    <w:rPr>
                      <w:rFonts w:eastAsia="Times New Roman"/>
                      <w:b/>
                      <w:color w:val="231F20"/>
                      <w:sz w:val="20"/>
                      <w:szCs w:val="20"/>
                      <w:vertAlign w:val="subscript"/>
                      <w:lang w:val="sv-SE" w:eastAsia="sv-SE"/>
                    </w:rPr>
                  </w:rPrChange>
                </w:rPr>
                <w:delText>DC</w:delText>
              </w:r>
            </w:del>
          </w:p>
        </w:tc>
        <w:tc>
          <w:tcPr>
            <w:tcW w:w="962" w:type="dxa"/>
            <w:shd w:val="clear" w:color="auto" w:fill="auto"/>
            <w:noWrap/>
            <w:hideMark/>
          </w:tcPr>
          <w:p w14:paraId="44D1A3D2" w14:textId="77777777" w:rsidR="00FB7F25" w:rsidRPr="001F44CF" w:rsidRDefault="00FB7F25" w:rsidP="00E032C7">
            <w:pPr>
              <w:suppressAutoHyphens w:val="0"/>
              <w:autoSpaceDN/>
              <w:spacing w:after="0" w:line="240" w:lineRule="auto"/>
              <w:jc w:val="center"/>
              <w:textAlignment w:val="auto"/>
              <w:rPr>
                <w:del w:id="1108" w:author="Sulabh Sharma" w:date="2017-11-19T18:03:00Z"/>
                <w:rFonts w:eastAsia="Times New Roman"/>
                <w:color w:val="231F20"/>
                <w:sz w:val="20"/>
                <w:szCs w:val="20"/>
                <w:lang w:eastAsia="sv-SE"/>
                <w:rPrChange w:id="1109" w:author="Koustubh Sharma" w:date="2017-11-19T18:05:00Z">
                  <w:rPr>
                    <w:del w:id="1110" w:author="Sulabh Sharma" w:date="2017-11-19T18:03:00Z"/>
                    <w:rFonts w:eastAsia="Times New Roman"/>
                    <w:color w:val="231F20"/>
                    <w:sz w:val="20"/>
                    <w:szCs w:val="20"/>
                    <w:lang w:val="sv-SE" w:eastAsia="sv-SE"/>
                  </w:rPr>
                </w:rPrChange>
              </w:rPr>
            </w:pPr>
            <w:del w:id="1111" w:author="Sulabh Sharma" w:date="2017-11-19T18:03:00Z">
              <w:r w:rsidRPr="001F44CF">
                <w:rPr>
                  <w:rFonts w:eastAsia="Times New Roman"/>
                  <w:color w:val="231F20"/>
                  <w:sz w:val="20"/>
                  <w:szCs w:val="20"/>
                  <w:lang w:eastAsia="sv-SE"/>
                  <w:rPrChange w:id="1112" w:author="Koustubh Sharma" w:date="2017-11-19T18:05:00Z">
                    <w:rPr>
                      <w:rFonts w:eastAsia="Times New Roman"/>
                      <w:color w:val="231F20"/>
                      <w:sz w:val="20"/>
                      <w:szCs w:val="20"/>
                      <w:lang w:val="sv-SE" w:eastAsia="sv-SE"/>
                    </w:rPr>
                  </w:rPrChange>
                </w:rPr>
                <w:delText>[%]</w:delText>
              </w:r>
            </w:del>
          </w:p>
        </w:tc>
        <w:tc>
          <w:tcPr>
            <w:tcW w:w="962" w:type="dxa"/>
            <w:shd w:val="clear" w:color="auto" w:fill="auto"/>
            <w:noWrap/>
            <w:hideMark/>
          </w:tcPr>
          <w:p w14:paraId="39867D97" w14:textId="77777777" w:rsidR="00FB7F25" w:rsidRPr="001F44CF" w:rsidRDefault="00FB7F25" w:rsidP="00E032C7">
            <w:pPr>
              <w:suppressAutoHyphens w:val="0"/>
              <w:autoSpaceDN/>
              <w:spacing w:after="0" w:line="240" w:lineRule="auto"/>
              <w:jc w:val="center"/>
              <w:textAlignment w:val="auto"/>
              <w:rPr>
                <w:del w:id="1113" w:author="Sulabh Sharma" w:date="2017-11-19T18:03:00Z"/>
                <w:rFonts w:eastAsia="Times New Roman"/>
                <w:color w:val="000000"/>
                <w:lang w:eastAsia="sv-SE"/>
                <w:rPrChange w:id="1114" w:author="Koustubh Sharma" w:date="2017-11-19T18:05:00Z">
                  <w:rPr>
                    <w:del w:id="1115" w:author="Sulabh Sharma" w:date="2017-11-19T18:03:00Z"/>
                    <w:rFonts w:eastAsia="Times New Roman"/>
                    <w:color w:val="000000"/>
                    <w:lang w:val="sv-SE" w:eastAsia="sv-SE"/>
                  </w:rPr>
                </w:rPrChange>
              </w:rPr>
            </w:pPr>
            <w:del w:id="1116" w:author="Sulabh Sharma" w:date="2017-11-19T18:03:00Z">
              <w:r w:rsidRPr="001F44CF">
                <w:rPr>
                  <w:rFonts w:eastAsia="Times New Roman"/>
                  <w:color w:val="000000"/>
                  <w:lang w:eastAsia="sv-SE"/>
                  <w:rPrChange w:id="1117" w:author="Koustubh Sharma" w:date="2017-11-19T18:05:00Z">
                    <w:rPr>
                      <w:rFonts w:eastAsia="Times New Roman"/>
                      <w:color w:val="000000"/>
                      <w:lang w:val="sv-SE" w:eastAsia="sv-SE"/>
                    </w:rPr>
                  </w:rPrChange>
                </w:rPr>
                <w:delText>6.0</w:delText>
              </w:r>
            </w:del>
          </w:p>
        </w:tc>
        <w:tc>
          <w:tcPr>
            <w:tcW w:w="962" w:type="dxa"/>
            <w:shd w:val="clear" w:color="auto" w:fill="auto"/>
            <w:noWrap/>
            <w:hideMark/>
          </w:tcPr>
          <w:p w14:paraId="778CDC93" w14:textId="77777777" w:rsidR="00FB7F25" w:rsidRPr="001F44CF" w:rsidRDefault="00FB7F25" w:rsidP="00E032C7">
            <w:pPr>
              <w:suppressAutoHyphens w:val="0"/>
              <w:autoSpaceDN/>
              <w:spacing w:after="0" w:line="240" w:lineRule="auto"/>
              <w:jc w:val="center"/>
              <w:textAlignment w:val="auto"/>
              <w:rPr>
                <w:del w:id="1118" w:author="Sulabh Sharma" w:date="2017-11-19T18:03:00Z"/>
                <w:rFonts w:eastAsia="Times New Roman"/>
                <w:color w:val="000000"/>
                <w:lang w:eastAsia="sv-SE"/>
                <w:rPrChange w:id="1119" w:author="Koustubh Sharma" w:date="2017-11-19T18:05:00Z">
                  <w:rPr>
                    <w:del w:id="1120" w:author="Sulabh Sharma" w:date="2017-11-19T18:03:00Z"/>
                    <w:rFonts w:eastAsia="Times New Roman"/>
                    <w:color w:val="000000"/>
                    <w:lang w:val="sv-SE" w:eastAsia="sv-SE"/>
                  </w:rPr>
                </w:rPrChange>
              </w:rPr>
            </w:pPr>
            <w:del w:id="1121" w:author="Sulabh Sharma" w:date="2017-11-19T18:03:00Z">
              <w:r w:rsidRPr="001F44CF">
                <w:rPr>
                  <w:rFonts w:eastAsia="Times New Roman"/>
                  <w:color w:val="000000"/>
                  <w:lang w:eastAsia="sv-SE"/>
                  <w:rPrChange w:id="1122" w:author="Koustubh Sharma" w:date="2017-11-19T18:05:00Z">
                    <w:rPr>
                      <w:rFonts w:eastAsia="Times New Roman"/>
                      <w:color w:val="000000"/>
                      <w:lang w:val="sv-SE" w:eastAsia="sv-SE"/>
                    </w:rPr>
                  </w:rPrChange>
                </w:rPr>
                <w:delText>6.0</w:delText>
              </w:r>
            </w:del>
          </w:p>
        </w:tc>
        <w:tc>
          <w:tcPr>
            <w:tcW w:w="963" w:type="dxa"/>
            <w:shd w:val="clear" w:color="auto" w:fill="auto"/>
            <w:noWrap/>
            <w:hideMark/>
          </w:tcPr>
          <w:p w14:paraId="71F6E19F" w14:textId="77777777" w:rsidR="00FB7F25" w:rsidRPr="001F44CF" w:rsidRDefault="00FB7F25" w:rsidP="00E032C7">
            <w:pPr>
              <w:suppressAutoHyphens w:val="0"/>
              <w:autoSpaceDN/>
              <w:spacing w:after="0" w:line="240" w:lineRule="auto"/>
              <w:jc w:val="center"/>
              <w:textAlignment w:val="auto"/>
              <w:rPr>
                <w:del w:id="1123" w:author="Sulabh Sharma" w:date="2017-11-19T18:03:00Z"/>
                <w:rFonts w:eastAsia="Times New Roman"/>
                <w:color w:val="000000"/>
                <w:lang w:eastAsia="sv-SE"/>
                <w:rPrChange w:id="1124" w:author="Koustubh Sharma" w:date="2017-11-19T18:05:00Z">
                  <w:rPr>
                    <w:del w:id="1125" w:author="Sulabh Sharma" w:date="2017-11-19T18:03:00Z"/>
                    <w:rFonts w:eastAsia="Times New Roman"/>
                    <w:color w:val="000000"/>
                    <w:lang w:val="sv-SE" w:eastAsia="sv-SE"/>
                  </w:rPr>
                </w:rPrChange>
              </w:rPr>
            </w:pPr>
            <w:del w:id="1126" w:author="Sulabh Sharma" w:date="2017-11-19T18:03:00Z">
              <w:r w:rsidRPr="001F44CF">
                <w:rPr>
                  <w:rFonts w:eastAsia="Times New Roman"/>
                  <w:color w:val="000000"/>
                  <w:lang w:eastAsia="sv-SE"/>
                  <w:rPrChange w:id="1127" w:author="Koustubh Sharma" w:date="2017-11-19T18:05:00Z">
                    <w:rPr>
                      <w:rFonts w:eastAsia="Times New Roman"/>
                      <w:color w:val="000000"/>
                      <w:lang w:val="sv-SE" w:eastAsia="sv-SE"/>
                    </w:rPr>
                  </w:rPrChange>
                </w:rPr>
                <w:delText>6.4</w:delText>
              </w:r>
            </w:del>
          </w:p>
        </w:tc>
        <w:tc>
          <w:tcPr>
            <w:tcW w:w="963" w:type="dxa"/>
            <w:shd w:val="clear" w:color="auto" w:fill="auto"/>
            <w:noWrap/>
            <w:hideMark/>
          </w:tcPr>
          <w:p w14:paraId="273A7218" w14:textId="77777777" w:rsidR="00FB7F25" w:rsidRPr="001F44CF" w:rsidRDefault="00FB7F25" w:rsidP="00E032C7">
            <w:pPr>
              <w:suppressAutoHyphens w:val="0"/>
              <w:autoSpaceDN/>
              <w:spacing w:after="0" w:line="240" w:lineRule="auto"/>
              <w:jc w:val="center"/>
              <w:textAlignment w:val="auto"/>
              <w:rPr>
                <w:del w:id="1128" w:author="Sulabh Sharma" w:date="2017-11-19T18:03:00Z"/>
                <w:rFonts w:eastAsia="Times New Roman"/>
                <w:color w:val="000000"/>
                <w:lang w:eastAsia="sv-SE"/>
                <w:rPrChange w:id="1129" w:author="Koustubh Sharma" w:date="2017-11-19T18:05:00Z">
                  <w:rPr>
                    <w:del w:id="1130" w:author="Sulabh Sharma" w:date="2017-11-19T18:03:00Z"/>
                    <w:rFonts w:eastAsia="Times New Roman"/>
                    <w:color w:val="000000"/>
                    <w:lang w:val="sv-SE" w:eastAsia="sv-SE"/>
                  </w:rPr>
                </w:rPrChange>
              </w:rPr>
            </w:pPr>
            <w:del w:id="1131" w:author="Sulabh Sharma" w:date="2017-11-19T18:03:00Z">
              <w:r w:rsidRPr="001F44CF">
                <w:rPr>
                  <w:rFonts w:eastAsia="Times New Roman"/>
                  <w:color w:val="000000"/>
                  <w:lang w:eastAsia="sv-SE"/>
                  <w:rPrChange w:id="1132" w:author="Koustubh Sharma" w:date="2017-11-19T18:05:00Z">
                    <w:rPr>
                      <w:rFonts w:eastAsia="Times New Roman"/>
                      <w:color w:val="000000"/>
                      <w:lang w:val="sv-SE" w:eastAsia="sv-SE"/>
                    </w:rPr>
                  </w:rPrChange>
                </w:rPr>
                <w:delText>8.0</w:delText>
              </w:r>
            </w:del>
          </w:p>
        </w:tc>
        <w:tc>
          <w:tcPr>
            <w:tcW w:w="1416" w:type="dxa"/>
            <w:shd w:val="clear" w:color="auto" w:fill="auto"/>
            <w:noWrap/>
            <w:hideMark/>
          </w:tcPr>
          <w:p w14:paraId="0837DAC3" w14:textId="77777777" w:rsidR="00FB7F25" w:rsidRPr="001F44CF" w:rsidRDefault="00FB7F25" w:rsidP="00E032C7">
            <w:pPr>
              <w:suppressAutoHyphens w:val="0"/>
              <w:autoSpaceDN/>
              <w:spacing w:after="0" w:line="240" w:lineRule="auto"/>
              <w:jc w:val="center"/>
              <w:textAlignment w:val="auto"/>
              <w:rPr>
                <w:del w:id="1133" w:author="Sulabh Sharma" w:date="2017-11-19T18:03:00Z"/>
                <w:rFonts w:eastAsia="Times New Roman"/>
                <w:color w:val="000000"/>
                <w:lang w:eastAsia="sv-SE"/>
                <w:rPrChange w:id="1134" w:author="Koustubh Sharma" w:date="2017-11-19T18:05:00Z">
                  <w:rPr>
                    <w:del w:id="1135" w:author="Sulabh Sharma" w:date="2017-11-19T18:03:00Z"/>
                    <w:rFonts w:eastAsia="Times New Roman"/>
                    <w:color w:val="000000"/>
                    <w:lang w:val="sv-SE" w:eastAsia="sv-SE"/>
                  </w:rPr>
                </w:rPrChange>
              </w:rPr>
            </w:pPr>
            <w:del w:id="1136" w:author="Sulabh Sharma" w:date="2017-11-19T18:03:00Z">
              <w:r w:rsidRPr="001F44CF">
                <w:rPr>
                  <w:rFonts w:eastAsia="Times New Roman"/>
                  <w:color w:val="000000"/>
                  <w:lang w:eastAsia="sv-SE"/>
                  <w:rPrChange w:id="1137" w:author="Koustubh Sharma" w:date="2017-11-19T18:05:00Z">
                    <w:rPr>
                      <w:rFonts w:eastAsia="Times New Roman"/>
                      <w:color w:val="000000"/>
                      <w:lang w:val="sv-SE" w:eastAsia="sv-SE"/>
                    </w:rPr>
                  </w:rPrChange>
                </w:rPr>
                <w:delText>8.0</w:delText>
              </w:r>
            </w:del>
          </w:p>
        </w:tc>
      </w:tr>
      <w:tr w:rsidR="00FB7F25" w:rsidRPr="00C663A6" w14:paraId="538E2548" w14:textId="77777777" w:rsidTr="00E032C7">
        <w:trPr>
          <w:trHeight w:val="315"/>
          <w:del w:id="1138" w:author="Sulabh Sharma" w:date="2017-11-19T18:03:00Z"/>
        </w:trPr>
        <w:tc>
          <w:tcPr>
            <w:tcW w:w="1587" w:type="dxa"/>
            <w:shd w:val="clear" w:color="auto" w:fill="auto"/>
            <w:noWrap/>
            <w:hideMark/>
          </w:tcPr>
          <w:p w14:paraId="0A9D5EC7" w14:textId="77777777" w:rsidR="00FB7F25" w:rsidRPr="001F44CF" w:rsidRDefault="00FB7F25" w:rsidP="00E032C7">
            <w:pPr>
              <w:suppressAutoHyphens w:val="0"/>
              <w:autoSpaceDN/>
              <w:spacing w:after="0" w:line="240" w:lineRule="auto"/>
              <w:jc w:val="center"/>
              <w:textAlignment w:val="auto"/>
              <w:rPr>
                <w:del w:id="1139" w:author="Sulabh Sharma" w:date="2017-11-19T18:03:00Z"/>
                <w:rFonts w:eastAsia="Times New Roman"/>
                <w:b/>
                <w:color w:val="000000"/>
                <w:lang w:eastAsia="sv-SE"/>
                <w:rPrChange w:id="1140" w:author="Koustubh Sharma" w:date="2017-11-19T18:05:00Z">
                  <w:rPr>
                    <w:del w:id="1141" w:author="Sulabh Sharma" w:date="2017-11-19T18:03:00Z"/>
                    <w:rFonts w:eastAsia="Times New Roman"/>
                    <w:b/>
                    <w:color w:val="000000"/>
                    <w:lang w:val="sv-SE" w:eastAsia="sv-SE"/>
                  </w:rPr>
                </w:rPrChange>
              </w:rPr>
            </w:pPr>
          </w:p>
        </w:tc>
        <w:tc>
          <w:tcPr>
            <w:tcW w:w="1176" w:type="dxa"/>
            <w:shd w:val="clear" w:color="auto" w:fill="auto"/>
            <w:noWrap/>
            <w:hideMark/>
          </w:tcPr>
          <w:p w14:paraId="5249BD87" w14:textId="77777777" w:rsidR="00FB7F25" w:rsidRPr="001F44CF" w:rsidRDefault="00FB7F25" w:rsidP="00E032C7">
            <w:pPr>
              <w:suppressAutoHyphens w:val="0"/>
              <w:autoSpaceDN/>
              <w:spacing w:after="0" w:line="240" w:lineRule="auto"/>
              <w:jc w:val="center"/>
              <w:textAlignment w:val="auto"/>
              <w:rPr>
                <w:del w:id="1142" w:author="Sulabh Sharma" w:date="2017-11-19T18:03:00Z"/>
                <w:rFonts w:ascii="Times New Roman" w:eastAsia="Times New Roman" w:hAnsi="Times New Roman"/>
                <w:b/>
                <w:sz w:val="20"/>
                <w:szCs w:val="20"/>
                <w:lang w:eastAsia="sv-SE"/>
                <w:rPrChange w:id="1143" w:author="Koustubh Sharma" w:date="2017-11-19T18:05:00Z">
                  <w:rPr>
                    <w:del w:id="1144" w:author="Sulabh Sharma" w:date="2017-11-19T18:03:00Z"/>
                    <w:rFonts w:ascii="Times New Roman" w:eastAsia="Times New Roman" w:hAnsi="Times New Roman"/>
                    <w:b/>
                    <w:sz w:val="20"/>
                    <w:szCs w:val="20"/>
                    <w:lang w:val="sv-SE" w:eastAsia="sv-SE"/>
                  </w:rPr>
                </w:rPrChange>
              </w:rPr>
            </w:pPr>
          </w:p>
        </w:tc>
        <w:tc>
          <w:tcPr>
            <w:tcW w:w="962" w:type="dxa"/>
            <w:shd w:val="clear" w:color="auto" w:fill="auto"/>
            <w:noWrap/>
            <w:hideMark/>
          </w:tcPr>
          <w:p w14:paraId="71F8B796" w14:textId="77777777" w:rsidR="00FB7F25" w:rsidRPr="001F44CF" w:rsidRDefault="00FB7F25" w:rsidP="00E032C7">
            <w:pPr>
              <w:suppressAutoHyphens w:val="0"/>
              <w:autoSpaceDN/>
              <w:spacing w:after="0" w:line="240" w:lineRule="auto"/>
              <w:jc w:val="center"/>
              <w:textAlignment w:val="auto"/>
              <w:rPr>
                <w:del w:id="1145" w:author="Sulabh Sharma" w:date="2017-11-19T18:03:00Z"/>
                <w:rFonts w:ascii="Times New Roman" w:eastAsia="Times New Roman" w:hAnsi="Times New Roman"/>
                <w:sz w:val="20"/>
                <w:szCs w:val="20"/>
                <w:lang w:eastAsia="sv-SE"/>
                <w:rPrChange w:id="1146" w:author="Koustubh Sharma" w:date="2017-11-19T18:05:00Z">
                  <w:rPr>
                    <w:del w:id="1147" w:author="Sulabh Sharma" w:date="2017-11-19T18:03:00Z"/>
                    <w:rFonts w:ascii="Times New Roman" w:eastAsia="Times New Roman" w:hAnsi="Times New Roman"/>
                    <w:sz w:val="20"/>
                    <w:szCs w:val="20"/>
                    <w:lang w:val="sv-SE" w:eastAsia="sv-SE"/>
                  </w:rPr>
                </w:rPrChange>
              </w:rPr>
            </w:pPr>
          </w:p>
        </w:tc>
        <w:tc>
          <w:tcPr>
            <w:tcW w:w="962" w:type="dxa"/>
            <w:shd w:val="clear" w:color="auto" w:fill="auto"/>
            <w:noWrap/>
            <w:hideMark/>
          </w:tcPr>
          <w:p w14:paraId="6DA7E3A2" w14:textId="77777777" w:rsidR="00FB7F25" w:rsidRPr="001F44CF" w:rsidRDefault="00FB7F25" w:rsidP="00E032C7">
            <w:pPr>
              <w:suppressAutoHyphens w:val="0"/>
              <w:autoSpaceDN/>
              <w:spacing w:after="0" w:line="240" w:lineRule="auto"/>
              <w:jc w:val="center"/>
              <w:textAlignment w:val="auto"/>
              <w:rPr>
                <w:del w:id="1148" w:author="Sulabh Sharma" w:date="2017-11-19T18:03:00Z"/>
                <w:rFonts w:ascii="Times New Roman" w:eastAsia="Times New Roman" w:hAnsi="Times New Roman"/>
                <w:sz w:val="20"/>
                <w:szCs w:val="20"/>
                <w:lang w:eastAsia="sv-SE"/>
                <w:rPrChange w:id="1149" w:author="Koustubh Sharma" w:date="2017-11-19T18:05:00Z">
                  <w:rPr>
                    <w:del w:id="1150" w:author="Sulabh Sharma" w:date="2017-11-19T18:03:00Z"/>
                    <w:rFonts w:ascii="Times New Roman" w:eastAsia="Times New Roman" w:hAnsi="Times New Roman"/>
                    <w:sz w:val="20"/>
                    <w:szCs w:val="20"/>
                    <w:lang w:val="sv-SE" w:eastAsia="sv-SE"/>
                  </w:rPr>
                </w:rPrChange>
              </w:rPr>
            </w:pPr>
          </w:p>
        </w:tc>
        <w:tc>
          <w:tcPr>
            <w:tcW w:w="962" w:type="dxa"/>
            <w:shd w:val="clear" w:color="auto" w:fill="auto"/>
            <w:noWrap/>
            <w:hideMark/>
          </w:tcPr>
          <w:p w14:paraId="5CD4BEA7" w14:textId="77777777" w:rsidR="00FB7F25" w:rsidRPr="001F44CF" w:rsidRDefault="00FB7F25" w:rsidP="00E032C7">
            <w:pPr>
              <w:suppressAutoHyphens w:val="0"/>
              <w:autoSpaceDN/>
              <w:spacing w:after="0" w:line="240" w:lineRule="auto"/>
              <w:jc w:val="center"/>
              <w:textAlignment w:val="auto"/>
              <w:rPr>
                <w:del w:id="1151" w:author="Sulabh Sharma" w:date="2017-11-19T18:03:00Z"/>
                <w:rFonts w:ascii="Times New Roman" w:eastAsia="Times New Roman" w:hAnsi="Times New Roman"/>
                <w:sz w:val="20"/>
                <w:szCs w:val="20"/>
                <w:lang w:eastAsia="sv-SE"/>
                <w:rPrChange w:id="1152" w:author="Koustubh Sharma" w:date="2017-11-19T18:05:00Z">
                  <w:rPr>
                    <w:del w:id="1153" w:author="Sulabh Sharma" w:date="2017-11-19T18:03:00Z"/>
                    <w:rFonts w:ascii="Times New Roman" w:eastAsia="Times New Roman" w:hAnsi="Times New Roman"/>
                    <w:sz w:val="20"/>
                    <w:szCs w:val="20"/>
                    <w:lang w:val="sv-SE" w:eastAsia="sv-SE"/>
                  </w:rPr>
                </w:rPrChange>
              </w:rPr>
            </w:pPr>
          </w:p>
        </w:tc>
        <w:tc>
          <w:tcPr>
            <w:tcW w:w="963" w:type="dxa"/>
            <w:shd w:val="clear" w:color="auto" w:fill="auto"/>
            <w:noWrap/>
            <w:hideMark/>
          </w:tcPr>
          <w:p w14:paraId="68A2EFCC" w14:textId="77777777" w:rsidR="00FB7F25" w:rsidRPr="001F44CF" w:rsidRDefault="00FB7F25" w:rsidP="00E032C7">
            <w:pPr>
              <w:suppressAutoHyphens w:val="0"/>
              <w:autoSpaceDN/>
              <w:spacing w:after="0" w:line="240" w:lineRule="auto"/>
              <w:jc w:val="center"/>
              <w:textAlignment w:val="auto"/>
              <w:rPr>
                <w:del w:id="1154" w:author="Sulabh Sharma" w:date="2017-11-19T18:03:00Z"/>
                <w:rFonts w:ascii="Times New Roman" w:eastAsia="Times New Roman" w:hAnsi="Times New Roman"/>
                <w:sz w:val="20"/>
                <w:szCs w:val="20"/>
                <w:lang w:eastAsia="sv-SE"/>
                <w:rPrChange w:id="1155" w:author="Koustubh Sharma" w:date="2017-11-19T18:05:00Z">
                  <w:rPr>
                    <w:del w:id="1156" w:author="Sulabh Sharma" w:date="2017-11-19T18:03:00Z"/>
                    <w:rFonts w:ascii="Times New Roman" w:eastAsia="Times New Roman" w:hAnsi="Times New Roman"/>
                    <w:sz w:val="20"/>
                    <w:szCs w:val="20"/>
                    <w:lang w:val="sv-SE" w:eastAsia="sv-SE"/>
                  </w:rPr>
                </w:rPrChange>
              </w:rPr>
            </w:pPr>
          </w:p>
        </w:tc>
        <w:tc>
          <w:tcPr>
            <w:tcW w:w="963" w:type="dxa"/>
            <w:shd w:val="clear" w:color="auto" w:fill="auto"/>
            <w:noWrap/>
            <w:hideMark/>
          </w:tcPr>
          <w:p w14:paraId="4DD64ADD" w14:textId="77777777" w:rsidR="00FB7F25" w:rsidRPr="001F44CF" w:rsidRDefault="00FB7F25" w:rsidP="00E032C7">
            <w:pPr>
              <w:suppressAutoHyphens w:val="0"/>
              <w:autoSpaceDN/>
              <w:spacing w:after="0" w:line="240" w:lineRule="auto"/>
              <w:jc w:val="center"/>
              <w:textAlignment w:val="auto"/>
              <w:rPr>
                <w:del w:id="1157" w:author="Sulabh Sharma" w:date="2017-11-19T18:03:00Z"/>
                <w:rFonts w:ascii="Times New Roman" w:eastAsia="Times New Roman" w:hAnsi="Times New Roman"/>
                <w:sz w:val="20"/>
                <w:szCs w:val="20"/>
                <w:lang w:eastAsia="sv-SE"/>
                <w:rPrChange w:id="1158" w:author="Koustubh Sharma" w:date="2017-11-19T18:05:00Z">
                  <w:rPr>
                    <w:del w:id="1159" w:author="Sulabh Sharma" w:date="2017-11-19T18:03:00Z"/>
                    <w:rFonts w:ascii="Times New Roman" w:eastAsia="Times New Roman" w:hAnsi="Times New Roman"/>
                    <w:sz w:val="20"/>
                    <w:szCs w:val="20"/>
                    <w:lang w:val="sv-SE" w:eastAsia="sv-SE"/>
                  </w:rPr>
                </w:rPrChange>
              </w:rPr>
            </w:pPr>
          </w:p>
        </w:tc>
        <w:tc>
          <w:tcPr>
            <w:tcW w:w="1416" w:type="dxa"/>
            <w:shd w:val="clear" w:color="auto" w:fill="auto"/>
            <w:noWrap/>
            <w:hideMark/>
          </w:tcPr>
          <w:p w14:paraId="3102CD63" w14:textId="77777777" w:rsidR="00FB7F25" w:rsidRPr="001F44CF" w:rsidRDefault="00FB7F25" w:rsidP="00E032C7">
            <w:pPr>
              <w:suppressAutoHyphens w:val="0"/>
              <w:autoSpaceDN/>
              <w:spacing w:after="0" w:line="240" w:lineRule="auto"/>
              <w:jc w:val="center"/>
              <w:textAlignment w:val="auto"/>
              <w:rPr>
                <w:del w:id="1160" w:author="Sulabh Sharma" w:date="2017-11-19T18:03:00Z"/>
                <w:rFonts w:ascii="Times New Roman" w:eastAsia="Times New Roman" w:hAnsi="Times New Roman"/>
                <w:sz w:val="20"/>
                <w:szCs w:val="20"/>
                <w:lang w:eastAsia="sv-SE"/>
                <w:rPrChange w:id="1161" w:author="Koustubh Sharma" w:date="2017-11-19T18:05:00Z">
                  <w:rPr>
                    <w:del w:id="1162" w:author="Sulabh Sharma" w:date="2017-11-19T18:03:00Z"/>
                    <w:rFonts w:ascii="Times New Roman" w:eastAsia="Times New Roman" w:hAnsi="Times New Roman"/>
                    <w:sz w:val="20"/>
                    <w:szCs w:val="20"/>
                    <w:lang w:val="sv-SE" w:eastAsia="sv-SE"/>
                  </w:rPr>
                </w:rPrChange>
              </w:rPr>
            </w:pPr>
          </w:p>
        </w:tc>
      </w:tr>
      <w:tr w:rsidR="00FB7F25" w:rsidRPr="00C663A6" w14:paraId="06C206EC" w14:textId="77777777" w:rsidTr="00E032C7">
        <w:trPr>
          <w:trHeight w:val="315"/>
          <w:del w:id="1163" w:author="Sulabh Sharma" w:date="2017-11-19T18:03:00Z"/>
        </w:trPr>
        <w:tc>
          <w:tcPr>
            <w:tcW w:w="1587" w:type="dxa"/>
            <w:shd w:val="clear" w:color="auto" w:fill="auto"/>
            <w:noWrap/>
            <w:hideMark/>
          </w:tcPr>
          <w:p w14:paraId="0F391E97" w14:textId="77777777" w:rsidR="00FB7F25" w:rsidRPr="001F44CF" w:rsidRDefault="00FB7F25" w:rsidP="00E032C7">
            <w:pPr>
              <w:suppressAutoHyphens w:val="0"/>
              <w:autoSpaceDN/>
              <w:spacing w:after="0" w:line="240" w:lineRule="auto"/>
              <w:jc w:val="center"/>
              <w:textAlignment w:val="auto"/>
              <w:rPr>
                <w:del w:id="1164" w:author="Sulabh Sharma" w:date="2017-11-19T18:03:00Z"/>
                <w:rFonts w:eastAsia="Times New Roman"/>
                <w:b/>
                <w:color w:val="000000"/>
                <w:lang w:eastAsia="sv-SE"/>
                <w:rPrChange w:id="1165" w:author="Koustubh Sharma" w:date="2017-11-19T18:05:00Z">
                  <w:rPr>
                    <w:del w:id="1166" w:author="Sulabh Sharma" w:date="2017-11-19T18:03:00Z"/>
                    <w:rFonts w:eastAsia="Times New Roman"/>
                    <w:b/>
                    <w:color w:val="000000"/>
                    <w:lang w:val="sv-SE" w:eastAsia="sv-SE"/>
                  </w:rPr>
                </w:rPrChange>
              </w:rPr>
            </w:pPr>
            <w:del w:id="1167" w:author="Sulabh Sharma" w:date="2017-11-19T18:03:00Z">
              <w:r w:rsidRPr="001F44CF">
                <w:rPr>
                  <w:rFonts w:eastAsia="Times New Roman"/>
                  <w:b/>
                  <w:color w:val="000000"/>
                  <w:lang w:eastAsia="sv-SE"/>
                  <w:rPrChange w:id="1168" w:author="Koustubh Sharma" w:date="2017-11-19T18:05:00Z">
                    <w:rPr>
                      <w:rFonts w:eastAsia="Times New Roman"/>
                      <w:b/>
                      <w:color w:val="000000"/>
                      <w:lang w:val="sv-SE" w:eastAsia="sv-SE"/>
                    </w:rPr>
                  </w:rPrChange>
                </w:rPr>
                <w:delText>Cooling</w:delText>
              </w:r>
            </w:del>
          </w:p>
        </w:tc>
        <w:tc>
          <w:tcPr>
            <w:tcW w:w="1176" w:type="dxa"/>
            <w:shd w:val="clear" w:color="auto" w:fill="auto"/>
            <w:noWrap/>
            <w:hideMark/>
          </w:tcPr>
          <w:p w14:paraId="1D573BC2" w14:textId="77777777" w:rsidR="00FB7F25" w:rsidRPr="001F44CF" w:rsidRDefault="00FB7F25" w:rsidP="00E032C7">
            <w:pPr>
              <w:suppressAutoHyphens w:val="0"/>
              <w:autoSpaceDN/>
              <w:spacing w:after="0" w:line="240" w:lineRule="auto"/>
              <w:jc w:val="center"/>
              <w:textAlignment w:val="auto"/>
              <w:rPr>
                <w:del w:id="1169" w:author="Sulabh Sharma" w:date="2017-11-19T18:03:00Z"/>
                <w:rFonts w:eastAsia="Times New Roman"/>
                <w:b/>
                <w:color w:val="231F20"/>
                <w:sz w:val="20"/>
                <w:szCs w:val="20"/>
                <w:lang w:eastAsia="sv-SE"/>
                <w:rPrChange w:id="1170" w:author="Koustubh Sharma" w:date="2017-11-19T18:05:00Z">
                  <w:rPr>
                    <w:del w:id="1171" w:author="Sulabh Sharma" w:date="2017-11-19T18:03:00Z"/>
                    <w:rFonts w:eastAsia="Times New Roman"/>
                    <w:b/>
                    <w:color w:val="231F20"/>
                    <w:sz w:val="20"/>
                    <w:szCs w:val="20"/>
                    <w:lang w:val="sv-SE" w:eastAsia="sv-SE"/>
                  </w:rPr>
                </w:rPrChange>
              </w:rPr>
            </w:pPr>
            <w:del w:id="1172" w:author="Sulabh Sharma" w:date="2017-11-19T18:03:00Z">
              <w:r w:rsidRPr="00FB7F25">
                <w:rPr>
                  <w:rFonts w:eastAsia="Times New Roman"/>
                  <w:b/>
                  <w:color w:val="231F20"/>
                  <w:sz w:val="20"/>
                  <w:szCs w:val="20"/>
                  <w:lang w:val="sv-SE" w:eastAsia="sv-SE"/>
                </w:rPr>
                <w:delText>σ</w:delText>
              </w:r>
              <w:r w:rsidRPr="001F44CF">
                <w:rPr>
                  <w:rFonts w:eastAsia="Times New Roman"/>
                  <w:b/>
                  <w:color w:val="231F20"/>
                  <w:sz w:val="20"/>
                  <w:szCs w:val="20"/>
                  <w:vertAlign w:val="subscript"/>
                  <w:lang w:eastAsia="sv-SE"/>
                  <w:rPrChange w:id="1173" w:author="Koustubh Sharma" w:date="2017-11-19T18:05:00Z">
                    <w:rPr>
                      <w:rFonts w:eastAsia="Times New Roman"/>
                      <w:b/>
                      <w:color w:val="231F20"/>
                      <w:sz w:val="20"/>
                      <w:szCs w:val="20"/>
                      <w:vertAlign w:val="subscript"/>
                      <w:lang w:val="sv-SE" w:eastAsia="sv-SE"/>
                    </w:rPr>
                  </w:rPrChange>
                </w:rPr>
                <w:delText>COOL</w:delText>
              </w:r>
            </w:del>
          </w:p>
        </w:tc>
        <w:tc>
          <w:tcPr>
            <w:tcW w:w="962" w:type="dxa"/>
            <w:shd w:val="clear" w:color="auto" w:fill="auto"/>
            <w:noWrap/>
            <w:hideMark/>
          </w:tcPr>
          <w:p w14:paraId="369C3E18" w14:textId="77777777" w:rsidR="00FB7F25" w:rsidRPr="001F44CF" w:rsidRDefault="00FB7F25" w:rsidP="00E032C7">
            <w:pPr>
              <w:suppressAutoHyphens w:val="0"/>
              <w:autoSpaceDN/>
              <w:spacing w:after="0" w:line="240" w:lineRule="auto"/>
              <w:jc w:val="center"/>
              <w:textAlignment w:val="auto"/>
              <w:rPr>
                <w:del w:id="1174" w:author="Sulabh Sharma" w:date="2017-11-19T18:03:00Z"/>
                <w:rFonts w:eastAsia="Times New Roman"/>
                <w:color w:val="231F20"/>
                <w:sz w:val="20"/>
                <w:szCs w:val="20"/>
                <w:lang w:eastAsia="sv-SE"/>
                <w:rPrChange w:id="1175" w:author="Koustubh Sharma" w:date="2017-11-19T18:05:00Z">
                  <w:rPr>
                    <w:del w:id="1176" w:author="Sulabh Sharma" w:date="2017-11-19T18:03:00Z"/>
                    <w:rFonts w:eastAsia="Times New Roman"/>
                    <w:color w:val="231F20"/>
                    <w:sz w:val="20"/>
                    <w:szCs w:val="20"/>
                    <w:lang w:val="sv-SE" w:eastAsia="sv-SE"/>
                  </w:rPr>
                </w:rPrChange>
              </w:rPr>
            </w:pPr>
            <w:del w:id="1177" w:author="Sulabh Sharma" w:date="2017-11-19T18:03:00Z">
              <w:r w:rsidRPr="001F44CF">
                <w:rPr>
                  <w:rFonts w:eastAsia="Times New Roman"/>
                  <w:color w:val="231F20"/>
                  <w:sz w:val="20"/>
                  <w:szCs w:val="20"/>
                  <w:lang w:eastAsia="sv-SE"/>
                  <w:rPrChange w:id="1178" w:author="Koustubh Sharma" w:date="2017-11-19T18:05:00Z">
                    <w:rPr>
                      <w:rFonts w:eastAsia="Times New Roman"/>
                      <w:color w:val="231F20"/>
                      <w:sz w:val="20"/>
                      <w:szCs w:val="20"/>
                      <w:lang w:val="sv-SE" w:eastAsia="sv-SE"/>
                    </w:rPr>
                  </w:rPrChange>
                </w:rPr>
                <w:delText>[%]</w:delText>
              </w:r>
            </w:del>
          </w:p>
        </w:tc>
        <w:tc>
          <w:tcPr>
            <w:tcW w:w="962" w:type="dxa"/>
            <w:shd w:val="clear" w:color="auto" w:fill="auto"/>
            <w:noWrap/>
            <w:hideMark/>
          </w:tcPr>
          <w:p w14:paraId="2306F689" w14:textId="77777777" w:rsidR="00FB7F25" w:rsidRPr="001F44CF" w:rsidRDefault="00FB7F25" w:rsidP="00E032C7">
            <w:pPr>
              <w:suppressAutoHyphens w:val="0"/>
              <w:autoSpaceDN/>
              <w:spacing w:after="0" w:line="240" w:lineRule="auto"/>
              <w:jc w:val="center"/>
              <w:textAlignment w:val="auto"/>
              <w:rPr>
                <w:del w:id="1179" w:author="Sulabh Sharma" w:date="2017-11-19T18:03:00Z"/>
                <w:rFonts w:eastAsia="Times New Roman"/>
                <w:color w:val="000000"/>
                <w:lang w:eastAsia="sv-SE"/>
                <w:rPrChange w:id="1180" w:author="Koustubh Sharma" w:date="2017-11-19T18:05:00Z">
                  <w:rPr>
                    <w:del w:id="1181" w:author="Sulabh Sharma" w:date="2017-11-19T18:03:00Z"/>
                    <w:rFonts w:eastAsia="Times New Roman"/>
                    <w:color w:val="000000"/>
                    <w:lang w:val="sv-SE" w:eastAsia="sv-SE"/>
                  </w:rPr>
                </w:rPrChange>
              </w:rPr>
            </w:pPr>
            <w:del w:id="1182" w:author="Sulabh Sharma" w:date="2017-11-19T18:03:00Z">
              <w:r w:rsidRPr="001F44CF">
                <w:rPr>
                  <w:rFonts w:eastAsia="Times New Roman"/>
                  <w:color w:val="000000"/>
                  <w:lang w:eastAsia="sv-SE"/>
                  <w:rPrChange w:id="1183" w:author="Koustubh Sharma" w:date="2017-11-19T18:05:00Z">
                    <w:rPr>
                      <w:rFonts w:eastAsia="Times New Roman"/>
                      <w:color w:val="000000"/>
                      <w:lang w:val="sv-SE" w:eastAsia="sv-SE"/>
                    </w:rPr>
                  </w:rPrChange>
                </w:rPr>
                <w:delText>9.0</w:delText>
              </w:r>
            </w:del>
          </w:p>
        </w:tc>
        <w:tc>
          <w:tcPr>
            <w:tcW w:w="962" w:type="dxa"/>
            <w:shd w:val="clear" w:color="auto" w:fill="auto"/>
            <w:noWrap/>
            <w:hideMark/>
          </w:tcPr>
          <w:p w14:paraId="5D2CBB1D" w14:textId="77777777" w:rsidR="00FB7F25" w:rsidRPr="001F44CF" w:rsidRDefault="00FB7F25" w:rsidP="00E032C7">
            <w:pPr>
              <w:suppressAutoHyphens w:val="0"/>
              <w:autoSpaceDN/>
              <w:spacing w:after="0" w:line="240" w:lineRule="auto"/>
              <w:jc w:val="center"/>
              <w:textAlignment w:val="auto"/>
              <w:rPr>
                <w:del w:id="1184" w:author="Sulabh Sharma" w:date="2017-11-19T18:03:00Z"/>
                <w:rFonts w:eastAsia="Times New Roman"/>
                <w:color w:val="000000"/>
                <w:lang w:eastAsia="sv-SE"/>
                <w:rPrChange w:id="1185" w:author="Koustubh Sharma" w:date="2017-11-19T18:05:00Z">
                  <w:rPr>
                    <w:del w:id="1186" w:author="Sulabh Sharma" w:date="2017-11-19T18:03:00Z"/>
                    <w:rFonts w:eastAsia="Times New Roman"/>
                    <w:color w:val="000000"/>
                    <w:lang w:val="sv-SE" w:eastAsia="sv-SE"/>
                  </w:rPr>
                </w:rPrChange>
              </w:rPr>
            </w:pPr>
            <w:del w:id="1187" w:author="Sulabh Sharma" w:date="2017-11-19T18:03:00Z">
              <w:r w:rsidRPr="001F44CF">
                <w:rPr>
                  <w:rFonts w:eastAsia="Times New Roman"/>
                  <w:color w:val="000000"/>
                  <w:lang w:eastAsia="sv-SE"/>
                  <w:rPrChange w:id="1188" w:author="Koustubh Sharma" w:date="2017-11-19T18:05:00Z">
                    <w:rPr>
                      <w:rFonts w:eastAsia="Times New Roman"/>
                      <w:color w:val="000000"/>
                      <w:lang w:val="sv-SE" w:eastAsia="sv-SE"/>
                    </w:rPr>
                  </w:rPrChange>
                </w:rPr>
                <w:delText>0.0</w:delText>
              </w:r>
            </w:del>
          </w:p>
        </w:tc>
        <w:tc>
          <w:tcPr>
            <w:tcW w:w="963" w:type="dxa"/>
            <w:shd w:val="clear" w:color="auto" w:fill="auto"/>
            <w:noWrap/>
            <w:hideMark/>
          </w:tcPr>
          <w:p w14:paraId="18131D1B" w14:textId="77777777" w:rsidR="00FB7F25" w:rsidRPr="001F44CF" w:rsidRDefault="00FB7F25" w:rsidP="00E032C7">
            <w:pPr>
              <w:suppressAutoHyphens w:val="0"/>
              <w:autoSpaceDN/>
              <w:spacing w:after="0" w:line="240" w:lineRule="auto"/>
              <w:jc w:val="center"/>
              <w:textAlignment w:val="auto"/>
              <w:rPr>
                <w:del w:id="1189" w:author="Sulabh Sharma" w:date="2017-11-19T18:03:00Z"/>
                <w:rFonts w:eastAsia="Times New Roman"/>
                <w:color w:val="000000"/>
                <w:lang w:eastAsia="sv-SE"/>
                <w:rPrChange w:id="1190" w:author="Koustubh Sharma" w:date="2017-11-19T18:05:00Z">
                  <w:rPr>
                    <w:del w:id="1191" w:author="Sulabh Sharma" w:date="2017-11-19T18:03:00Z"/>
                    <w:rFonts w:eastAsia="Times New Roman"/>
                    <w:color w:val="000000"/>
                    <w:lang w:val="sv-SE" w:eastAsia="sv-SE"/>
                  </w:rPr>
                </w:rPrChange>
              </w:rPr>
            </w:pPr>
            <w:del w:id="1192" w:author="Sulabh Sharma" w:date="2017-11-19T18:03:00Z">
              <w:r w:rsidRPr="001F44CF">
                <w:rPr>
                  <w:rFonts w:eastAsia="Times New Roman"/>
                  <w:color w:val="000000"/>
                  <w:lang w:eastAsia="sv-SE"/>
                  <w:rPrChange w:id="1193" w:author="Koustubh Sharma" w:date="2017-11-19T18:05:00Z">
                    <w:rPr>
                      <w:rFonts w:eastAsia="Times New Roman"/>
                      <w:color w:val="000000"/>
                      <w:lang w:val="sv-SE" w:eastAsia="sv-SE"/>
                    </w:rPr>
                  </w:rPrChange>
                </w:rPr>
                <w:delText>0.0</w:delText>
              </w:r>
            </w:del>
          </w:p>
        </w:tc>
        <w:tc>
          <w:tcPr>
            <w:tcW w:w="963" w:type="dxa"/>
            <w:shd w:val="clear" w:color="auto" w:fill="auto"/>
            <w:noWrap/>
            <w:hideMark/>
          </w:tcPr>
          <w:p w14:paraId="305058EB" w14:textId="77777777" w:rsidR="00FB7F25" w:rsidRPr="001F44CF" w:rsidRDefault="00FB7F25" w:rsidP="00E032C7">
            <w:pPr>
              <w:suppressAutoHyphens w:val="0"/>
              <w:autoSpaceDN/>
              <w:spacing w:after="0" w:line="240" w:lineRule="auto"/>
              <w:jc w:val="center"/>
              <w:textAlignment w:val="auto"/>
              <w:rPr>
                <w:del w:id="1194" w:author="Sulabh Sharma" w:date="2017-11-19T18:03:00Z"/>
                <w:rFonts w:eastAsia="Times New Roman"/>
                <w:color w:val="000000"/>
                <w:lang w:eastAsia="sv-SE"/>
                <w:rPrChange w:id="1195" w:author="Koustubh Sharma" w:date="2017-11-19T18:05:00Z">
                  <w:rPr>
                    <w:del w:id="1196" w:author="Sulabh Sharma" w:date="2017-11-19T18:03:00Z"/>
                    <w:rFonts w:eastAsia="Times New Roman"/>
                    <w:color w:val="000000"/>
                    <w:lang w:val="sv-SE" w:eastAsia="sv-SE"/>
                  </w:rPr>
                </w:rPrChange>
              </w:rPr>
            </w:pPr>
            <w:del w:id="1197" w:author="Sulabh Sharma" w:date="2017-11-19T18:03:00Z">
              <w:r w:rsidRPr="001F44CF">
                <w:rPr>
                  <w:rFonts w:eastAsia="Times New Roman"/>
                  <w:color w:val="000000"/>
                  <w:lang w:eastAsia="sv-SE"/>
                  <w:rPrChange w:id="1198" w:author="Koustubh Sharma" w:date="2017-11-19T18:05:00Z">
                    <w:rPr>
                      <w:rFonts w:eastAsia="Times New Roman"/>
                      <w:color w:val="000000"/>
                      <w:lang w:val="sv-SE" w:eastAsia="sv-SE"/>
                    </w:rPr>
                  </w:rPrChange>
                </w:rPr>
                <w:delText>0.0</w:delText>
              </w:r>
            </w:del>
          </w:p>
        </w:tc>
        <w:tc>
          <w:tcPr>
            <w:tcW w:w="1416" w:type="dxa"/>
            <w:shd w:val="clear" w:color="auto" w:fill="auto"/>
            <w:noWrap/>
            <w:hideMark/>
          </w:tcPr>
          <w:p w14:paraId="15700D7C" w14:textId="77777777" w:rsidR="00FB7F25" w:rsidRPr="001F44CF" w:rsidRDefault="00FB7F25" w:rsidP="00E032C7">
            <w:pPr>
              <w:suppressAutoHyphens w:val="0"/>
              <w:autoSpaceDN/>
              <w:spacing w:after="0" w:line="240" w:lineRule="auto"/>
              <w:jc w:val="center"/>
              <w:textAlignment w:val="auto"/>
              <w:rPr>
                <w:del w:id="1199" w:author="Sulabh Sharma" w:date="2017-11-19T18:03:00Z"/>
                <w:rFonts w:eastAsia="Times New Roman"/>
                <w:color w:val="000000"/>
                <w:lang w:eastAsia="sv-SE"/>
                <w:rPrChange w:id="1200" w:author="Koustubh Sharma" w:date="2017-11-19T18:05:00Z">
                  <w:rPr>
                    <w:del w:id="1201" w:author="Sulabh Sharma" w:date="2017-11-19T18:03:00Z"/>
                    <w:rFonts w:eastAsia="Times New Roman"/>
                    <w:color w:val="000000"/>
                    <w:lang w:val="sv-SE" w:eastAsia="sv-SE"/>
                  </w:rPr>
                </w:rPrChange>
              </w:rPr>
            </w:pPr>
            <w:del w:id="1202" w:author="Sulabh Sharma" w:date="2017-11-19T18:03:00Z">
              <w:r w:rsidRPr="001F44CF">
                <w:rPr>
                  <w:rFonts w:eastAsia="Times New Roman"/>
                  <w:color w:val="000000"/>
                  <w:lang w:eastAsia="sv-SE"/>
                  <w:rPrChange w:id="1203" w:author="Koustubh Sharma" w:date="2017-11-19T18:05:00Z">
                    <w:rPr>
                      <w:rFonts w:eastAsia="Times New Roman"/>
                      <w:color w:val="000000"/>
                      <w:lang w:val="sv-SE" w:eastAsia="sv-SE"/>
                    </w:rPr>
                  </w:rPrChange>
                </w:rPr>
                <w:delText>0.0</w:delText>
              </w:r>
            </w:del>
          </w:p>
        </w:tc>
      </w:tr>
      <w:tr w:rsidR="00FB7F25" w:rsidRPr="00C663A6" w14:paraId="45E78652" w14:textId="77777777" w:rsidTr="00E032C7">
        <w:trPr>
          <w:trHeight w:val="315"/>
          <w:del w:id="1204" w:author="Sulabh Sharma" w:date="2017-11-19T18:03:00Z"/>
        </w:trPr>
        <w:tc>
          <w:tcPr>
            <w:tcW w:w="1587" w:type="dxa"/>
            <w:shd w:val="clear" w:color="auto" w:fill="auto"/>
            <w:noWrap/>
            <w:hideMark/>
          </w:tcPr>
          <w:p w14:paraId="5C903A0A" w14:textId="77777777" w:rsidR="00FB7F25" w:rsidRPr="001F44CF" w:rsidRDefault="00FB7F25" w:rsidP="00E032C7">
            <w:pPr>
              <w:suppressAutoHyphens w:val="0"/>
              <w:autoSpaceDN/>
              <w:spacing w:after="0" w:line="240" w:lineRule="auto"/>
              <w:jc w:val="center"/>
              <w:textAlignment w:val="auto"/>
              <w:rPr>
                <w:del w:id="1205" w:author="Sulabh Sharma" w:date="2017-11-19T18:03:00Z"/>
                <w:rFonts w:eastAsia="Times New Roman"/>
                <w:b/>
                <w:color w:val="000000"/>
                <w:lang w:eastAsia="sv-SE"/>
                <w:rPrChange w:id="1206" w:author="Koustubh Sharma" w:date="2017-11-19T18:05:00Z">
                  <w:rPr>
                    <w:del w:id="1207" w:author="Sulabh Sharma" w:date="2017-11-19T18:03:00Z"/>
                    <w:rFonts w:eastAsia="Times New Roman"/>
                    <w:b/>
                    <w:color w:val="000000"/>
                    <w:lang w:val="sv-SE" w:eastAsia="sv-SE"/>
                  </w:rPr>
                </w:rPrChange>
              </w:rPr>
            </w:pPr>
          </w:p>
        </w:tc>
        <w:tc>
          <w:tcPr>
            <w:tcW w:w="1176" w:type="dxa"/>
            <w:shd w:val="clear" w:color="auto" w:fill="auto"/>
            <w:noWrap/>
            <w:hideMark/>
          </w:tcPr>
          <w:p w14:paraId="240F7537" w14:textId="77777777" w:rsidR="00FB7F25" w:rsidRPr="001F44CF" w:rsidRDefault="00FB7F25" w:rsidP="00E032C7">
            <w:pPr>
              <w:suppressAutoHyphens w:val="0"/>
              <w:autoSpaceDN/>
              <w:spacing w:after="0" w:line="240" w:lineRule="auto"/>
              <w:jc w:val="center"/>
              <w:textAlignment w:val="auto"/>
              <w:rPr>
                <w:del w:id="1208" w:author="Sulabh Sharma" w:date="2017-11-19T18:03:00Z"/>
                <w:rFonts w:ascii="Times New Roman" w:eastAsia="Times New Roman" w:hAnsi="Times New Roman"/>
                <w:b/>
                <w:sz w:val="20"/>
                <w:szCs w:val="20"/>
                <w:lang w:eastAsia="sv-SE"/>
                <w:rPrChange w:id="1209" w:author="Koustubh Sharma" w:date="2017-11-19T18:05:00Z">
                  <w:rPr>
                    <w:del w:id="1210" w:author="Sulabh Sharma" w:date="2017-11-19T18:03:00Z"/>
                    <w:rFonts w:ascii="Times New Roman" w:eastAsia="Times New Roman" w:hAnsi="Times New Roman"/>
                    <w:b/>
                    <w:sz w:val="20"/>
                    <w:szCs w:val="20"/>
                    <w:lang w:val="sv-SE" w:eastAsia="sv-SE"/>
                  </w:rPr>
                </w:rPrChange>
              </w:rPr>
            </w:pPr>
          </w:p>
        </w:tc>
        <w:tc>
          <w:tcPr>
            <w:tcW w:w="962" w:type="dxa"/>
            <w:shd w:val="clear" w:color="auto" w:fill="auto"/>
            <w:noWrap/>
            <w:hideMark/>
          </w:tcPr>
          <w:p w14:paraId="001081D2" w14:textId="77777777" w:rsidR="00FB7F25" w:rsidRPr="001F44CF" w:rsidRDefault="00FB7F25" w:rsidP="00E032C7">
            <w:pPr>
              <w:suppressAutoHyphens w:val="0"/>
              <w:autoSpaceDN/>
              <w:spacing w:after="0" w:line="240" w:lineRule="auto"/>
              <w:jc w:val="center"/>
              <w:textAlignment w:val="auto"/>
              <w:rPr>
                <w:del w:id="1211" w:author="Sulabh Sharma" w:date="2017-11-19T18:03:00Z"/>
                <w:rFonts w:ascii="Times New Roman" w:eastAsia="Times New Roman" w:hAnsi="Times New Roman"/>
                <w:sz w:val="20"/>
                <w:szCs w:val="20"/>
                <w:lang w:eastAsia="sv-SE"/>
                <w:rPrChange w:id="1212" w:author="Koustubh Sharma" w:date="2017-11-19T18:05:00Z">
                  <w:rPr>
                    <w:del w:id="1213" w:author="Sulabh Sharma" w:date="2017-11-19T18:03:00Z"/>
                    <w:rFonts w:ascii="Times New Roman" w:eastAsia="Times New Roman" w:hAnsi="Times New Roman"/>
                    <w:sz w:val="20"/>
                    <w:szCs w:val="20"/>
                    <w:lang w:val="sv-SE" w:eastAsia="sv-SE"/>
                  </w:rPr>
                </w:rPrChange>
              </w:rPr>
            </w:pPr>
          </w:p>
        </w:tc>
        <w:tc>
          <w:tcPr>
            <w:tcW w:w="962" w:type="dxa"/>
            <w:shd w:val="clear" w:color="auto" w:fill="auto"/>
            <w:noWrap/>
            <w:hideMark/>
          </w:tcPr>
          <w:p w14:paraId="145109AB" w14:textId="77777777" w:rsidR="00FB7F25" w:rsidRPr="001F44CF" w:rsidRDefault="00FB7F25" w:rsidP="00E032C7">
            <w:pPr>
              <w:suppressAutoHyphens w:val="0"/>
              <w:autoSpaceDN/>
              <w:spacing w:after="0" w:line="240" w:lineRule="auto"/>
              <w:jc w:val="center"/>
              <w:textAlignment w:val="auto"/>
              <w:rPr>
                <w:del w:id="1214" w:author="Sulabh Sharma" w:date="2017-11-19T18:03:00Z"/>
                <w:rFonts w:ascii="Times New Roman" w:eastAsia="Times New Roman" w:hAnsi="Times New Roman"/>
                <w:sz w:val="20"/>
                <w:szCs w:val="20"/>
                <w:lang w:eastAsia="sv-SE"/>
                <w:rPrChange w:id="1215" w:author="Koustubh Sharma" w:date="2017-11-19T18:05:00Z">
                  <w:rPr>
                    <w:del w:id="1216" w:author="Sulabh Sharma" w:date="2017-11-19T18:03:00Z"/>
                    <w:rFonts w:ascii="Times New Roman" w:eastAsia="Times New Roman" w:hAnsi="Times New Roman"/>
                    <w:sz w:val="20"/>
                    <w:szCs w:val="20"/>
                    <w:lang w:val="sv-SE" w:eastAsia="sv-SE"/>
                  </w:rPr>
                </w:rPrChange>
              </w:rPr>
            </w:pPr>
          </w:p>
        </w:tc>
        <w:tc>
          <w:tcPr>
            <w:tcW w:w="962" w:type="dxa"/>
            <w:shd w:val="clear" w:color="auto" w:fill="auto"/>
            <w:noWrap/>
            <w:hideMark/>
          </w:tcPr>
          <w:p w14:paraId="03EC9754" w14:textId="77777777" w:rsidR="00FB7F25" w:rsidRPr="001F44CF" w:rsidRDefault="00FB7F25" w:rsidP="00E032C7">
            <w:pPr>
              <w:suppressAutoHyphens w:val="0"/>
              <w:autoSpaceDN/>
              <w:spacing w:after="0" w:line="240" w:lineRule="auto"/>
              <w:jc w:val="center"/>
              <w:textAlignment w:val="auto"/>
              <w:rPr>
                <w:del w:id="1217" w:author="Sulabh Sharma" w:date="2017-11-19T18:03:00Z"/>
                <w:rFonts w:ascii="Times New Roman" w:eastAsia="Times New Roman" w:hAnsi="Times New Roman"/>
                <w:sz w:val="20"/>
                <w:szCs w:val="20"/>
                <w:lang w:eastAsia="sv-SE"/>
                <w:rPrChange w:id="1218" w:author="Koustubh Sharma" w:date="2017-11-19T18:05:00Z">
                  <w:rPr>
                    <w:del w:id="1219" w:author="Sulabh Sharma" w:date="2017-11-19T18:03:00Z"/>
                    <w:rFonts w:ascii="Times New Roman" w:eastAsia="Times New Roman" w:hAnsi="Times New Roman"/>
                    <w:sz w:val="20"/>
                    <w:szCs w:val="20"/>
                    <w:lang w:val="sv-SE" w:eastAsia="sv-SE"/>
                  </w:rPr>
                </w:rPrChange>
              </w:rPr>
            </w:pPr>
          </w:p>
        </w:tc>
        <w:tc>
          <w:tcPr>
            <w:tcW w:w="963" w:type="dxa"/>
            <w:shd w:val="clear" w:color="auto" w:fill="auto"/>
            <w:noWrap/>
            <w:hideMark/>
          </w:tcPr>
          <w:p w14:paraId="2676271C" w14:textId="77777777" w:rsidR="00FB7F25" w:rsidRPr="001F44CF" w:rsidRDefault="00FB7F25" w:rsidP="00E032C7">
            <w:pPr>
              <w:suppressAutoHyphens w:val="0"/>
              <w:autoSpaceDN/>
              <w:spacing w:after="0" w:line="240" w:lineRule="auto"/>
              <w:jc w:val="center"/>
              <w:textAlignment w:val="auto"/>
              <w:rPr>
                <w:del w:id="1220" w:author="Sulabh Sharma" w:date="2017-11-19T18:03:00Z"/>
                <w:rFonts w:ascii="Times New Roman" w:eastAsia="Times New Roman" w:hAnsi="Times New Roman"/>
                <w:sz w:val="20"/>
                <w:szCs w:val="20"/>
                <w:lang w:eastAsia="sv-SE"/>
                <w:rPrChange w:id="1221" w:author="Koustubh Sharma" w:date="2017-11-19T18:05:00Z">
                  <w:rPr>
                    <w:del w:id="1222" w:author="Sulabh Sharma" w:date="2017-11-19T18:03:00Z"/>
                    <w:rFonts w:ascii="Times New Roman" w:eastAsia="Times New Roman" w:hAnsi="Times New Roman"/>
                    <w:sz w:val="20"/>
                    <w:szCs w:val="20"/>
                    <w:lang w:val="sv-SE" w:eastAsia="sv-SE"/>
                  </w:rPr>
                </w:rPrChange>
              </w:rPr>
            </w:pPr>
          </w:p>
        </w:tc>
        <w:tc>
          <w:tcPr>
            <w:tcW w:w="963" w:type="dxa"/>
            <w:shd w:val="clear" w:color="auto" w:fill="auto"/>
            <w:noWrap/>
            <w:hideMark/>
          </w:tcPr>
          <w:p w14:paraId="1DC72A4B" w14:textId="77777777" w:rsidR="00FB7F25" w:rsidRPr="001F44CF" w:rsidRDefault="00FB7F25" w:rsidP="00E032C7">
            <w:pPr>
              <w:suppressAutoHyphens w:val="0"/>
              <w:autoSpaceDN/>
              <w:spacing w:after="0" w:line="240" w:lineRule="auto"/>
              <w:jc w:val="center"/>
              <w:textAlignment w:val="auto"/>
              <w:rPr>
                <w:del w:id="1223" w:author="Sulabh Sharma" w:date="2017-11-19T18:03:00Z"/>
                <w:rFonts w:ascii="Times New Roman" w:eastAsia="Times New Roman" w:hAnsi="Times New Roman"/>
                <w:sz w:val="20"/>
                <w:szCs w:val="20"/>
                <w:lang w:eastAsia="sv-SE"/>
                <w:rPrChange w:id="1224" w:author="Koustubh Sharma" w:date="2017-11-19T18:05:00Z">
                  <w:rPr>
                    <w:del w:id="1225" w:author="Sulabh Sharma" w:date="2017-11-19T18:03:00Z"/>
                    <w:rFonts w:ascii="Times New Roman" w:eastAsia="Times New Roman" w:hAnsi="Times New Roman"/>
                    <w:sz w:val="20"/>
                    <w:szCs w:val="20"/>
                    <w:lang w:val="sv-SE" w:eastAsia="sv-SE"/>
                  </w:rPr>
                </w:rPrChange>
              </w:rPr>
            </w:pPr>
          </w:p>
        </w:tc>
        <w:tc>
          <w:tcPr>
            <w:tcW w:w="1416" w:type="dxa"/>
            <w:shd w:val="clear" w:color="auto" w:fill="auto"/>
            <w:noWrap/>
            <w:hideMark/>
          </w:tcPr>
          <w:p w14:paraId="7CAE4DB1" w14:textId="77777777" w:rsidR="00FB7F25" w:rsidRPr="001F44CF" w:rsidRDefault="00FB7F25" w:rsidP="00E032C7">
            <w:pPr>
              <w:suppressAutoHyphens w:val="0"/>
              <w:autoSpaceDN/>
              <w:spacing w:after="0" w:line="240" w:lineRule="auto"/>
              <w:jc w:val="center"/>
              <w:textAlignment w:val="auto"/>
              <w:rPr>
                <w:del w:id="1226" w:author="Sulabh Sharma" w:date="2017-11-19T18:03:00Z"/>
                <w:rFonts w:ascii="Times New Roman" w:eastAsia="Times New Roman" w:hAnsi="Times New Roman"/>
                <w:sz w:val="20"/>
                <w:szCs w:val="20"/>
                <w:lang w:eastAsia="sv-SE"/>
                <w:rPrChange w:id="1227" w:author="Koustubh Sharma" w:date="2017-11-19T18:05:00Z">
                  <w:rPr>
                    <w:del w:id="1228" w:author="Sulabh Sharma" w:date="2017-11-19T18:03:00Z"/>
                    <w:rFonts w:ascii="Times New Roman" w:eastAsia="Times New Roman" w:hAnsi="Times New Roman"/>
                    <w:sz w:val="20"/>
                    <w:szCs w:val="20"/>
                    <w:lang w:val="sv-SE" w:eastAsia="sv-SE"/>
                  </w:rPr>
                </w:rPrChange>
              </w:rPr>
            </w:pPr>
          </w:p>
        </w:tc>
      </w:tr>
      <w:tr w:rsidR="00FB7F25" w:rsidRPr="00C663A6" w14:paraId="387E35B3" w14:textId="77777777" w:rsidTr="00E032C7">
        <w:trPr>
          <w:trHeight w:val="315"/>
          <w:del w:id="1229" w:author="Sulabh Sharma" w:date="2017-11-19T18:03:00Z"/>
        </w:trPr>
        <w:tc>
          <w:tcPr>
            <w:tcW w:w="1587" w:type="dxa"/>
            <w:shd w:val="clear" w:color="auto" w:fill="auto"/>
            <w:noWrap/>
            <w:hideMark/>
          </w:tcPr>
          <w:p w14:paraId="5E18DDEA" w14:textId="77777777" w:rsidR="00FB7F25" w:rsidRPr="001F44CF" w:rsidRDefault="00FB7F25" w:rsidP="00E032C7">
            <w:pPr>
              <w:suppressAutoHyphens w:val="0"/>
              <w:autoSpaceDN/>
              <w:spacing w:after="0" w:line="240" w:lineRule="auto"/>
              <w:jc w:val="center"/>
              <w:textAlignment w:val="auto"/>
              <w:rPr>
                <w:del w:id="1230" w:author="Sulabh Sharma" w:date="2017-11-19T18:03:00Z"/>
                <w:rFonts w:eastAsia="Times New Roman"/>
                <w:b/>
                <w:color w:val="000000"/>
                <w:lang w:eastAsia="sv-SE"/>
                <w:rPrChange w:id="1231" w:author="Koustubh Sharma" w:date="2017-11-19T18:05:00Z">
                  <w:rPr>
                    <w:del w:id="1232" w:author="Sulabh Sharma" w:date="2017-11-19T18:03:00Z"/>
                    <w:rFonts w:eastAsia="Times New Roman"/>
                    <w:b/>
                    <w:color w:val="000000"/>
                    <w:lang w:val="sv-SE" w:eastAsia="sv-SE"/>
                  </w:rPr>
                </w:rPrChange>
              </w:rPr>
            </w:pPr>
            <w:del w:id="1233" w:author="Sulabh Sharma" w:date="2017-11-19T18:03:00Z">
              <w:r w:rsidRPr="001F44CF">
                <w:rPr>
                  <w:rFonts w:eastAsia="Times New Roman"/>
                  <w:b/>
                  <w:color w:val="000000"/>
                  <w:lang w:eastAsia="sv-SE"/>
                  <w:rPrChange w:id="1234" w:author="Koustubh Sharma" w:date="2017-11-19T18:05:00Z">
                    <w:rPr>
                      <w:rFonts w:eastAsia="Times New Roman"/>
                      <w:b/>
                      <w:color w:val="000000"/>
                      <w:lang w:val="sv-SE" w:eastAsia="sv-SE"/>
                    </w:rPr>
                  </w:rPrChange>
                </w:rPr>
                <w:delText>Main Supply</w:delText>
              </w:r>
            </w:del>
          </w:p>
        </w:tc>
        <w:tc>
          <w:tcPr>
            <w:tcW w:w="1176" w:type="dxa"/>
            <w:shd w:val="clear" w:color="auto" w:fill="auto"/>
            <w:noWrap/>
            <w:hideMark/>
          </w:tcPr>
          <w:p w14:paraId="7B0649F3" w14:textId="77777777" w:rsidR="00FB7F25" w:rsidRPr="001F44CF" w:rsidRDefault="00FB7F25" w:rsidP="00E032C7">
            <w:pPr>
              <w:suppressAutoHyphens w:val="0"/>
              <w:autoSpaceDN/>
              <w:spacing w:after="0" w:line="240" w:lineRule="auto"/>
              <w:jc w:val="center"/>
              <w:textAlignment w:val="auto"/>
              <w:rPr>
                <w:del w:id="1235" w:author="Sulabh Sharma" w:date="2017-11-19T18:03:00Z"/>
                <w:rFonts w:eastAsia="Times New Roman"/>
                <w:b/>
                <w:color w:val="231F20"/>
                <w:sz w:val="20"/>
                <w:szCs w:val="20"/>
                <w:lang w:eastAsia="sv-SE"/>
                <w:rPrChange w:id="1236" w:author="Koustubh Sharma" w:date="2017-11-19T18:05:00Z">
                  <w:rPr>
                    <w:del w:id="1237" w:author="Sulabh Sharma" w:date="2017-11-19T18:03:00Z"/>
                    <w:rFonts w:eastAsia="Times New Roman"/>
                    <w:b/>
                    <w:color w:val="231F20"/>
                    <w:sz w:val="20"/>
                    <w:szCs w:val="20"/>
                    <w:lang w:val="sv-SE" w:eastAsia="sv-SE"/>
                  </w:rPr>
                </w:rPrChange>
              </w:rPr>
            </w:pPr>
            <w:del w:id="1238" w:author="Sulabh Sharma" w:date="2017-11-19T18:03:00Z">
              <w:r w:rsidRPr="00FB7F25">
                <w:rPr>
                  <w:rFonts w:eastAsia="Times New Roman"/>
                  <w:b/>
                  <w:color w:val="231F20"/>
                  <w:sz w:val="20"/>
                  <w:szCs w:val="20"/>
                  <w:lang w:val="sv-SE" w:eastAsia="sv-SE"/>
                </w:rPr>
                <w:delText>σ</w:delText>
              </w:r>
              <w:r w:rsidRPr="001F44CF">
                <w:rPr>
                  <w:rFonts w:eastAsia="Times New Roman"/>
                  <w:b/>
                  <w:color w:val="231F20"/>
                  <w:sz w:val="20"/>
                  <w:szCs w:val="20"/>
                  <w:vertAlign w:val="subscript"/>
                  <w:lang w:eastAsia="sv-SE"/>
                  <w:rPrChange w:id="1239" w:author="Koustubh Sharma" w:date="2017-11-19T18:05:00Z">
                    <w:rPr>
                      <w:rFonts w:eastAsia="Times New Roman"/>
                      <w:b/>
                      <w:color w:val="231F20"/>
                      <w:sz w:val="20"/>
                      <w:szCs w:val="20"/>
                      <w:vertAlign w:val="subscript"/>
                      <w:lang w:val="sv-SE" w:eastAsia="sv-SE"/>
                    </w:rPr>
                  </w:rPrChange>
                </w:rPr>
                <w:delText>MS</w:delText>
              </w:r>
            </w:del>
          </w:p>
        </w:tc>
        <w:tc>
          <w:tcPr>
            <w:tcW w:w="962" w:type="dxa"/>
            <w:shd w:val="clear" w:color="auto" w:fill="auto"/>
            <w:noWrap/>
            <w:hideMark/>
          </w:tcPr>
          <w:p w14:paraId="3B4FD75A" w14:textId="77777777" w:rsidR="00FB7F25" w:rsidRPr="001F44CF" w:rsidRDefault="00FB7F25" w:rsidP="00E032C7">
            <w:pPr>
              <w:suppressAutoHyphens w:val="0"/>
              <w:autoSpaceDN/>
              <w:spacing w:after="0" w:line="240" w:lineRule="auto"/>
              <w:jc w:val="center"/>
              <w:textAlignment w:val="auto"/>
              <w:rPr>
                <w:del w:id="1240" w:author="Sulabh Sharma" w:date="2017-11-19T18:03:00Z"/>
                <w:rFonts w:eastAsia="Times New Roman"/>
                <w:color w:val="231F20"/>
                <w:sz w:val="20"/>
                <w:szCs w:val="20"/>
                <w:lang w:eastAsia="sv-SE"/>
                <w:rPrChange w:id="1241" w:author="Koustubh Sharma" w:date="2017-11-19T18:05:00Z">
                  <w:rPr>
                    <w:del w:id="1242" w:author="Sulabh Sharma" w:date="2017-11-19T18:03:00Z"/>
                    <w:rFonts w:eastAsia="Times New Roman"/>
                    <w:color w:val="231F20"/>
                    <w:sz w:val="20"/>
                    <w:szCs w:val="20"/>
                    <w:lang w:val="sv-SE" w:eastAsia="sv-SE"/>
                  </w:rPr>
                </w:rPrChange>
              </w:rPr>
            </w:pPr>
            <w:del w:id="1243" w:author="Sulabh Sharma" w:date="2017-11-19T18:03:00Z">
              <w:r w:rsidRPr="001F44CF">
                <w:rPr>
                  <w:rFonts w:eastAsia="Times New Roman"/>
                  <w:color w:val="231F20"/>
                  <w:sz w:val="20"/>
                  <w:szCs w:val="20"/>
                  <w:lang w:eastAsia="sv-SE"/>
                  <w:rPrChange w:id="1244" w:author="Koustubh Sharma" w:date="2017-11-19T18:05:00Z">
                    <w:rPr>
                      <w:rFonts w:eastAsia="Times New Roman"/>
                      <w:color w:val="231F20"/>
                      <w:sz w:val="20"/>
                      <w:szCs w:val="20"/>
                      <w:lang w:val="sv-SE" w:eastAsia="sv-SE"/>
                    </w:rPr>
                  </w:rPrChange>
                </w:rPr>
                <w:delText>[%]</w:delText>
              </w:r>
            </w:del>
          </w:p>
        </w:tc>
        <w:tc>
          <w:tcPr>
            <w:tcW w:w="962" w:type="dxa"/>
            <w:shd w:val="clear" w:color="auto" w:fill="auto"/>
            <w:noWrap/>
            <w:hideMark/>
          </w:tcPr>
          <w:p w14:paraId="01057D14" w14:textId="77777777" w:rsidR="00FB7F25" w:rsidRPr="001F44CF" w:rsidRDefault="00FB7F25" w:rsidP="00E032C7">
            <w:pPr>
              <w:suppressAutoHyphens w:val="0"/>
              <w:autoSpaceDN/>
              <w:spacing w:after="0" w:line="240" w:lineRule="auto"/>
              <w:jc w:val="center"/>
              <w:textAlignment w:val="auto"/>
              <w:rPr>
                <w:del w:id="1245" w:author="Sulabh Sharma" w:date="2017-11-19T18:03:00Z"/>
                <w:rFonts w:eastAsia="Times New Roman"/>
                <w:color w:val="000000"/>
                <w:lang w:eastAsia="sv-SE"/>
                <w:rPrChange w:id="1246" w:author="Koustubh Sharma" w:date="2017-11-19T18:05:00Z">
                  <w:rPr>
                    <w:del w:id="1247" w:author="Sulabh Sharma" w:date="2017-11-19T18:03:00Z"/>
                    <w:rFonts w:eastAsia="Times New Roman"/>
                    <w:color w:val="000000"/>
                    <w:lang w:val="sv-SE" w:eastAsia="sv-SE"/>
                  </w:rPr>
                </w:rPrChange>
              </w:rPr>
            </w:pPr>
            <w:del w:id="1248" w:author="Sulabh Sharma" w:date="2017-11-19T18:03:00Z">
              <w:r w:rsidRPr="001F44CF">
                <w:rPr>
                  <w:rFonts w:eastAsia="Times New Roman"/>
                  <w:color w:val="000000"/>
                  <w:lang w:eastAsia="sv-SE"/>
                  <w:rPrChange w:id="1249" w:author="Koustubh Sharma" w:date="2017-11-19T18:05:00Z">
                    <w:rPr>
                      <w:rFonts w:eastAsia="Times New Roman"/>
                      <w:color w:val="000000"/>
                      <w:lang w:val="sv-SE" w:eastAsia="sv-SE"/>
                    </w:rPr>
                  </w:rPrChange>
                </w:rPr>
                <w:delText>7.0</w:delText>
              </w:r>
            </w:del>
          </w:p>
        </w:tc>
        <w:tc>
          <w:tcPr>
            <w:tcW w:w="962" w:type="dxa"/>
            <w:shd w:val="clear" w:color="auto" w:fill="auto"/>
            <w:noWrap/>
            <w:hideMark/>
          </w:tcPr>
          <w:p w14:paraId="4A9C1286" w14:textId="77777777" w:rsidR="00FB7F25" w:rsidRPr="001F44CF" w:rsidRDefault="00FB7F25" w:rsidP="00E032C7">
            <w:pPr>
              <w:suppressAutoHyphens w:val="0"/>
              <w:autoSpaceDN/>
              <w:spacing w:after="0" w:line="240" w:lineRule="auto"/>
              <w:jc w:val="center"/>
              <w:textAlignment w:val="auto"/>
              <w:rPr>
                <w:del w:id="1250" w:author="Sulabh Sharma" w:date="2017-11-19T18:03:00Z"/>
                <w:rFonts w:eastAsia="Times New Roman"/>
                <w:color w:val="000000"/>
                <w:lang w:eastAsia="sv-SE"/>
                <w:rPrChange w:id="1251" w:author="Koustubh Sharma" w:date="2017-11-19T18:05:00Z">
                  <w:rPr>
                    <w:del w:id="1252" w:author="Sulabh Sharma" w:date="2017-11-19T18:03:00Z"/>
                    <w:rFonts w:eastAsia="Times New Roman"/>
                    <w:color w:val="000000"/>
                    <w:lang w:val="sv-SE" w:eastAsia="sv-SE"/>
                  </w:rPr>
                </w:rPrChange>
              </w:rPr>
            </w:pPr>
            <w:del w:id="1253" w:author="Sulabh Sharma" w:date="2017-11-19T18:03:00Z">
              <w:r w:rsidRPr="001F44CF">
                <w:rPr>
                  <w:rFonts w:eastAsia="Times New Roman"/>
                  <w:color w:val="000000"/>
                  <w:lang w:eastAsia="sv-SE"/>
                  <w:rPrChange w:id="1254" w:author="Koustubh Sharma" w:date="2017-11-19T18:05:00Z">
                    <w:rPr>
                      <w:rFonts w:eastAsia="Times New Roman"/>
                      <w:color w:val="000000"/>
                      <w:lang w:val="sv-SE" w:eastAsia="sv-SE"/>
                    </w:rPr>
                  </w:rPrChange>
                </w:rPr>
                <w:delText>7.0</w:delText>
              </w:r>
            </w:del>
          </w:p>
        </w:tc>
        <w:tc>
          <w:tcPr>
            <w:tcW w:w="963" w:type="dxa"/>
            <w:shd w:val="clear" w:color="auto" w:fill="auto"/>
            <w:noWrap/>
            <w:hideMark/>
          </w:tcPr>
          <w:p w14:paraId="607F899A" w14:textId="77777777" w:rsidR="00FB7F25" w:rsidRPr="001F44CF" w:rsidRDefault="00FB7F25" w:rsidP="00E032C7">
            <w:pPr>
              <w:suppressAutoHyphens w:val="0"/>
              <w:autoSpaceDN/>
              <w:spacing w:after="0" w:line="240" w:lineRule="auto"/>
              <w:jc w:val="center"/>
              <w:textAlignment w:val="auto"/>
              <w:rPr>
                <w:del w:id="1255" w:author="Sulabh Sharma" w:date="2017-11-19T18:03:00Z"/>
                <w:rFonts w:eastAsia="Times New Roman"/>
                <w:color w:val="000000"/>
                <w:lang w:eastAsia="sv-SE"/>
                <w:rPrChange w:id="1256" w:author="Koustubh Sharma" w:date="2017-11-19T18:05:00Z">
                  <w:rPr>
                    <w:del w:id="1257" w:author="Sulabh Sharma" w:date="2017-11-19T18:03:00Z"/>
                    <w:rFonts w:eastAsia="Times New Roman"/>
                    <w:color w:val="000000"/>
                    <w:lang w:val="sv-SE" w:eastAsia="sv-SE"/>
                  </w:rPr>
                </w:rPrChange>
              </w:rPr>
            </w:pPr>
            <w:del w:id="1258" w:author="Sulabh Sharma" w:date="2017-11-19T18:03:00Z">
              <w:r w:rsidRPr="001F44CF">
                <w:rPr>
                  <w:rFonts w:eastAsia="Times New Roman"/>
                  <w:color w:val="000000"/>
                  <w:lang w:eastAsia="sv-SE"/>
                  <w:rPrChange w:id="1259" w:author="Koustubh Sharma" w:date="2017-11-19T18:05:00Z">
                    <w:rPr>
                      <w:rFonts w:eastAsia="Times New Roman"/>
                      <w:color w:val="000000"/>
                      <w:lang w:val="sv-SE" w:eastAsia="sv-SE"/>
                    </w:rPr>
                  </w:rPrChange>
                </w:rPr>
                <w:delText>7.2</w:delText>
              </w:r>
            </w:del>
          </w:p>
        </w:tc>
        <w:tc>
          <w:tcPr>
            <w:tcW w:w="963" w:type="dxa"/>
            <w:shd w:val="clear" w:color="auto" w:fill="auto"/>
            <w:noWrap/>
            <w:hideMark/>
          </w:tcPr>
          <w:p w14:paraId="17CEC5F8" w14:textId="77777777" w:rsidR="00FB7F25" w:rsidRPr="001F44CF" w:rsidRDefault="00FB7F25" w:rsidP="00E032C7">
            <w:pPr>
              <w:suppressAutoHyphens w:val="0"/>
              <w:autoSpaceDN/>
              <w:spacing w:after="0" w:line="240" w:lineRule="auto"/>
              <w:jc w:val="center"/>
              <w:textAlignment w:val="auto"/>
              <w:rPr>
                <w:del w:id="1260" w:author="Sulabh Sharma" w:date="2017-11-19T18:03:00Z"/>
                <w:rFonts w:eastAsia="Times New Roman"/>
                <w:color w:val="000000"/>
                <w:lang w:eastAsia="sv-SE"/>
                <w:rPrChange w:id="1261" w:author="Koustubh Sharma" w:date="2017-11-19T18:05:00Z">
                  <w:rPr>
                    <w:del w:id="1262" w:author="Sulabh Sharma" w:date="2017-11-19T18:03:00Z"/>
                    <w:rFonts w:eastAsia="Times New Roman"/>
                    <w:color w:val="000000"/>
                    <w:lang w:val="sv-SE" w:eastAsia="sv-SE"/>
                  </w:rPr>
                </w:rPrChange>
              </w:rPr>
            </w:pPr>
            <w:del w:id="1263" w:author="Sulabh Sharma" w:date="2017-11-19T18:03:00Z">
              <w:r w:rsidRPr="001F44CF">
                <w:rPr>
                  <w:rFonts w:eastAsia="Times New Roman"/>
                  <w:color w:val="000000"/>
                  <w:lang w:eastAsia="sv-SE"/>
                  <w:rPrChange w:id="1264" w:author="Koustubh Sharma" w:date="2017-11-19T18:05:00Z">
                    <w:rPr>
                      <w:rFonts w:eastAsia="Times New Roman"/>
                      <w:color w:val="000000"/>
                      <w:lang w:val="sv-SE" w:eastAsia="sv-SE"/>
                    </w:rPr>
                  </w:rPrChange>
                </w:rPr>
                <w:delText>10</w:delText>
              </w:r>
            </w:del>
          </w:p>
        </w:tc>
        <w:tc>
          <w:tcPr>
            <w:tcW w:w="1416" w:type="dxa"/>
            <w:shd w:val="clear" w:color="auto" w:fill="auto"/>
            <w:noWrap/>
            <w:hideMark/>
          </w:tcPr>
          <w:p w14:paraId="728D7995" w14:textId="77777777" w:rsidR="00FB7F25" w:rsidRPr="001F44CF" w:rsidRDefault="00FB7F25" w:rsidP="00E032C7">
            <w:pPr>
              <w:suppressAutoHyphens w:val="0"/>
              <w:autoSpaceDN/>
              <w:spacing w:after="0" w:line="240" w:lineRule="auto"/>
              <w:jc w:val="center"/>
              <w:textAlignment w:val="auto"/>
              <w:rPr>
                <w:del w:id="1265" w:author="Sulabh Sharma" w:date="2017-11-19T18:03:00Z"/>
                <w:rFonts w:eastAsia="Times New Roman"/>
                <w:color w:val="000000"/>
                <w:lang w:eastAsia="sv-SE"/>
                <w:rPrChange w:id="1266" w:author="Koustubh Sharma" w:date="2017-11-19T18:05:00Z">
                  <w:rPr>
                    <w:del w:id="1267" w:author="Sulabh Sharma" w:date="2017-11-19T18:03:00Z"/>
                    <w:rFonts w:eastAsia="Times New Roman"/>
                    <w:color w:val="000000"/>
                    <w:lang w:val="sv-SE" w:eastAsia="sv-SE"/>
                  </w:rPr>
                </w:rPrChange>
              </w:rPr>
            </w:pPr>
            <w:del w:id="1268" w:author="Sulabh Sharma" w:date="2017-11-19T18:03:00Z">
              <w:r w:rsidRPr="001F44CF">
                <w:rPr>
                  <w:rFonts w:eastAsia="Times New Roman"/>
                  <w:color w:val="000000"/>
                  <w:lang w:eastAsia="sv-SE"/>
                  <w:rPrChange w:id="1269" w:author="Koustubh Sharma" w:date="2017-11-19T18:05:00Z">
                    <w:rPr>
                      <w:rFonts w:eastAsia="Times New Roman"/>
                      <w:color w:val="000000"/>
                      <w:lang w:val="sv-SE" w:eastAsia="sv-SE"/>
                    </w:rPr>
                  </w:rPrChange>
                </w:rPr>
                <w:delText>10</w:delText>
              </w:r>
            </w:del>
          </w:p>
        </w:tc>
      </w:tr>
      <w:tr w:rsidR="00FB7F25" w:rsidRPr="00C663A6" w14:paraId="00897F55" w14:textId="77777777" w:rsidTr="00E032C7">
        <w:trPr>
          <w:trHeight w:val="300"/>
          <w:del w:id="1270" w:author="Sulabh Sharma" w:date="2017-11-19T18:03:00Z"/>
        </w:trPr>
        <w:tc>
          <w:tcPr>
            <w:tcW w:w="1587" w:type="dxa"/>
            <w:shd w:val="clear" w:color="auto" w:fill="auto"/>
            <w:noWrap/>
            <w:hideMark/>
          </w:tcPr>
          <w:p w14:paraId="5CDEF582" w14:textId="77777777" w:rsidR="00FB7F25" w:rsidRPr="001F44CF" w:rsidRDefault="00FB7F25" w:rsidP="00E032C7">
            <w:pPr>
              <w:suppressAutoHyphens w:val="0"/>
              <w:autoSpaceDN/>
              <w:spacing w:after="0" w:line="240" w:lineRule="auto"/>
              <w:jc w:val="center"/>
              <w:textAlignment w:val="auto"/>
              <w:rPr>
                <w:del w:id="1271" w:author="Sulabh Sharma" w:date="2017-11-19T18:03:00Z"/>
                <w:rFonts w:eastAsia="Times New Roman"/>
                <w:b/>
                <w:color w:val="000000"/>
                <w:lang w:eastAsia="sv-SE"/>
                <w:rPrChange w:id="1272" w:author="Koustubh Sharma" w:date="2017-11-19T18:05:00Z">
                  <w:rPr>
                    <w:del w:id="1273" w:author="Sulabh Sharma" w:date="2017-11-19T18:03:00Z"/>
                    <w:rFonts w:eastAsia="Times New Roman"/>
                    <w:b/>
                    <w:color w:val="000000"/>
                    <w:lang w:val="sv-SE" w:eastAsia="sv-SE"/>
                  </w:rPr>
                </w:rPrChange>
              </w:rPr>
            </w:pPr>
          </w:p>
        </w:tc>
        <w:tc>
          <w:tcPr>
            <w:tcW w:w="1176" w:type="dxa"/>
            <w:shd w:val="clear" w:color="auto" w:fill="auto"/>
            <w:noWrap/>
            <w:hideMark/>
          </w:tcPr>
          <w:p w14:paraId="707D6220" w14:textId="77777777" w:rsidR="00FB7F25" w:rsidRPr="001F44CF" w:rsidRDefault="00FB7F25" w:rsidP="00E032C7">
            <w:pPr>
              <w:suppressAutoHyphens w:val="0"/>
              <w:autoSpaceDN/>
              <w:spacing w:after="0" w:line="240" w:lineRule="auto"/>
              <w:jc w:val="center"/>
              <w:textAlignment w:val="auto"/>
              <w:rPr>
                <w:del w:id="1274" w:author="Sulabh Sharma" w:date="2017-11-19T18:03:00Z"/>
                <w:rFonts w:ascii="Times New Roman" w:eastAsia="Times New Roman" w:hAnsi="Times New Roman"/>
                <w:b/>
                <w:sz w:val="20"/>
                <w:szCs w:val="20"/>
                <w:lang w:eastAsia="sv-SE"/>
                <w:rPrChange w:id="1275" w:author="Koustubh Sharma" w:date="2017-11-19T18:05:00Z">
                  <w:rPr>
                    <w:del w:id="1276" w:author="Sulabh Sharma" w:date="2017-11-19T18:03:00Z"/>
                    <w:rFonts w:ascii="Times New Roman" w:eastAsia="Times New Roman" w:hAnsi="Times New Roman"/>
                    <w:b/>
                    <w:sz w:val="20"/>
                    <w:szCs w:val="20"/>
                    <w:lang w:val="sv-SE" w:eastAsia="sv-SE"/>
                  </w:rPr>
                </w:rPrChange>
              </w:rPr>
            </w:pPr>
          </w:p>
        </w:tc>
        <w:tc>
          <w:tcPr>
            <w:tcW w:w="962" w:type="dxa"/>
            <w:shd w:val="clear" w:color="auto" w:fill="auto"/>
            <w:noWrap/>
            <w:hideMark/>
          </w:tcPr>
          <w:p w14:paraId="152A6707" w14:textId="77777777" w:rsidR="00FB7F25" w:rsidRPr="001F44CF" w:rsidRDefault="00FB7F25" w:rsidP="00E032C7">
            <w:pPr>
              <w:suppressAutoHyphens w:val="0"/>
              <w:autoSpaceDN/>
              <w:spacing w:after="0" w:line="240" w:lineRule="auto"/>
              <w:jc w:val="center"/>
              <w:textAlignment w:val="auto"/>
              <w:rPr>
                <w:del w:id="1277" w:author="Sulabh Sharma" w:date="2017-11-19T18:03:00Z"/>
                <w:rFonts w:ascii="Times New Roman" w:eastAsia="Times New Roman" w:hAnsi="Times New Roman"/>
                <w:sz w:val="20"/>
                <w:szCs w:val="20"/>
                <w:lang w:eastAsia="sv-SE"/>
                <w:rPrChange w:id="1278" w:author="Koustubh Sharma" w:date="2017-11-19T18:05:00Z">
                  <w:rPr>
                    <w:del w:id="1279" w:author="Sulabh Sharma" w:date="2017-11-19T18:03:00Z"/>
                    <w:rFonts w:ascii="Times New Roman" w:eastAsia="Times New Roman" w:hAnsi="Times New Roman"/>
                    <w:sz w:val="20"/>
                    <w:szCs w:val="20"/>
                    <w:lang w:val="sv-SE" w:eastAsia="sv-SE"/>
                  </w:rPr>
                </w:rPrChange>
              </w:rPr>
            </w:pPr>
          </w:p>
        </w:tc>
        <w:tc>
          <w:tcPr>
            <w:tcW w:w="962" w:type="dxa"/>
            <w:shd w:val="clear" w:color="auto" w:fill="auto"/>
            <w:noWrap/>
            <w:hideMark/>
          </w:tcPr>
          <w:p w14:paraId="16BF45B2" w14:textId="77777777" w:rsidR="00FB7F25" w:rsidRPr="001F44CF" w:rsidRDefault="00FB7F25" w:rsidP="00E032C7">
            <w:pPr>
              <w:suppressAutoHyphens w:val="0"/>
              <w:autoSpaceDN/>
              <w:spacing w:after="0" w:line="240" w:lineRule="auto"/>
              <w:jc w:val="center"/>
              <w:textAlignment w:val="auto"/>
              <w:rPr>
                <w:del w:id="1280" w:author="Sulabh Sharma" w:date="2017-11-19T18:03:00Z"/>
                <w:rFonts w:ascii="Times New Roman" w:eastAsia="Times New Roman" w:hAnsi="Times New Roman"/>
                <w:sz w:val="20"/>
                <w:szCs w:val="20"/>
                <w:lang w:eastAsia="sv-SE"/>
                <w:rPrChange w:id="1281" w:author="Koustubh Sharma" w:date="2017-11-19T18:05:00Z">
                  <w:rPr>
                    <w:del w:id="1282" w:author="Sulabh Sharma" w:date="2017-11-19T18:03:00Z"/>
                    <w:rFonts w:ascii="Times New Roman" w:eastAsia="Times New Roman" w:hAnsi="Times New Roman"/>
                    <w:sz w:val="20"/>
                    <w:szCs w:val="20"/>
                    <w:lang w:val="sv-SE" w:eastAsia="sv-SE"/>
                  </w:rPr>
                </w:rPrChange>
              </w:rPr>
            </w:pPr>
          </w:p>
        </w:tc>
        <w:tc>
          <w:tcPr>
            <w:tcW w:w="962" w:type="dxa"/>
            <w:shd w:val="clear" w:color="auto" w:fill="auto"/>
            <w:noWrap/>
            <w:hideMark/>
          </w:tcPr>
          <w:p w14:paraId="42E18273" w14:textId="77777777" w:rsidR="00FB7F25" w:rsidRPr="001F44CF" w:rsidRDefault="00FB7F25" w:rsidP="00E032C7">
            <w:pPr>
              <w:suppressAutoHyphens w:val="0"/>
              <w:autoSpaceDN/>
              <w:spacing w:after="0" w:line="240" w:lineRule="auto"/>
              <w:jc w:val="center"/>
              <w:textAlignment w:val="auto"/>
              <w:rPr>
                <w:del w:id="1283" w:author="Sulabh Sharma" w:date="2017-11-19T18:03:00Z"/>
                <w:rFonts w:ascii="Times New Roman" w:eastAsia="Times New Roman" w:hAnsi="Times New Roman"/>
                <w:sz w:val="20"/>
                <w:szCs w:val="20"/>
                <w:lang w:eastAsia="sv-SE"/>
                <w:rPrChange w:id="1284" w:author="Koustubh Sharma" w:date="2017-11-19T18:05:00Z">
                  <w:rPr>
                    <w:del w:id="1285" w:author="Sulabh Sharma" w:date="2017-11-19T18:03:00Z"/>
                    <w:rFonts w:ascii="Times New Roman" w:eastAsia="Times New Roman" w:hAnsi="Times New Roman"/>
                    <w:sz w:val="20"/>
                    <w:szCs w:val="20"/>
                    <w:lang w:val="sv-SE" w:eastAsia="sv-SE"/>
                  </w:rPr>
                </w:rPrChange>
              </w:rPr>
            </w:pPr>
          </w:p>
        </w:tc>
        <w:tc>
          <w:tcPr>
            <w:tcW w:w="963" w:type="dxa"/>
            <w:shd w:val="clear" w:color="auto" w:fill="auto"/>
            <w:noWrap/>
            <w:hideMark/>
          </w:tcPr>
          <w:p w14:paraId="605645E0" w14:textId="77777777" w:rsidR="00FB7F25" w:rsidRPr="001F44CF" w:rsidRDefault="00FB7F25" w:rsidP="00E032C7">
            <w:pPr>
              <w:suppressAutoHyphens w:val="0"/>
              <w:autoSpaceDN/>
              <w:spacing w:after="0" w:line="240" w:lineRule="auto"/>
              <w:jc w:val="center"/>
              <w:textAlignment w:val="auto"/>
              <w:rPr>
                <w:del w:id="1286" w:author="Sulabh Sharma" w:date="2017-11-19T18:03:00Z"/>
                <w:rFonts w:ascii="Times New Roman" w:eastAsia="Times New Roman" w:hAnsi="Times New Roman"/>
                <w:sz w:val="20"/>
                <w:szCs w:val="20"/>
                <w:lang w:eastAsia="sv-SE"/>
                <w:rPrChange w:id="1287" w:author="Koustubh Sharma" w:date="2017-11-19T18:05:00Z">
                  <w:rPr>
                    <w:del w:id="1288" w:author="Sulabh Sharma" w:date="2017-11-19T18:03:00Z"/>
                    <w:rFonts w:ascii="Times New Roman" w:eastAsia="Times New Roman" w:hAnsi="Times New Roman"/>
                    <w:sz w:val="20"/>
                    <w:szCs w:val="20"/>
                    <w:lang w:val="sv-SE" w:eastAsia="sv-SE"/>
                  </w:rPr>
                </w:rPrChange>
              </w:rPr>
            </w:pPr>
          </w:p>
        </w:tc>
        <w:tc>
          <w:tcPr>
            <w:tcW w:w="963" w:type="dxa"/>
            <w:shd w:val="clear" w:color="auto" w:fill="auto"/>
            <w:noWrap/>
            <w:hideMark/>
          </w:tcPr>
          <w:p w14:paraId="68C382E1" w14:textId="77777777" w:rsidR="00FB7F25" w:rsidRPr="001F44CF" w:rsidRDefault="00FB7F25" w:rsidP="00E032C7">
            <w:pPr>
              <w:suppressAutoHyphens w:val="0"/>
              <w:autoSpaceDN/>
              <w:spacing w:after="0" w:line="240" w:lineRule="auto"/>
              <w:jc w:val="center"/>
              <w:textAlignment w:val="auto"/>
              <w:rPr>
                <w:del w:id="1289" w:author="Sulabh Sharma" w:date="2017-11-19T18:03:00Z"/>
                <w:rFonts w:ascii="Times New Roman" w:eastAsia="Times New Roman" w:hAnsi="Times New Roman"/>
                <w:sz w:val="20"/>
                <w:szCs w:val="20"/>
                <w:lang w:eastAsia="sv-SE"/>
                <w:rPrChange w:id="1290" w:author="Koustubh Sharma" w:date="2017-11-19T18:05:00Z">
                  <w:rPr>
                    <w:del w:id="1291" w:author="Sulabh Sharma" w:date="2017-11-19T18:03:00Z"/>
                    <w:rFonts w:ascii="Times New Roman" w:eastAsia="Times New Roman" w:hAnsi="Times New Roman"/>
                    <w:sz w:val="20"/>
                    <w:szCs w:val="20"/>
                    <w:lang w:val="sv-SE" w:eastAsia="sv-SE"/>
                  </w:rPr>
                </w:rPrChange>
              </w:rPr>
            </w:pPr>
          </w:p>
        </w:tc>
        <w:tc>
          <w:tcPr>
            <w:tcW w:w="1416" w:type="dxa"/>
            <w:shd w:val="clear" w:color="auto" w:fill="auto"/>
            <w:noWrap/>
            <w:hideMark/>
          </w:tcPr>
          <w:p w14:paraId="2F80F025" w14:textId="77777777" w:rsidR="00FB7F25" w:rsidRPr="001F44CF" w:rsidRDefault="00FB7F25" w:rsidP="00E032C7">
            <w:pPr>
              <w:suppressAutoHyphens w:val="0"/>
              <w:autoSpaceDN/>
              <w:spacing w:after="0" w:line="240" w:lineRule="auto"/>
              <w:jc w:val="center"/>
              <w:textAlignment w:val="auto"/>
              <w:rPr>
                <w:del w:id="1292" w:author="Sulabh Sharma" w:date="2017-11-19T18:03:00Z"/>
                <w:rFonts w:ascii="Times New Roman" w:eastAsia="Times New Roman" w:hAnsi="Times New Roman"/>
                <w:sz w:val="20"/>
                <w:szCs w:val="20"/>
                <w:lang w:eastAsia="sv-SE"/>
                <w:rPrChange w:id="1293" w:author="Koustubh Sharma" w:date="2017-11-19T18:05:00Z">
                  <w:rPr>
                    <w:del w:id="1294" w:author="Sulabh Sharma" w:date="2017-11-19T18:03:00Z"/>
                    <w:rFonts w:ascii="Times New Roman" w:eastAsia="Times New Roman" w:hAnsi="Times New Roman"/>
                    <w:sz w:val="20"/>
                    <w:szCs w:val="20"/>
                    <w:lang w:val="sv-SE" w:eastAsia="sv-SE"/>
                  </w:rPr>
                </w:rPrChange>
              </w:rPr>
            </w:pPr>
          </w:p>
        </w:tc>
      </w:tr>
      <w:tr w:rsidR="00FB7F25" w:rsidRPr="00C663A6" w14:paraId="157DA08B" w14:textId="77777777" w:rsidTr="00E032C7">
        <w:trPr>
          <w:trHeight w:val="300"/>
          <w:del w:id="1295" w:author="Sulabh Sharma" w:date="2017-11-19T18:03:00Z"/>
        </w:trPr>
        <w:tc>
          <w:tcPr>
            <w:tcW w:w="1587" w:type="dxa"/>
            <w:shd w:val="clear" w:color="auto" w:fill="auto"/>
            <w:noWrap/>
            <w:hideMark/>
          </w:tcPr>
          <w:p w14:paraId="35E682B9" w14:textId="77777777" w:rsidR="00FB7F25" w:rsidRPr="001F44CF" w:rsidRDefault="00FB7F25" w:rsidP="00E032C7">
            <w:pPr>
              <w:suppressAutoHyphens w:val="0"/>
              <w:autoSpaceDN/>
              <w:spacing w:after="0" w:line="240" w:lineRule="auto"/>
              <w:jc w:val="center"/>
              <w:textAlignment w:val="auto"/>
              <w:rPr>
                <w:del w:id="1296" w:author="Sulabh Sharma" w:date="2017-11-19T18:03:00Z"/>
                <w:rFonts w:eastAsia="Times New Roman"/>
                <w:b/>
                <w:color w:val="000000"/>
                <w:lang w:eastAsia="sv-SE"/>
                <w:rPrChange w:id="1297" w:author="Koustubh Sharma" w:date="2017-11-19T18:05:00Z">
                  <w:rPr>
                    <w:del w:id="1298" w:author="Sulabh Sharma" w:date="2017-11-19T18:03:00Z"/>
                    <w:rFonts w:eastAsia="Times New Roman"/>
                    <w:b/>
                    <w:color w:val="000000"/>
                    <w:lang w:val="sv-SE" w:eastAsia="sv-SE"/>
                  </w:rPr>
                </w:rPrChange>
              </w:rPr>
            </w:pPr>
            <w:del w:id="1299" w:author="Sulabh Sharma" w:date="2017-11-19T18:03:00Z">
              <w:r w:rsidRPr="001F44CF">
                <w:rPr>
                  <w:rFonts w:eastAsia="Times New Roman"/>
                  <w:b/>
                  <w:color w:val="000000"/>
                  <w:lang w:eastAsia="sv-SE"/>
                  <w:rPrChange w:id="1300" w:author="Koustubh Sharma" w:date="2017-11-19T18:05:00Z">
                    <w:rPr>
                      <w:rFonts w:eastAsia="Times New Roman"/>
                      <w:b/>
                      <w:color w:val="000000"/>
                      <w:lang w:val="sv-SE" w:eastAsia="sv-SE"/>
                    </w:rPr>
                  </w:rPrChange>
                </w:rPr>
                <w:delText>Total 1 Radio</w:delText>
              </w:r>
            </w:del>
          </w:p>
        </w:tc>
        <w:tc>
          <w:tcPr>
            <w:tcW w:w="1176" w:type="dxa"/>
            <w:shd w:val="clear" w:color="auto" w:fill="auto"/>
            <w:noWrap/>
            <w:hideMark/>
          </w:tcPr>
          <w:p w14:paraId="6731B871" w14:textId="77777777" w:rsidR="00FB7F25" w:rsidRPr="001F44CF" w:rsidRDefault="00FB7F25" w:rsidP="00E032C7">
            <w:pPr>
              <w:suppressAutoHyphens w:val="0"/>
              <w:autoSpaceDN/>
              <w:spacing w:after="0" w:line="240" w:lineRule="auto"/>
              <w:jc w:val="center"/>
              <w:textAlignment w:val="auto"/>
              <w:rPr>
                <w:del w:id="1301" w:author="Sulabh Sharma" w:date="2017-11-19T18:03:00Z"/>
                <w:rFonts w:eastAsia="Times New Roman"/>
                <w:b/>
                <w:color w:val="000000"/>
                <w:lang w:eastAsia="sv-SE"/>
                <w:rPrChange w:id="1302" w:author="Koustubh Sharma" w:date="2017-11-19T18:05:00Z">
                  <w:rPr>
                    <w:del w:id="1303" w:author="Sulabh Sharma" w:date="2017-11-19T18:03:00Z"/>
                    <w:rFonts w:eastAsia="Times New Roman"/>
                    <w:b/>
                    <w:color w:val="000000"/>
                    <w:lang w:val="sv-SE" w:eastAsia="sv-SE"/>
                  </w:rPr>
                </w:rPrChange>
              </w:rPr>
            </w:pPr>
          </w:p>
        </w:tc>
        <w:tc>
          <w:tcPr>
            <w:tcW w:w="962" w:type="dxa"/>
            <w:shd w:val="clear" w:color="auto" w:fill="auto"/>
            <w:noWrap/>
            <w:hideMark/>
          </w:tcPr>
          <w:p w14:paraId="797DA60F" w14:textId="77777777" w:rsidR="00FB7F25" w:rsidRPr="001F44CF" w:rsidRDefault="00FB7F25" w:rsidP="00E032C7">
            <w:pPr>
              <w:suppressAutoHyphens w:val="0"/>
              <w:autoSpaceDN/>
              <w:spacing w:after="0" w:line="240" w:lineRule="auto"/>
              <w:jc w:val="center"/>
              <w:textAlignment w:val="auto"/>
              <w:rPr>
                <w:del w:id="1304" w:author="Sulabh Sharma" w:date="2017-11-19T18:03:00Z"/>
                <w:rFonts w:eastAsia="Times New Roman"/>
                <w:color w:val="000000"/>
                <w:lang w:eastAsia="sv-SE"/>
                <w:rPrChange w:id="1305" w:author="Koustubh Sharma" w:date="2017-11-19T18:05:00Z">
                  <w:rPr>
                    <w:del w:id="1306" w:author="Sulabh Sharma" w:date="2017-11-19T18:03:00Z"/>
                    <w:rFonts w:eastAsia="Times New Roman"/>
                    <w:color w:val="000000"/>
                    <w:lang w:val="sv-SE" w:eastAsia="sv-SE"/>
                  </w:rPr>
                </w:rPrChange>
              </w:rPr>
            </w:pPr>
            <w:del w:id="1307" w:author="Sulabh Sharma" w:date="2017-11-19T18:03:00Z">
              <w:r w:rsidRPr="001F44CF">
                <w:rPr>
                  <w:rFonts w:eastAsia="Times New Roman"/>
                  <w:color w:val="000000"/>
                  <w:lang w:eastAsia="sv-SE"/>
                  <w:rPrChange w:id="1308" w:author="Koustubh Sharma" w:date="2017-11-19T18:05:00Z">
                    <w:rPr>
                      <w:rFonts w:eastAsia="Times New Roman"/>
                      <w:color w:val="000000"/>
                      <w:lang w:val="sv-SE" w:eastAsia="sv-SE"/>
                    </w:rPr>
                  </w:rPrChange>
                </w:rPr>
                <w:delText>[W]</w:delText>
              </w:r>
            </w:del>
          </w:p>
        </w:tc>
        <w:tc>
          <w:tcPr>
            <w:tcW w:w="962" w:type="dxa"/>
            <w:shd w:val="clear" w:color="auto" w:fill="auto"/>
            <w:noWrap/>
            <w:hideMark/>
          </w:tcPr>
          <w:p w14:paraId="64587393" w14:textId="77777777" w:rsidR="00FB7F25" w:rsidRPr="001F44CF" w:rsidRDefault="00FB7F25" w:rsidP="00E032C7">
            <w:pPr>
              <w:suppressAutoHyphens w:val="0"/>
              <w:autoSpaceDN/>
              <w:spacing w:after="0" w:line="240" w:lineRule="auto"/>
              <w:jc w:val="center"/>
              <w:textAlignment w:val="auto"/>
              <w:rPr>
                <w:del w:id="1309" w:author="Sulabh Sharma" w:date="2017-11-19T18:03:00Z"/>
                <w:rFonts w:eastAsia="Times New Roman"/>
                <w:color w:val="000000"/>
                <w:lang w:eastAsia="sv-SE"/>
                <w:rPrChange w:id="1310" w:author="Koustubh Sharma" w:date="2017-11-19T18:05:00Z">
                  <w:rPr>
                    <w:del w:id="1311" w:author="Sulabh Sharma" w:date="2017-11-19T18:03:00Z"/>
                    <w:rFonts w:eastAsia="Times New Roman"/>
                    <w:color w:val="000000"/>
                    <w:lang w:val="sv-SE" w:eastAsia="sv-SE"/>
                  </w:rPr>
                </w:rPrChange>
              </w:rPr>
            </w:pPr>
            <w:del w:id="1312" w:author="Sulabh Sharma" w:date="2017-11-19T18:03:00Z">
              <w:r w:rsidRPr="001F44CF">
                <w:rPr>
                  <w:rFonts w:eastAsia="Times New Roman"/>
                  <w:color w:val="000000"/>
                  <w:lang w:eastAsia="sv-SE"/>
                  <w:rPrChange w:id="1313" w:author="Koustubh Sharma" w:date="2017-11-19T18:05:00Z">
                    <w:rPr>
                      <w:rFonts w:eastAsia="Times New Roman"/>
                      <w:color w:val="000000"/>
                      <w:lang w:val="sv-SE" w:eastAsia="sv-SE"/>
                    </w:rPr>
                  </w:rPrChange>
                </w:rPr>
                <w:delText>160.8</w:delText>
              </w:r>
            </w:del>
          </w:p>
        </w:tc>
        <w:tc>
          <w:tcPr>
            <w:tcW w:w="962" w:type="dxa"/>
            <w:shd w:val="clear" w:color="auto" w:fill="auto"/>
            <w:noWrap/>
            <w:hideMark/>
          </w:tcPr>
          <w:p w14:paraId="3056BE6C" w14:textId="77777777" w:rsidR="00FB7F25" w:rsidRPr="001F44CF" w:rsidRDefault="00FB7F25" w:rsidP="00E032C7">
            <w:pPr>
              <w:suppressAutoHyphens w:val="0"/>
              <w:autoSpaceDN/>
              <w:spacing w:after="0" w:line="240" w:lineRule="auto"/>
              <w:jc w:val="center"/>
              <w:textAlignment w:val="auto"/>
              <w:rPr>
                <w:del w:id="1314" w:author="Sulabh Sharma" w:date="2017-11-19T18:03:00Z"/>
                <w:rFonts w:eastAsia="Times New Roman"/>
                <w:color w:val="000000"/>
                <w:lang w:eastAsia="sv-SE"/>
                <w:rPrChange w:id="1315" w:author="Koustubh Sharma" w:date="2017-11-19T18:05:00Z">
                  <w:rPr>
                    <w:del w:id="1316" w:author="Sulabh Sharma" w:date="2017-11-19T18:03:00Z"/>
                    <w:rFonts w:eastAsia="Times New Roman"/>
                    <w:color w:val="000000"/>
                    <w:lang w:val="sv-SE" w:eastAsia="sv-SE"/>
                  </w:rPr>
                </w:rPrChange>
              </w:rPr>
            </w:pPr>
            <w:del w:id="1317" w:author="Sulabh Sharma" w:date="2017-11-19T18:03:00Z">
              <w:r w:rsidRPr="001F44CF">
                <w:rPr>
                  <w:rFonts w:eastAsia="Times New Roman"/>
                  <w:color w:val="000000"/>
                  <w:lang w:eastAsia="sv-SE"/>
                  <w:rPrChange w:id="1318" w:author="Koustubh Sharma" w:date="2017-11-19T18:05:00Z">
                    <w:rPr>
                      <w:rFonts w:eastAsia="Times New Roman"/>
                      <w:color w:val="000000"/>
                      <w:lang w:val="sv-SE" w:eastAsia="sv-SE"/>
                    </w:rPr>
                  </w:rPrChange>
                </w:rPr>
                <w:delText>88.0</w:delText>
              </w:r>
            </w:del>
          </w:p>
        </w:tc>
        <w:tc>
          <w:tcPr>
            <w:tcW w:w="963" w:type="dxa"/>
            <w:shd w:val="clear" w:color="auto" w:fill="auto"/>
            <w:noWrap/>
            <w:hideMark/>
          </w:tcPr>
          <w:p w14:paraId="0AD3FDEB" w14:textId="77777777" w:rsidR="00FB7F25" w:rsidRPr="001F44CF" w:rsidRDefault="00FB7F25" w:rsidP="00E032C7">
            <w:pPr>
              <w:suppressAutoHyphens w:val="0"/>
              <w:autoSpaceDN/>
              <w:spacing w:after="0" w:line="240" w:lineRule="auto"/>
              <w:jc w:val="center"/>
              <w:textAlignment w:val="auto"/>
              <w:rPr>
                <w:del w:id="1319" w:author="Sulabh Sharma" w:date="2017-11-19T18:03:00Z"/>
                <w:rFonts w:eastAsia="Times New Roman"/>
                <w:color w:val="000000"/>
                <w:lang w:eastAsia="sv-SE"/>
                <w:rPrChange w:id="1320" w:author="Koustubh Sharma" w:date="2017-11-19T18:05:00Z">
                  <w:rPr>
                    <w:del w:id="1321" w:author="Sulabh Sharma" w:date="2017-11-19T18:03:00Z"/>
                    <w:rFonts w:eastAsia="Times New Roman"/>
                    <w:color w:val="000000"/>
                    <w:lang w:val="sv-SE" w:eastAsia="sv-SE"/>
                  </w:rPr>
                </w:rPrChange>
              </w:rPr>
            </w:pPr>
            <w:del w:id="1322" w:author="Sulabh Sharma" w:date="2017-11-19T18:03:00Z">
              <w:r w:rsidRPr="001F44CF">
                <w:rPr>
                  <w:rFonts w:eastAsia="Times New Roman"/>
                  <w:color w:val="000000"/>
                  <w:lang w:eastAsia="sv-SE"/>
                  <w:rPrChange w:id="1323" w:author="Koustubh Sharma" w:date="2017-11-19T18:05:00Z">
                    <w:rPr>
                      <w:rFonts w:eastAsia="Times New Roman"/>
                      <w:color w:val="000000"/>
                      <w:lang w:val="sv-SE" w:eastAsia="sv-SE"/>
                    </w:rPr>
                  </w:rPrChange>
                </w:rPr>
                <w:delText>47.0</w:delText>
              </w:r>
            </w:del>
          </w:p>
        </w:tc>
        <w:tc>
          <w:tcPr>
            <w:tcW w:w="963" w:type="dxa"/>
            <w:shd w:val="clear" w:color="auto" w:fill="auto"/>
            <w:noWrap/>
            <w:hideMark/>
          </w:tcPr>
          <w:p w14:paraId="01C0DB32" w14:textId="77777777" w:rsidR="00FB7F25" w:rsidRPr="001F44CF" w:rsidRDefault="00FB7F25" w:rsidP="00E032C7">
            <w:pPr>
              <w:suppressAutoHyphens w:val="0"/>
              <w:autoSpaceDN/>
              <w:spacing w:after="0" w:line="240" w:lineRule="auto"/>
              <w:jc w:val="center"/>
              <w:textAlignment w:val="auto"/>
              <w:rPr>
                <w:del w:id="1324" w:author="Sulabh Sharma" w:date="2017-11-19T18:03:00Z"/>
                <w:rFonts w:eastAsia="Times New Roman"/>
                <w:color w:val="000000"/>
                <w:lang w:eastAsia="sv-SE"/>
                <w:rPrChange w:id="1325" w:author="Koustubh Sharma" w:date="2017-11-19T18:05:00Z">
                  <w:rPr>
                    <w:del w:id="1326" w:author="Sulabh Sharma" w:date="2017-11-19T18:03:00Z"/>
                    <w:rFonts w:eastAsia="Times New Roman"/>
                    <w:color w:val="000000"/>
                    <w:lang w:val="sv-SE" w:eastAsia="sv-SE"/>
                  </w:rPr>
                </w:rPrChange>
              </w:rPr>
            </w:pPr>
            <w:del w:id="1327" w:author="Sulabh Sharma" w:date="2017-11-19T18:03:00Z">
              <w:r w:rsidRPr="001F44CF">
                <w:rPr>
                  <w:rFonts w:eastAsia="Times New Roman"/>
                  <w:color w:val="000000"/>
                  <w:lang w:eastAsia="sv-SE"/>
                  <w:rPrChange w:id="1328" w:author="Koustubh Sharma" w:date="2017-11-19T18:05:00Z">
                    <w:rPr>
                      <w:rFonts w:eastAsia="Times New Roman"/>
                      <w:color w:val="000000"/>
                      <w:lang w:val="sv-SE" w:eastAsia="sv-SE"/>
                    </w:rPr>
                  </w:rPrChange>
                </w:rPr>
                <w:delText>4.5</w:delText>
              </w:r>
            </w:del>
          </w:p>
        </w:tc>
        <w:tc>
          <w:tcPr>
            <w:tcW w:w="1416" w:type="dxa"/>
            <w:shd w:val="clear" w:color="auto" w:fill="auto"/>
            <w:noWrap/>
            <w:hideMark/>
          </w:tcPr>
          <w:p w14:paraId="5EA5B0D4" w14:textId="77777777" w:rsidR="00FB7F25" w:rsidRPr="001F44CF" w:rsidRDefault="00FB7F25" w:rsidP="00E032C7">
            <w:pPr>
              <w:suppressAutoHyphens w:val="0"/>
              <w:autoSpaceDN/>
              <w:spacing w:after="0" w:line="240" w:lineRule="auto"/>
              <w:jc w:val="center"/>
              <w:textAlignment w:val="auto"/>
              <w:rPr>
                <w:del w:id="1329" w:author="Sulabh Sharma" w:date="2017-11-19T18:03:00Z"/>
                <w:rFonts w:eastAsia="Times New Roman"/>
                <w:color w:val="000000"/>
                <w:lang w:eastAsia="sv-SE"/>
                <w:rPrChange w:id="1330" w:author="Koustubh Sharma" w:date="2017-11-19T18:05:00Z">
                  <w:rPr>
                    <w:del w:id="1331" w:author="Sulabh Sharma" w:date="2017-11-19T18:03:00Z"/>
                    <w:rFonts w:eastAsia="Times New Roman"/>
                    <w:color w:val="000000"/>
                    <w:lang w:val="sv-SE" w:eastAsia="sv-SE"/>
                  </w:rPr>
                </w:rPrChange>
              </w:rPr>
            </w:pPr>
            <w:del w:id="1332" w:author="Sulabh Sharma" w:date="2017-11-19T18:03:00Z">
              <w:r w:rsidRPr="001F44CF">
                <w:rPr>
                  <w:rFonts w:eastAsia="Times New Roman"/>
                  <w:color w:val="000000"/>
                  <w:lang w:eastAsia="sv-SE"/>
                  <w:rPrChange w:id="1333" w:author="Koustubh Sharma" w:date="2017-11-19T18:05:00Z">
                    <w:rPr>
                      <w:rFonts w:eastAsia="Times New Roman"/>
                      <w:color w:val="000000"/>
                      <w:lang w:val="sv-SE" w:eastAsia="sv-SE"/>
                    </w:rPr>
                  </w:rPrChange>
                </w:rPr>
                <w:delText>3.1</w:delText>
              </w:r>
            </w:del>
          </w:p>
        </w:tc>
      </w:tr>
      <w:tr w:rsidR="00FB7F25" w:rsidRPr="00C663A6" w14:paraId="525674A5" w14:textId="77777777" w:rsidTr="00E032C7">
        <w:trPr>
          <w:trHeight w:val="300"/>
          <w:del w:id="1334" w:author="Sulabh Sharma" w:date="2017-11-19T18:03:00Z"/>
        </w:trPr>
        <w:tc>
          <w:tcPr>
            <w:tcW w:w="1587" w:type="dxa"/>
            <w:shd w:val="clear" w:color="auto" w:fill="auto"/>
            <w:noWrap/>
            <w:hideMark/>
          </w:tcPr>
          <w:p w14:paraId="0F84B1B7" w14:textId="77777777" w:rsidR="00FB7F25" w:rsidRPr="001F44CF" w:rsidRDefault="00FB7F25" w:rsidP="00E032C7">
            <w:pPr>
              <w:suppressAutoHyphens w:val="0"/>
              <w:autoSpaceDN/>
              <w:spacing w:after="0" w:line="240" w:lineRule="auto"/>
              <w:jc w:val="center"/>
              <w:textAlignment w:val="auto"/>
              <w:rPr>
                <w:del w:id="1335" w:author="Sulabh Sharma" w:date="2017-11-19T18:03:00Z"/>
                <w:rFonts w:eastAsia="Times New Roman"/>
                <w:b/>
                <w:color w:val="000000"/>
                <w:lang w:eastAsia="sv-SE"/>
                <w:rPrChange w:id="1336" w:author="Koustubh Sharma" w:date="2017-11-19T18:05:00Z">
                  <w:rPr>
                    <w:del w:id="1337" w:author="Sulabh Sharma" w:date="2017-11-19T18:03:00Z"/>
                    <w:rFonts w:eastAsia="Times New Roman"/>
                    <w:b/>
                    <w:color w:val="000000"/>
                    <w:lang w:val="sv-SE" w:eastAsia="sv-SE"/>
                  </w:rPr>
                </w:rPrChange>
              </w:rPr>
            </w:pPr>
          </w:p>
        </w:tc>
        <w:tc>
          <w:tcPr>
            <w:tcW w:w="1176" w:type="dxa"/>
            <w:shd w:val="clear" w:color="auto" w:fill="auto"/>
            <w:noWrap/>
            <w:hideMark/>
          </w:tcPr>
          <w:p w14:paraId="70A27C50" w14:textId="77777777" w:rsidR="00FB7F25" w:rsidRPr="001F44CF" w:rsidRDefault="00FB7F25" w:rsidP="00E032C7">
            <w:pPr>
              <w:suppressAutoHyphens w:val="0"/>
              <w:autoSpaceDN/>
              <w:spacing w:after="0" w:line="240" w:lineRule="auto"/>
              <w:jc w:val="center"/>
              <w:textAlignment w:val="auto"/>
              <w:rPr>
                <w:del w:id="1338" w:author="Sulabh Sharma" w:date="2017-11-19T18:03:00Z"/>
                <w:rFonts w:ascii="Times New Roman" w:eastAsia="Times New Roman" w:hAnsi="Times New Roman"/>
                <w:b/>
                <w:sz w:val="20"/>
                <w:szCs w:val="20"/>
                <w:lang w:eastAsia="sv-SE"/>
                <w:rPrChange w:id="1339" w:author="Koustubh Sharma" w:date="2017-11-19T18:05:00Z">
                  <w:rPr>
                    <w:del w:id="1340" w:author="Sulabh Sharma" w:date="2017-11-19T18:03:00Z"/>
                    <w:rFonts w:ascii="Times New Roman" w:eastAsia="Times New Roman" w:hAnsi="Times New Roman"/>
                    <w:b/>
                    <w:sz w:val="20"/>
                    <w:szCs w:val="20"/>
                    <w:lang w:val="sv-SE" w:eastAsia="sv-SE"/>
                  </w:rPr>
                </w:rPrChange>
              </w:rPr>
            </w:pPr>
          </w:p>
        </w:tc>
        <w:tc>
          <w:tcPr>
            <w:tcW w:w="962" w:type="dxa"/>
            <w:shd w:val="clear" w:color="auto" w:fill="auto"/>
            <w:noWrap/>
            <w:hideMark/>
          </w:tcPr>
          <w:p w14:paraId="24880A2A" w14:textId="77777777" w:rsidR="00FB7F25" w:rsidRPr="001F44CF" w:rsidRDefault="00FB7F25" w:rsidP="00E032C7">
            <w:pPr>
              <w:suppressAutoHyphens w:val="0"/>
              <w:autoSpaceDN/>
              <w:spacing w:after="0" w:line="240" w:lineRule="auto"/>
              <w:jc w:val="center"/>
              <w:textAlignment w:val="auto"/>
              <w:rPr>
                <w:del w:id="1341" w:author="Sulabh Sharma" w:date="2017-11-19T18:03:00Z"/>
                <w:rFonts w:ascii="Times New Roman" w:eastAsia="Times New Roman" w:hAnsi="Times New Roman"/>
                <w:sz w:val="20"/>
                <w:szCs w:val="20"/>
                <w:lang w:eastAsia="sv-SE"/>
                <w:rPrChange w:id="1342" w:author="Koustubh Sharma" w:date="2017-11-19T18:05:00Z">
                  <w:rPr>
                    <w:del w:id="1343" w:author="Sulabh Sharma" w:date="2017-11-19T18:03:00Z"/>
                    <w:rFonts w:ascii="Times New Roman" w:eastAsia="Times New Roman" w:hAnsi="Times New Roman"/>
                    <w:sz w:val="20"/>
                    <w:szCs w:val="20"/>
                    <w:lang w:val="sv-SE" w:eastAsia="sv-SE"/>
                  </w:rPr>
                </w:rPrChange>
              </w:rPr>
            </w:pPr>
          </w:p>
        </w:tc>
        <w:tc>
          <w:tcPr>
            <w:tcW w:w="962" w:type="dxa"/>
            <w:shd w:val="clear" w:color="auto" w:fill="auto"/>
            <w:noWrap/>
            <w:hideMark/>
          </w:tcPr>
          <w:p w14:paraId="11FAC5E7" w14:textId="77777777" w:rsidR="00FB7F25" w:rsidRPr="001F44CF" w:rsidRDefault="00FB7F25" w:rsidP="00E032C7">
            <w:pPr>
              <w:suppressAutoHyphens w:val="0"/>
              <w:autoSpaceDN/>
              <w:spacing w:after="0" w:line="240" w:lineRule="auto"/>
              <w:jc w:val="center"/>
              <w:textAlignment w:val="auto"/>
              <w:rPr>
                <w:del w:id="1344" w:author="Sulabh Sharma" w:date="2017-11-19T18:03:00Z"/>
                <w:rFonts w:ascii="Times New Roman" w:eastAsia="Times New Roman" w:hAnsi="Times New Roman"/>
                <w:sz w:val="20"/>
                <w:szCs w:val="20"/>
                <w:lang w:eastAsia="sv-SE"/>
                <w:rPrChange w:id="1345" w:author="Koustubh Sharma" w:date="2017-11-19T18:05:00Z">
                  <w:rPr>
                    <w:del w:id="1346" w:author="Sulabh Sharma" w:date="2017-11-19T18:03:00Z"/>
                    <w:rFonts w:ascii="Times New Roman" w:eastAsia="Times New Roman" w:hAnsi="Times New Roman"/>
                    <w:sz w:val="20"/>
                    <w:szCs w:val="20"/>
                    <w:lang w:val="sv-SE" w:eastAsia="sv-SE"/>
                  </w:rPr>
                </w:rPrChange>
              </w:rPr>
            </w:pPr>
          </w:p>
        </w:tc>
        <w:tc>
          <w:tcPr>
            <w:tcW w:w="962" w:type="dxa"/>
            <w:shd w:val="clear" w:color="auto" w:fill="auto"/>
            <w:noWrap/>
            <w:hideMark/>
          </w:tcPr>
          <w:p w14:paraId="5C86DDD2" w14:textId="77777777" w:rsidR="00FB7F25" w:rsidRPr="001F44CF" w:rsidRDefault="00FB7F25" w:rsidP="00E032C7">
            <w:pPr>
              <w:suppressAutoHyphens w:val="0"/>
              <w:autoSpaceDN/>
              <w:spacing w:after="0" w:line="240" w:lineRule="auto"/>
              <w:jc w:val="center"/>
              <w:textAlignment w:val="auto"/>
              <w:rPr>
                <w:del w:id="1347" w:author="Sulabh Sharma" w:date="2017-11-19T18:03:00Z"/>
                <w:rFonts w:ascii="Times New Roman" w:eastAsia="Times New Roman" w:hAnsi="Times New Roman"/>
                <w:sz w:val="20"/>
                <w:szCs w:val="20"/>
                <w:lang w:eastAsia="sv-SE"/>
                <w:rPrChange w:id="1348" w:author="Koustubh Sharma" w:date="2017-11-19T18:05:00Z">
                  <w:rPr>
                    <w:del w:id="1349" w:author="Sulabh Sharma" w:date="2017-11-19T18:03:00Z"/>
                    <w:rFonts w:ascii="Times New Roman" w:eastAsia="Times New Roman" w:hAnsi="Times New Roman"/>
                    <w:sz w:val="20"/>
                    <w:szCs w:val="20"/>
                    <w:lang w:val="sv-SE" w:eastAsia="sv-SE"/>
                  </w:rPr>
                </w:rPrChange>
              </w:rPr>
            </w:pPr>
          </w:p>
        </w:tc>
        <w:tc>
          <w:tcPr>
            <w:tcW w:w="963" w:type="dxa"/>
            <w:shd w:val="clear" w:color="auto" w:fill="auto"/>
            <w:noWrap/>
            <w:hideMark/>
          </w:tcPr>
          <w:p w14:paraId="3CF8B641" w14:textId="77777777" w:rsidR="00FB7F25" w:rsidRPr="001F44CF" w:rsidRDefault="00FB7F25" w:rsidP="00E032C7">
            <w:pPr>
              <w:suppressAutoHyphens w:val="0"/>
              <w:autoSpaceDN/>
              <w:spacing w:after="0" w:line="240" w:lineRule="auto"/>
              <w:jc w:val="center"/>
              <w:textAlignment w:val="auto"/>
              <w:rPr>
                <w:del w:id="1350" w:author="Sulabh Sharma" w:date="2017-11-19T18:03:00Z"/>
                <w:rFonts w:ascii="Times New Roman" w:eastAsia="Times New Roman" w:hAnsi="Times New Roman"/>
                <w:sz w:val="20"/>
                <w:szCs w:val="20"/>
                <w:lang w:eastAsia="sv-SE"/>
                <w:rPrChange w:id="1351" w:author="Koustubh Sharma" w:date="2017-11-19T18:05:00Z">
                  <w:rPr>
                    <w:del w:id="1352" w:author="Sulabh Sharma" w:date="2017-11-19T18:03:00Z"/>
                    <w:rFonts w:ascii="Times New Roman" w:eastAsia="Times New Roman" w:hAnsi="Times New Roman"/>
                    <w:sz w:val="20"/>
                    <w:szCs w:val="20"/>
                    <w:lang w:val="sv-SE" w:eastAsia="sv-SE"/>
                  </w:rPr>
                </w:rPrChange>
              </w:rPr>
            </w:pPr>
          </w:p>
        </w:tc>
        <w:tc>
          <w:tcPr>
            <w:tcW w:w="963" w:type="dxa"/>
            <w:shd w:val="clear" w:color="auto" w:fill="auto"/>
            <w:noWrap/>
            <w:hideMark/>
          </w:tcPr>
          <w:p w14:paraId="2C74A3D8" w14:textId="77777777" w:rsidR="00FB7F25" w:rsidRPr="001F44CF" w:rsidRDefault="00FB7F25" w:rsidP="00E032C7">
            <w:pPr>
              <w:suppressAutoHyphens w:val="0"/>
              <w:autoSpaceDN/>
              <w:spacing w:after="0" w:line="240" w:lineRule="auto"/>
              <w:jc w:val="center"/>
              <w:textAlignment w:val="auto"/>
              <w:rPr>
                <w:del w:id="1353" w:author="Sulabh Sharma" w:date="2017-11-19T18:03:00Z"/>
                <w:rFonts w:ascii="Times New Roman" w:eastAsia="Times New Roman" w:hAnsi="Times New Roman"/>
                <w:sz w:val="20"/>
                <w:szCs w:val="20"/>
                <w:lang w:eastAsia="sv-SE"/>
                <w:rPrChange w:id="1354" w:author="Koustubh Sharma" w:date="2017-11-19T18:05:00Z">
                  <w:rPr>
                    <w:del w:id="1355" w:author="Sulabh Sharma" w:date="2017-11-19T18:03:00Z"/>
                    <w:rFonts w:ascii="Times New Roman" w:eastAsia="Times New Roman" w:hAnsi="Times New Roman"/>
                    <w:sz w:val="20"/>
                    <w:szCs w:val="20"/>
                    <w:lang w:val="sv-SE" w:eastAsia="sv-SE"/>
                  </w:rPr>
                </w:rPrChange>
              </w:rPr>
            </w:pPr>
          </w:p>
        </w:tc>
        <w:tc>
          <w:tcPr>
            <w:tcW w:w="1416" w:type="dxa"/>
            <w:shd w:val="clear" w:color="auto" w:fill="auto"/>
            <w:noWrap/>
            <w:hideMark/>
          </w:tcPr>
          <w:p w14:paraId="11BE7335" w14:textId="77777777" w:rsidR="00FB7F25" w:rsidRPr="001F44CF" w:rsidRDefault="00FB7F25" w:rsidP="00E032C7">
            <w:pPr>
              <w:suppressAutoHyphens w:val="0"/>
              <w:autoSpaceDN/>
              <w:spacing w:after="0" w:line="240" w:lineRule="auto"/>
              <w:jc w:val="center"/>
              <w:textAlignment w:val="auto"/>
              <w:rPr>
                <w:del w:id="1356" w:author="Sulabh Sharma" w:date="2017-11-19T18:03:00Z"/>
                <w:rFonts w:ascii="Times New Roman" w:eastAsia="Times New Roman" w:hAnsi="Times New Roman"/>
                <w:sz w:val="20"/>
                <w:szCs w:val="20"/>
                <w:lang w:eastAsia="sv-SE"/>
                <w:rPrChange w:id="1357" w:author="Koustubh Sharma" w:date="2017-11-19T18:05:00Z">
                  <w:rPr>
                    <w:del w:id="1358" w:author="Sulabh Sharma" w:date="2017-11-19T18:03:00Z"/>
                    <w:rFonts w:ascii="Times New Roman" w:eastAsia="Times New Roman" w:hAnsi="Times New Roman"/>
                    <w:sz w:val="20"/>
                    <w:szCs w:val="20"/>
                    <w:lang w:val="sv-SE" w:eastAsia="sv-SE"/>
                  </w:rPr>
                </w:rPrChange>
              </w:rPr>
            </w:pPr>
          </w:p>
        </w:tc>
      </w:tr>
      <w:tr w:rsidR="00FB7F25" w:rsidRPr="00C663A6" w14:paraId="6DBD03B5" w14:textId="77777777" w:rsidTr="00E032C7">
        <w:trPr>
          <w:trHeight w:val="300"/>
          <w:del w:id="1359" w:author="Sulabh Sharma" w:date="2017-11-19T18:03:00Z"/>
        </w:trPr>
        <w:tc>
          <w:tcPr>
            <w:tcW w:w="1587" w:type="dxa"/>
            <w:shd w:val="clear" w:color="auto" w:fill="auto"/>
            <w:noWrap/>
            <w:hideMark/>
          </w:tcPr>
          <w:p w14:paraId="59C5C737" w14:textId="77777777" w:rsidR="00FB7F25" w:rsidRPr="001F44CF" w:rsidRDefault="00FB7F25" w:rsidP="00E032C7">
            <w:pPr>
              <w:suppressAutoHyphens w:val="0"/>
              <w:autoSpaceDN/>
              <w:spacing w:after="0" w:line="240" w:lineRule="auto"/>
              <w:jc w:val="center"/>
              <w:textAlignment w:val="auto"/>
              <w:rPr>
                <w:del w:id="1360" w:author="Sulabh Sharma" w:date="2017-11-19T18:03:00Z"/>
                <w:rFonts w:eastAsia="Times New Roman"/>
                <w:b/>
                <w:color w:val="231F20"/>
                <w:lang w:eastAsia="sv-SE"/>
                <w:rPrChange w:id="1361" w:author="Koustubh Sharma" w:date="2017-11-19T18:05:00Z">
                  <w:rPr>
                    <w:del w:id="1362" w:author="Sulabh Sharma" w:date="2017-11-19T18:03:00Z"/>
                    <w:rFonts w:eastAsia="Times New Roman"/>
                    <w:b/>
                    <w:color w:val="231F20"/>
                    <w:lang w:val="sv-SE" w:eastAsia="sv-SE"/>
                  </w:rPr>
                </w:rPrChange>
              </w:rPr>
            </w:pPr>
            <w:del w:id="1363" w:author="Sulabh Sharma" w:date="2017-11-19T18:03:00Z">
              <w:r w:rsidRPr="001F44CF">
                <w:rPr>
                  <w:rFonts w:eastAsia="Times New Roman"/>
                  <w:b/>
                  <w:color w:val="231F20"/>
                  <w:lang w:eastAsia="sv-SE"/>
                  <w:rPrChange w:id="1364" w:author="Koustubh Sharma" w:date="2017-11-19T18:05:00Z">
                    <w:rPr>
                      <w:rFonts w:eastAsia="Times New Roman"/>
                      <w:b/>
                      <w:color w:val="231F20"/>
                      <w:lang w:val="sv-SE" w:eastAsia="sv-SE"/>
                    </w:rPr>
                  </w:rPrChange>
                </w:rPr>
                <w:delText># Sectors</w:delText>
              </w:r>
            </w:del>
          </w:p>
        </w:tc>
        <w:tc>
          <w:tcPr>
            <w:tcW w:w="1176" w:type="dxa"/>
            <w:shd w:val="clear" w:color="auto" w:fill="auto"/>
            <w:noWrap/>
            <w:hideMark/>
          </w:tcPr>
          <w:p w14:paraId="13786AB1" w14:textId="77777777" w:rsidR="00FB7F25" w:rsidRPr="001F44CF" w:rsidRDefault="00FB7F25" w:rsidP="00E032C7">
            <w:pPr>
              <w:suppressAutoHyphens w:val="0"/>
              <w:autoSpaceDN/>
              <w:spacing w:after="0" w:line="240" w:lineRule="auto"/>
              <w:jc w:val="center"/>
              <w:textAlignment w:val="auto"/>
              <w:rPr>
                <w:del w:id="1365" w:author="Sulabh Sharma" w:date="2017-11-19T18:03:00Z"/>
                <w:rFonts w:eastAsia="Times New Roman"/>
                <w:b/>
                <w:color w:val="231F20"/>
                <w:sz w:val="20"/>
                <w:szCs w:val="20"/>
                <w:lang w:eastAsia="sv-SE"/>
                <w:rPrChange w:id="1366" w:author="Koustubh Sharma" w:date="2017-11-19T18:05:00Z">
                  <w:rPr>
                    <w:del w:id="1367" w:author="Sulabh Sharma" w:date="2017-11-19T18:03:00Z"/>
                    <w:rFonts w:eastAsia="Times New Roman"/>
                    <w:b/>
                    <w:color w:val="231F20"/>
                    <w:sz w:val="20"/>
                    <w:szCs w:val="20"/>
                    <w:lang w:val="sv-SE" w:eastAsia="sv-SE"/>
                  </w:rPr>
                </w:rPrChange>
              </w:rPr>
            </w:pPr>
          </w:p>
        </w:tc>
        <w:tc>
          <w:tcPr>
            <w:tcW w:w="962" w:type="dxa"/>
            <w:shd w:val="clear" w:color="auto" w:fill="auto"/>
            <w:noWrap/>
            <w:hideMark/>
          </w:tcPr>
          <w:p w14:paraId="0DA1B663" w14:textId="77777777" w:rsidR="00FB7F25" w:rsidRPr="001F44CF" w:rsidRDefault="00FB7F25" w:rsidP="00E032C7">
            <w:pPr>
              <w:suppressAutoHyphens w:val="0"/>
              <w:autoSpaceDN/>
              <w:spacing w:after="0" w:line="240" w:lineRule="auto"/>
              <w:jc w:val="center"/>
              <w:textAlignment w:val="auto"/>
              <w:rPr>
                <w:del w:id="1368" w:author="Sulabh Sharma" w:date="2017-11-19T18:03:00Z"/>
                <w:rFonts w:eastAsia="Times New Roman"/>
                <w:color w:val="231F20"/>
                <w:sz w:val="20"/>
                <w:szCs w:val="20"/>
                <w:lang w:eastAsia="sv-SE"/>
                <w:rPrChange w:id="1369" w:author="Koustubh Sharma" w:date="2017-11-19T18:05:00Z">
                  <w:rPr>
                    <w:del w:id="1370" w:author="Sulabh Sharma" w:date="2017-11-19T18:03:00Z"/>
                    <w:rFonts w:eastAsia="Times New Roman"/>
                    <w:color w:val="231F20"/>
                    <w:sz w:val="20"/>
                    <w:szCs w:val="20"/>
                    <w:lang w:val="sv-SE" w:eastAsia="sv-SE"/>
                  </w:rPr>
                </w:rPrChange>
              </w:rPr>
            </w:pPr>
            <w:del w:id="1371" w:author="Sulabh Sharma" w:date="2017-11-19T18:03:00Z">
              <w:r w:rsidRPr="001F44CF">
                <w:rPr>
                  <w:rFonts w:eastAsia="Times New Roman"/>
                  <w:color w:val="231F20"/>
                  <w:sz w:val="20"/>
                  <w:szCs w:val="20"/>
                  <w:lang w:eastAsia="sv-SE"/>
                  <w:rPrChange w:id="1372" w:author="Koustubh Sharma" w:date="2017-11-19T18:05:00Z">
                    <w:rPr>
                      <w:rFonts w:eastAsia="Times New Roman"/>
                      <w:color w:val="231F20"/>
                      <w:sz w:val="20"/>
                      <w:szCs w:val="20"/>
                      <w:lang w:val="sv-SE" w:eastAsia="sv-SE"/>
                    </w:rPr>
                  </w:rPrChange>
                </w:rPr>
                <w:delText>#</w:delText>
              </w:r>
            </w:del>
          </w:p>
        </w:tc>
        <w:tc>
          <w:tcPr>
            <w:tcW w:w="962" w:type="dxa"/>
            <w:shd w:val="clear" w:color="auto" w:fill="auto"/>
            <w:noWrap/>
            <w:hideMark/>
          </w:tcPr>
          <w:p w14:paraId="0FDE9C48" w14:textId="77777777" w:rsidR="00FB7F25" w:rsidRPr="001F44CF" w:rsidRDefault="00FB7F25" w:rsidP="00E032C7">
            <w:pPr>
              <w:suppressAutoHyphens w:val="0"/>
              <w:autoSpaceDN/>
              <w:spacing w:after="0" w:line="240" w:lineRule="auto"/>
              <w:jc w:val="center"/>
              <w:textAlignment w:val="auto"/>
              <w:rPr>
                <w:del w:id="1373" w:author="Sulabh Sharma" w:date="2017-11-19T18:03:00Z"/>
                <w:rFonts w:eastAsia="Times New Roman"/>
                <w:color w:val="000000"/>
                <w:lang w:eastAsia="sv-SE"/>
                <w:rPrChange w:id="1374" w:author="Koustubh Sharma" w:date="2017-11-19T18:05:00Z">
                  <w:rPr>
                    <w:del w:id="1375" w:author="Sulabh Sharma" w:date="2017-11-19T18:03:00Z"/>
                    <w:rFonts w:eastAsia="Times New Roman"/>
                    <w:color w:val="000000"/>
                    <w:lang w:val="sv-SE" w:eastAsia="sv-SE"/>
                  </w:rPr>
                </w:rPrChange>
              </w:rPr>
            </w:pPr>
            <w:del w:id="1376" w:author="Sulabh Sharma" w:date="2017-11-19T18:03:00Z">
              <w:r w:rsidRPr="001F44CF">
                <w:rPr>
                  <w:rFonts w:eastAsia="Times New Roman"/>
                  <w:color w:val="000000"/>
                  <w:lang w:eastAsia="sv-SE"/>
                  <w:rPrChange w:id="1377" w:author="Koustubh Sharma" w:date="2017-11-19T18:05:00Z">
                    <w:rPr>
                      <w:rFonts w:eastAsia="Times New Roman"/>
                      <w:color w:val="000000"/>
                      <w:lang w:val="sv-SE" w:eastAsia="sv-SE"/>
                    </w:rPr>
                  </w:rPrChange>
                </w:rPr>
                <w:delText>3.0</w:delText>
              </w:r>
            </w:del>
          </w:p>
        </w:tc>
        <w:tc>
          <w:tcPr>
            <w:tcW w:w="962" w:type="dxa"/>
            <w:shd w:val="clear" w:color="auto" w:fill="auto"/>
            <w:noWrap/>
            <w:hideMark/>
          </w:tcPr>
          <w:p w14:paraId="6A1E1EFD" w14:textId="77777777" w:rsidR="00FB7F25" w:rsidRPr="001F44CF" w:rsidRDefault="00FB7F25" w:rsidP="00E032C7">
            <w:pPr>
              <w:suppressAutoHyphens w:val="0"/>
              <w:autoSpaceDN/>
              <w:spacing w:after="0" w:line="240" w:lineRule="auto"/>
              <w:jc w:val="center"/>
              <w:textAlignment w:val="auto"/>
              <w:rPr>
                <w:del w:id="1378" w:author="Sulabh Sharma" w:date="2017-11-19T18:03:00Z"/>
                <w:rFonts w:eastAsia="Times New Roman"/>
                <w:color w:val="000000"/>
                <w:lang w:eastAsia="sv-SE"/>
                <w:rPrChange w:id="1379" w:author="Koustubh Sharma" w:date="2017-11-19T18:05:00Z">
                  <w:rPr>
                    <w:del w:id="1380" w:author="Sulabh Sharma" w:date="2017-11-19T18:03:00Z"/>
                    <w:rFonts w:eastAsia="Times New Roman"/>
                    <w:color w:val="000000"/>
                    <w:lang w:val="sv-SE" w:eastAsia="sv-SE"/>
                  </w:rPr>
                </w:rPrChange>
              </w:rPr>
            </w:pPr>
            <w:del w:id="1381" w:author="Sulabh Sharma" w:date="2017-11-19T18:03:00Z">
              <w:r w:rsidRPr="001F44CF">
                <w:rPr>
                  <w:rFonts w:eastAsia="Times New Roman"/>
                  <w:color w:val="000000"/>
                  <w:lang w:eastAsia="sv-SE"/>
                  <w:rPrChange w:id="1382" w:author="Koustubh Sharma" w:date="2017-11-19T18:05:00Z">
                    <w:rPr>
                      <w:rFonts w:eastAsia="Times New Roman"/>
                      <w:color w:val="000000"/>
                      <w:lang w:val="sv-SE" w:eastAsia="sv-SE"/>
                    </w:rPr>
                  </w:rPrChange>
                </w:rPr>
                <w:delText>3.0</w:delText>
              </w:r>
            </w:del>
          </w:p>
        </w:tc>
        <w:tc>
          <w:tcPr>
            <w:tcW w:w="963" w:type="dxa"/>
            <w:shd w:val="clear" w:color="auto" w:fill="auto"/>
            <w:noWrap/>
            <w:hideMark/>
          </w:tcPr>
          <w:p w14:paraId="2097CFE4" w14:textId="77777777" w:rsidR="00FB7F25" w:rsidRPr="001F44CF" w:rsidRDefault="00FB7F25" w:rsidP="00E032C7">
            <w:pPr>
              <w:suppressAutoHyphens w:val="0"/>
              <w:autoSpaceDN/>
              <w:spacing w:after="0" w:line="240" w:lineRule="auto"/>
              <w:jc w:val="center"/>
              <w:textAlignment w:val="auto"/>
              <w:rPr>
                <w:del w:id="1383" w:author="Sulabh Sharma" w:date="2017-11-19T18:03:00Z"/>
                <w:rFonts w:eastAsia="Times New Roman"/>
                <w:color w:val="000000"/>
                <w:lang w:eastAsia="sv-SE"/>
                <w:rPrChange w:id="1384" w:author="Koustubh Sharma" w:date="2017-11-19T18:05:00Z">
                  <w:rPr>
                    <w:del w:id="1385" w:author="Sulabh Sharma" w:date="2017-11-19T18:03:00Z"/>
                    <w:rFonts w:eastAsia="Times New Roman"/>
                    <w:color w:val="000000"/>
                    <w:lang w:val="sv-SE" w:eastAsia="sv-SE"/>
                  </w:rPr>
                </w:rPrChange>
              </w:rPr>
            </w:pPr>
            <w:del w:id="1386" w:author="Sulabh Sharma" w:date="2017-11-19T18:03:00Z">
              <w:r w:rsidRPr="001F44CF">
                <w:rPr>
                  <w:rFonts w:eastAsia="Times New Roman"/>
                  <w:color w:val="000000"/>
                  <w:lang w:eastAsia="sv-SE"/>
                  <w:rPrChange w:id="1387" w:author="Koustubh Sharma" w:date="2017-11-19T18:05:00Z">
                    <w:rPr>
                      <w:rFonts w:eastAsia="Times New Roman"/>
                      <w:color w:val="000000"/>
                      <w:lang w:val="sv-SE" w:eastAsia="sv-SE"/>
                    </w:rPr>
                  </w:rPrChange>
                </w:rPr>
                <w:delText>1.0</w:delText>
              </w:r>
            </w:del>
          </w:p>
        </w:tc>
        <w:tc>
          <w:tcPr>
            <w:tcW w:w="963" w:type="dxa"/>
            <w:shd w:val="clear" w:color="auto" w:fill="auto"/>
            <w:noWrap/>
            <w:hideMark/>
          </w:tcPr>
          <w:p w14:paraId="7B0F1A97" w14:textId="77777777" w:rsidR="00FB7F25" w:rsidRPr="001F44CF" w:rsidRDefault="00FB7F25" w:rsidP="00E032C7">
            <w:pPr>
              <w:suppressAutoHyphens w:val="0"/>
              <w:autoSpaceDN/>
              <w:spacing w:after="0" w:line="240" w:lineRule="auto"/>
              <w:jc w:val="center"/>
              <w:textAlignment w:val="auto"/>
              <w:rPr>
                <w:del w:id="1388" w:author="Sulabh Sharma" w:date="2017-11-19T18:03:00Z"/>
                <w:rFonts w:eastAsia="Times New Roman"/>
                <w:color w:val="000000"/>
                <w:lang w:eastAsia="sv-SE"/>
                <w:rPrChange w:id="1389" w:author="Koustubh Sharma" w:date="2017-11-19T18:05:00Z">
                  <w:rPr>
                    <w:del w:id="1390" w:author="Sulabh Sharma" w:date="2017-11-19T18:03:00Z"/>
                    <w:rFonts w:eastAsia="Times New Roman"/>
                    <w:color w:val="000000"/>
                    <w:lang w:val="sv-SE" w:eastAsia="sv-SE"/>
                  </w:rPr>
                </w:rPrChange>
              </w:rPr>
            </w:pPr>
            <w:del w:id="1391" w:author="Sulabh Sharma" w:date="2017-11-19T18:03:00Z">
              <w:r w:rsidRPr="001F44CF">
                <w:rPr>
                  <w:rFonts w:eastAsia="Times New Roman"/>
                  <w:color w:val="000000"/>
                  <w:lang w:eastAsia="sv-SE"/>
                  <w:rPrChange w:id="1392" w:author="Koustubh Sharma" w:date="2017-11-19T18:05:00Z">
                    <w:rPr>
                      <w:rFonts w:eastAsia="Times New Roman"/>
                      <w:color w:val="000000"/>
                      <w:lang w:val="sv-SE" w:eastAsia="sv-SE"/>
                    </w:rPr>
                  </w:rPrChange>
                </w:rPr>
                <w:delText>1.0</w:delText>
              </w:r>
            </w:del>
          </w:p>
        </w:tc>
        <w:tc>
          <w:tcPr>
            <w:tcW w:w="1416" w:type="dxa"/>
            <w:shd w:val="clear" w:color="auto" w:fill="auto"/>
            <w:noWrap/>
            <w:hideMark/>
          </w:tcPr>
          <w:p w14:paraId="0D7C1EFA" w14:textId="77777777" w:rsidR="00FB7F25" w:rsidRPr="001F44CF" w:rsidRDefault="00FB7F25" w:rsidP="00E032C7">
            <w:pPr>
              <w:suppressAutoHyphens w:val="0"/>
              <w:autoSpaceDN/>
              <w:spacing w:after="0" w:line="240" w:lineRule="auto"/>
              <w:jc w:val="center"/>
              <w:textAlignment w:val="auto"/>
              <w:rPr>
                <w:del w:id="1393" w:author="Sulabh Sharma" w:date="2017-11-19T18:03:00Z"/>
                <w:rFonts w:eastAsia="Times New Roman"/>
                <w:color w:val="000000"/>
                <w:lang w:eastAsia="sv-SE"/>
                <w:rPrChange w:id="1394" w:author="Koustubh Sharma" w:date="2017-11-19T18:05:00Z">
                  <w:rPr>
                    <w:del w:id="1395" w:author="Sulabh Sharma" w:date="2017-11-19T18:03:00Z"/>
                    <w:rFonts w:eastAsia="Times New Roman"/>
                    <w:color w:val="000000"/>
                    <w:lang w:val="sv-SE" w:eastAsia="sv-SE"/>
                  </w:rPr>
                </w:rPrChange>
              </w:rPr>
            </w:pPr>
            <w:del w:id="1396" w:author="Sulabh Sharma" w:date="2017-11-19T18:03:00Z">
              <w:r w:rsidRPr="001F44CF">
                <w:rPr>
                  <w:rFonts w:eastAsia="Times New Roman"/>
                  <w:color w:val="000000"/>
                  <w:lang w:eastAsia="sv-SE"/>
                  <w:rPrChange w:id="1397" w:author="Koustubh Sharma" w:date="2017-11-19T18:05:00Z">
                    <w:rPr>
                      <w:rFonts w:eastAsia="Times New Roman"/>
                      <w:color w:val="000000"/>
                      <w:lang w:val="sv-SE" w:eastAsia="sv-SE"/>
                    </w:rPr>
                  </w:rPrChange>
                </w:rPr>
                <w:delText>1.0</w:delText>
              </w:r>
            </w:del>
          </w:p>
        </w:tc>
      </w:tr>
      <w:tr w:rsidR="00FB7F25" w:rsidRPr="00C663A6" w14:paraId="6B4193C3" w14:textId="77777777" w:rsidTr="00E032C7">
        <w:trPr>
          <w:trHeight w:val="300"/>
          <w:del w:id="1398" w:author="Sulabh Sharma" w:date="2017-11-19T18:03:00Z"/>
        </w:trPr>
        <w:tc>
          <w:tcPr>
            <w:tcW w:w="1587" w:type="dxa"/>
            <w:shd w:val="clear" w:color="auto" w:fill="auto"/>
            <w:noWrap/>
            <w:hideMark/>
          </w:tcPr>
          <w:p w14:paraId="07441B03" w14:textId="77777777" w:rsidR="00FB7F25" w:rsidRPr="001F44CF" w:rsidRDefault="00FB7F25" w:rsidP="00E032C7">
            <w:pPr>
              <w:suppressAutoHyphens w:val="0"/>
              <w:autoSpaceDN/>
              <w:spacing w:after="0" w:line="240" w:lineRule="auto"/>
              <w:jc w:val="center"/>
              <w:textAlignment w:val="auto"/>
              <w:rPr>
                <w:del w:id="1399" w:author="Sulabh Sharma" w:date="2017-11-19T18:03:00Z"/>
                <w:rFonts w:eastAsia="Times New Roman"/>
                <w:b/>
                <w:color w:val="000000"/>
                <w:lang w:eastAsia="sv-SE"/>
                <w:rPrChange w:id="1400" w:author="Koustubh Sharma" w:date="2017-11-19T18:05:00Z">
                  <w:rPr>
                    <w:del w:id="1401" w:author="Sulabh Sharma" w:date="2017-11-19T18:03:00Z"/>
                    <w:rFonts w:eastAsia="Times New Roman"/>
                    <w:b/>
                    <w:color w:val="000000"/>
                    <w:lang w:val="sv-SE" w:eastAsia="sv-SE"/>
                  </w:rPr>
                </w:rPrChange>
              </w:rPr>
            </w:pPr>
          </w:p>
        </w:tc>
        <w:tc>
          <w:tcPr>
            <w:tcW w:w="1176" w:type="dxa"/>
            <w:shd w:val="clear" w:color="auto" w:fill="auto"/>
            <w:noWrap/>
            <w:hideMark/>
          </w:tcPr>
          <w:p w14:paraId="5ACCF710" w14:textId="77777777" w:rsidR="00FB7F25" w:rsidRPr="001F44CF" w:rsidRDefault="00FB7F25" w:rsidP="00E032C7">
            <w:pPr>
              <w:suppressAutoHyphens w:val="0"/>
              <w:autoSpaceDN/>
              <w:spacing w:after="0" w:line="240" w:lineRule="auto"/>
              <w:jc w:val="center"/>
              <w:textAlignment w:val="auto"/>
              <w:rPr>
                <w:del w:id="1402" w:author="Sulabh Sharma" w:date="2017-11-19T18:03:00Z"/>
                <w:rFonts w:ascii="Times New Roman" w:eastAsia="Times New Roman" w:hAnsi="Times New Roman"/>
                <w:b/>
                <w:sz w:val="20"/>
                <w:szCs w:val="20"/>
                <w:lang w:eastAsia="sv-SE"/>
                <w:rPrChange w:id="1403" w:author="Koustubh Sharma" w:date="2017-11-19T18:05:00Z">
                  <w:rPr>
                    <w:del w:id="1404" w:author="Sulabh Sharma" w:date="2017-11-19T18:03:00Z"/>
                    <w:rFonts w:ascii="Times New Roman" w:eastAsia="Times New Roman" w:hAnsi="Times New Roman"/>
                    <w:b/>
                    <w:sz w:val="20"/>
                    <w:szCs w:val="20"/>
                    <w:lang w:val="sv-SE" w:eastAsia="sv-SE"/>
                  </w:rPr>
                </w:rPrChange>
              </w:rPr>
            </w:pPr>
          </w:p>
        </w:tc>
        <w:tc>
          <w:tcPr>
            <w:tcW w:w="962" w:type="dxa"/>
            <w:shd w:val="clear" w:color="auto" w:fill="auto"/>
            <w:noWrap/>
            <w:hideMark/>
          </w:tcPr>
          <w:p w14:paraId="042F0AC4" w14:textId="77777777" w:rsidR="00FB7F25" w:rsidRPr="001F44CF" w:rsidRDefault="00FB7F25" w:rsidP="00E032C7">
            <w:pPr>
              <w:suppressAutoHyphens w:val="0"/>
              <w:autoSpaceDN/>
              <w:spacing w:after="0" w:line="240" w:lineRule="auto"/>
              <w:jc w:val="center"/>
              <w:textAlignment w:val="auto"/>
              <w:rPr>
                <w:del w:id="1405" w:author="Sulabh Sharma" w:date="2017-11-19T18:03:00Z"/>
                <w:rFonts w:ascii="Times New Roman" w:eastAsia="Times New Roman" w:hAnsi="Times New Roman"/>
                <w:sz w:val="20"/>
                <w:szCs w:val="20"/>
                <w:lang w:eastAsia="sv-SE"/>
                <w:rPrChange w:id="1406" w:author="Koustubh Sharma" w:date="2017-11-19T18:05:00Z">
                  <w:rPr>
                    <w:del w:id="1407" w:author="Sulabh Sharma" w:date="2017-11-19T18:03:00Z"/>
                    <w:rFonts w:ascii="Times New Roman" w:eastAsia="Times New Roman" w:hAnsi="Times New Roman"/>
                    <w:sz w:val="20"/>
                    <w:szCs w:val="20"/>
                    <w:lang w:val="sv-SE" w:eastAsia="sv-SE"/>
                  </w:rPr>
                </w:rPrChange>
              </w:rPr>
            </w:pPr>
          </w:p>
        </w:tc>
        <w:tc>
          <w:tcPr>
            <w:tcW w:w="962" w:type="dxa"/>
            <w:shd w:val="clear" w:color="auto" w:fill="auto"/>
            <w:noWrap/>
            <w:hideMark/>
          </w:tcPr>
          <w:p w14:paraId="1BBCAE8A" w14:textId="77777777" w:rsidR="00FB7F25" w:rsidRPr="001F44CF" w:rsidRDefault="00FB7F25" w:rsidP="00E032C7">
            <w:pPr>
              <w:suppressAutoHyphens w:val="0"/>
              <w:autoSpaceDN/>
              <w:spacing w:after="0" w:line="240" w:lineRule="auto"/>
              <w:jc w:val="center"/>
              <w:textAlignment w:val="auto"/>
              <w:rPr>
                <w:del w:id="1408" w:author="Sulabh Sharma" w:date="2017-11-19T18:03:00Z"/>
                <w:rFonts w:ascii="Times New Roman" w:eastAsia="Times New Roman" w:hAnsi="Times New Roman"/>
                <w:sz w:val="20"/>
                <w:szCs w:val="20"/>
                <w:lang w:eastAsia="sv-SE"/>
                <w:rPrChange w:id="1409" w:author="Koustubh Sharma" w:date="2017-11-19T18:05:00Z">
                  <w:rPr>
                    <w:del w:id="1410" w:author="Sulabh Sharma" w:date="2017-11-19T18:03:00Z"/>
                    <w:rFonts w:ascii="Times New Roman" w:eastAsia="Times New Roman" w:hAnsi="Times New Roman"/>
                    <w:sz w:val="20"/>
                    <w:szCs w:val="20"/>
                    <w:lang w:val="sv-SE" w:eastAsia="sv-SE"/>
                  </w:rPr>
                </w:rPrChange>
              </w:rPr>
            </w:pPr>
          </w:p>
        </w:tc>
        <w:tc>
          <w:tcPr>
            <w:tcW w:w="962" w:type="dxa"/>
            <w:shd w:val="clear" w:color="auto" w:fill="auto"/>
            <w:noWrap/>
            <w:hideMark/>
          </w:tcPr>
          <w:p w14:paraId="3080937D" w14:textId="77777777" w:rsidR="00FB7F25" w:rsidRPr="001F44CF" w:rsidRDefault="00FB7F25" w:rsidP="00E032C7">
            <w:pPr>
              <w:suppressAutoHyphens w:val="0"/>
              <w:autoSpaceDN/>
              <w:spacing w:after="0" w:line="240" w:lineRule="auto"/>
              <w:jc w:val="center"/>
              <w:textAlignment w:val="auto"/>
              <w:rPr>
                <w:del w:id="1411" w:author="Sulabh Sharma" w:date="2017-11-19T18:03:00Z"/>
                <w:rFonts w:ascii="Times New Roman" w:eastAsia="Times New Roman" w:hAnsi="Times New Roman"/>
                <w:sz w:val="20"/>
                <w:szCs w:val="20"/>
                <w:lang w:eastAsia="sv-SE"/>
                <w:rPrChange w:id="1412" w:author="Koustubh Sharma" w:date="2017-11-19T18:05:00Z">
                  <w:rPr>
                    <w:del w:id="1413" w:author="Sulabh Sharma" w:date="2017-11-19T18:03:00Z"/>
                    <w:rFonts w:ascii="Times New Roman" w:eastAsia="Times New Roman" w:hAnsi="Times New Roman"/>
                    <w:sz w:val="20"/>
                    <w:szCs w:val="20"/>
                    <w:lang w:val="sv-SE" w:eastAsia="sv-SE"/>
                  </w:rPr>
                </w:rPrChange>
              </w:rPr>
            </w:pPr>
          </w:p>
        </w:tc>
        <w:tc>
          <w:tcPr>
            <w:tcW w:w="963" w:type="dxa"/>
            <w:shd w:val="clear" w:color="auto" w:fill="auto"/>
            <w:noWrap/>
            <w:hideMark/>
          </w:tcPr>
          <w:p w14:paraId="4FA6F475" w14:textId="77777777" w:rsidR="00FB7F25" w:rsidRPr="001F44CF" w:rsidRDefault="00FB7F25" w:rsidP="00E032C7">
            <w:pPr>
              <w:suppressAutoHyphens w:val="0"/>
              <w:autoSpaceDN/>
              <w:spacing w:after="0" w:line="240" w:lineRule="auto"/>
              <w:jc w:val="center"/>
              <w:textAlignment w:val="auto"/>
              <w:rPr>
                <w:del w:id="1414" w:author="Sulabh Sharma" w:date="2017-11-19T18:03:00Z"/>
                <w:rFonts w:ascii="Times New Roman" w:eastAsia="Times New Roman" w:hAnsi="Times New Roman"/>
                <w:sz w:val="20"/>
                <w:szCs w:val="20"/>
                <w:lang w:eastAsia="sv-SE"/>
                <w:rPrChange w:id="1415" w:author="Koustubh Sharma" w:date="2017-11-19T18:05:00Z">
                  <w:rPr>
                    <w:del w:id="1416" w:author="Sulabh Sharma" w:date="2017-11-19T18:03:00Z"/>
                    <w:rFonts w:ascii="Times New Roman" w:eastAsia="Times New Roman" w:hAnsi="Times New Roman"/>
                    <w:sz w:val="20"/>
                    <w:szCs w:val="20"/>
                    <w:lang w:val="sv-SE" w:eastAsia="sv-SE"/>
                  </w:rPr>
                </w:rPrChange>
              </w:rPr>
            </w:pPr>
          </w:p>
        </w:tc>
        <w:tc>
          <w:tcPr>
            <w:tcW w:w="963" w:type="dxa"/>
            <w:shd w:val="clear" w:color="auto" w:fill="auto"/>
            <w:noWrap/>
            <w:hideMark/>
          </w:tcPr>
          <w:p w14:paraId="52FD025F" w14:textId="77777777" w:rsidR="00FB7F25" w:rsidRPr="001F44CF" w:rsidRDefault="00FB7F25" w:rsidP="00E032C7">
            <w:pPr>
              <w:suppressAutoHyphens w:val="0"/>
              <w:autoSpaceDN/>
              <w:spacing w:after="0" w:line="240" w:lineRule="auto"/>
              <w:jc w:val="center"/>
              <w:textAlignment w:val="auto"/>
              <w:rPr>
                <w:del w:id="1417" w:author="Sulabh Sharma" w:date="2017-11-19T18:03:00Z"/>
                <w:rFonts w:ascii="Times New Roman" w:eastAsia="Times New Roman" w:hAnsi="Times New Roman"/>
                <w:sz w:val="20"/>
                <w:szCs w:val="20"/>
                <w:lang w:eastAsia="sv-SE"/>
                <w:rPrChange w:id="1418" w:author="Koustubh Sharma" w:date="2017-11-19T18:05:00Z">
                  <w:rPr>
                    <w:del w:id="1419" w:author="Sulabh Sharma" w:date="2017-11-19T18:03:00Z"/>
                    <w:rFonts w:ascii="Times New Roman" w:eastAsia="Times New Roman" w:hAnsi="Times New Roman"/>
                    <w:sz w:val="20"/>
                    <w:szCs w:val="20"/>
                    <w:lang w:val="sv-SE" w:eastAsia="sv-SE"/>
                  </w:rPr>
                </w:rPrChange>
              </w:rPr>
            </w:pPr>
          </w:p>
        </w:tc>
        <w:tc>
          <w:tcPr>
            <w:tcW w:w="1416" w:type="dxa"/>
            <w:shd w:val="clear" w:color="auto" w:fill="auto"/>
            <w:noWrap/>
            <w:hideMark/>
          </w:tcPr>
          <w:p w14:paraId="4F50D67F" w14:textId="77777777" w:rsidR="00FB7F25" w:rsidRPr="001F44CF" w:rsidRDefault="00FB7F25" w:rsidP="00E032C7">
            <w:pPr>
              <w:suppressAutoHyphens w:val="0"/>
              <w:autoSpaceDN/>
              <w:spacing w:after="0" w:line="240" w:lineRule="auto"/>
              <w:jc w:val="center"/>
              <w:textAlignment w:val="auto"/>
              <w:rPr>
                <w:del w:id="1420" w:author="Sulabh Sharma" w:date="2017-11-19T18:03:00Z"/>
                <w:rFonts w:ascii="Times New Roman" w:eastAsia="Times New Roman" w:hAnsi="Times New Roman"/>
                <w:sz w:val="20"/>
                <w:szCs w:val="20"/>
                <w:lang w:eastAsia="sv-SE"/>
                <w:rPrChange w:id="1421" w:author="Koustubh Sharma" w:date="2017-11-19T18:05:00Z">
                  <w:rPr>
                    <w:del w:id="1422" w:author="Sulabh Sharma" w:date="2017-11-19T18:03:00Z"/>
                    <w:rFonts w:ascii="Times New Roman" w:eastAsia="Times New Roman" w:hAnsi="Times New Roman"/>
                    <w:sz w:val="20"/>
                    <w:szCs w:val="20"/>
                    <w:lang w:val="sv-SE" w:eastAsia="sv-SE"/>
                  </w:rPr>
                </w:rPrChange>
              </w:rPr>
            </w:pPr>
          </w:p>
        </w:tc>
      </w:tr>
      <w:tr w:rsidR="00FB7F25" w:rsidRPr="00C663A6" w14:paraId="6DC9A703" w14:textId="77777777" w:rsidTr="00E032C7">
        <w:trPr>
          <w:trHeight w:val="300"/>
          <w:del w:id="1423" w:author="Sulabh Sharma" w:date="2017-11-19T18:03:00Z"/>
        </w:trPr>
        <w:tc>
          <w:tcPr>
            <w:tcW w:w="1587" w:type="dxa"/>
            <w:shd w:val="clear" w:color="auto" w:fill="auto"/>
            <w:noWrap/>
            <w:hideMark/>
          </w:tcPr>
          <w:p w14:paraId="4DCE8092" w14:textId="77777777" w:rsidR="00FB7F25" w:rsidRPr="001F44CF" w:rsidRDefault="00FB7F25" w:rsidP="00E032C7">
            <w:pPr>
              <w:suppressAutoHyphens w:val="0"/>
              <w:autoSpaceDN/>
              <w:spacing w:after="0" w:line="240" w:lineRule="auto"/>
              <w:jc w:val="center"/>
              <w:textAlignment w:val="auto"/>
              <w:rPr>
                <w:del w:id="1424" w:author="Sulabh Sharma" w:date="2017-11-19T18:03:00Z"/>
                <w:rFonts w:eastAsia="Times New Roman"/>
                <w:b/>
                <w:color w:val="000000"/>
                <w:lang w:eastAsia="sv-SE"/>
                <w:rPrChange w:id="1425" w:author="Koustubh Sharma" w:date="2017-11-19T18:05:00Z">
                  <w:rPr>
                    <w:del w:id="1426" w:author="Sulabh Sharma" w:date="2017-11-19T18:03:00Z"/>
                    <w:rFonts w:eastAsia="Times New Roman"/>
                    <w:b/>
                    <w:color w:val="000000"/>
                    <w:lang w:val="sv-SE" w:eastAsia="sv-SE"/>
                  </w:rPr>
                </w:rPrChange>
              </w:rPr>
            </w:pPr>
            <w:del w:id="1427" w:author="Sulabh Sharma" w:date="2017-11-19T18:03:00Z">
              <w:r w:rsidRPr="001F44CF">
                <w:rPr>
                  <w:rFonts w:eastAsia="Times New Roman"/>
                  <w:b/>
                  <w:color w:val="000000"/>
                  <w:lang w:eastAsia="sv-SE"/>
                  <w:rPrChange w:id="1428" w:author="Koustubh Sharma" w:date="2017-11-19T18:05:00Z">
                    <w:rPr>
                      <w:rFonts w:eastAsia="Times New Roman"/>
                      <w:b/>
                      <w:color w:val="000000"/>
                      <w:lang w:val="sv-SE" w:eastAsia="sv-SE"/>
                    </w:rPr>
                  </w:rPrChange>
                </w:rPr>
                <w:delText>#PAs/Antennas</w:delText>
              </w:r>
            </w:del>
          </w:p>
        </w:tc>
        <w:tc>
          <w:tcPr>
            <w:tcW w:w="1176" w:type="dxa"/>
            <w:shd w:val="clear" w:color="auto" w:fill="auto"/>
            <w:noWrap/>
            <w:hideMark/>
          </w:tcPr>
          <w:p w14:paraId="06274E10" w14:textId="77777777" w:rsidR="00FB7F25" w:rsidRPr="001F44CF" w:rsidRDefault="00FB7F25" w:rsidP="00E032C7">
            <w:pPr>
              <w:suppressAutoHyphens w:val="0"/>
              <w:autoSpaceDN/>
              <w:spacing w:after="0" w:line="240" w:lineRule="auto"/>
              <w:jc w:val="center"/>
              <w:textAlignment w:val="auto"/>
              <w:rPr>
                <w:del w:id="1429" w:author="Sulabh Sharma" w:date="2017-11-19T18:03:00Z"/>
                <w:rFonts w:eastAsia="Times New Roman"/>
                <w:b/>
                <w:color w:val="000000"/>
                <w:lang w:eastAsia="sv-SE"/>
                <w:rPrChange w:id="1430" w:author="Koustubh Sharma" w:date="2017-11-19T18:05:00Z">
                  <w:rPr>
                    <w:del w:id="1431" w:author="Sulabh Sharma" w:date="2017-11-19T18:03:00Z"/>
                    <w:rFonts w:eastAsia="Times New Roman"/>
                    <w:b/>
                    <w:color w:val="000000"/>
                    <w:lang w:val="sv-SE" w:eastAsia="sv-SE"/>
                  </w:rPr>
                </w:rPrChange>
              </w:rPr>
            </w:pPr>
          </w:p>
        </w:tc>
        <w:tc>
          <w:tcPr>
            <w:tcW w:w="962" w:type="dxa"/>
            <w:shd w:val="clear" w:color="auto" w:fill="auto"/>
            <w:noWrap/>
            <w:hideMark/>
          </w:tcPr>
          <w:p w14:paraId="2CEA7A4E" w14:textId="77777777" w:rsidR="00FB7F25" w:rsidRPr="001F44CF" w:rsidRDefault="00FB7F25" w:rsidP="00E032C7">
            <w:pPr>
              <w:suppressAutoHyphens w:val="0"/>
              <w:autoSpaceDN/>
              <w:spacing w:after="0" w:line="240" w:lineRule="auto"/>
              <w:jc w:val="center"/>
              <w:textAlignment w:val="auto"/>
              <w:rPr>
                <w:del w:id="1432" w:author="Sulabh Sharma" w:date="2017-11-19T18:03:00Z"/>
                <w:rFonts w:eastAsia="Times New Roman"/>
                <w:color w:val="231F20"/>
                <w:sz w:val="20"/>
                <w:szCs w:val="20"/>
                <w:lang w:eastAsia="sv-SE"/>
                <w:rPrChange w:id="1433" w:author="Koustubh Sharma" w:date="2017-11-19T18:05:00Z">
                  <w:rPr>
                    <w:del w:id="1434" w:author="Sulabh Sharma" w:date="2017-11-19T18:03:00Z"/>
                    <w:rFonts w:eastAsia="Times New Roman"/>
                    <w:color w:val="231F20"/>
                    <w:sz w:val="20"/>
                    <w:szCs w:val="20"/>
                    <w:lang w:val="sv-SE" w:eastAsia="sv-SE"/>
                  </w:rPr>
                </w:rPrChange>
              </w:rPr>
            </w:pPr>
            <w:del w:id="1435" w:author="Sulabh Sharma" w:date="2017-11-19T18:03:00Z">
              <w:r w:rsidRPr="001F44CF">
                <w:rPr>
                  <w:rFonts w:eastAsia="Times New Roman"/>
                  <w:color w:val="231F20"/>
                  <w:sz w:val="20"/>
                  <w:szCs w:val="20"/>
                  <w:lang w:eastAsia="sv-SE"/>
                  <w:rPrChange w:id="1436" w:author="Koustubh Sharma" w:date="2017-11-19T18:05:00Z">
                    <w:rPr>
                      <w:rFonts w:eastAsia="Times New Roman"/>
                      <w:color w:val="231F20"/>
                      <w:sz w:val="20"/>
                      <w:szCs w:val="20"/>
                      <w:lang w:val="sv-SE" w:eastAsia="sv-SE"/>
                    </w:rPr>
                  </w:rPrChange>
                </w:rPr>
                <w:delText>#</w:delText>
              </w:r>
            </w:del>
          </w:p>
        </w:tc>
        <w:tc>
          <w:tcPr>
            <w:tcW w:w="962" w:type="dxa"/>
            <w:shd w:val="clear" w:color="auto" w:fill="auto"/>
            <w:noWrap/>
            <w:hideMark/>
          </w:tcPr>
          <w:p w14:paraId="3A62C88B" w14:textId="77777777" w:rsidR="00FB7F25" w:rsidRPr="001F44CF" w:rsidRDefault="00FB7F25" w:rsidP="00E032C7">
            <w:pPr>
              <w:suppressAutoHyphens w:val="0"/>
              <w:autoSpaceDN/>
              <w:spacing w:after="0" w:line="240" w:lineRule="auto"/>
              <w:jc w:val="center"/>
              <w:textAlignment w:val="auto"/>
              <w:rPr>
                <w:del w:id="1437" w:author="Sulabh Sharma" w:date="2017-11-19T18:03:00Z"/>
                <w:rFonts w:eastAsia="Times New Roman"/>
                <w:color w:val="000000"/>
                <w:lang w:eastAsia="sv-SE"/>
                <w:rPrChange w:id="1438" w:author="Koustubh Sharma" w:date="2017-11-19T18:05:00Z">
                  <w:rPr>
                    <w:del w:id="1439" w:author="Sulabh Sharma" w:date="2017-11-19T18:03:00Z"/>
                    <w:rFonts w:eastAsia="Times New Roman"/>
                    <w:color w:val="000000"/>
                    <w:lang w:val="sv-SE" w:eastAsia="sv-SE"/>
                  </w:rPr>
                </w:rPrChange>
              </w:rPr>
            </w:pPr>
            <w:del w:id="1440" w:author="Sulabh Sharma" w:date="2017-11-19T18:03:00Z">
              <w:r w:rsidRPr="001F44CF">
                <w:rPr>
                  <w:rFonts w:eastAsia="Times New Roman"/>
                  <w:color w:val="000000"/>
                  <w:lang w:eastAsia="sv-SE"/>
                  <w:rPrChange w:id="1441" w:author="Koustubh Sharma" w:date="2017-11-19T18:05:00Z">
                    <w:rPr>
                      <w:rFonts w:eastAsia="Times New Roman"/>
                      <w:color w:val="000000"/>
                      <w:lang w:val="sv-SE" w:eastAsia="sv-SE"/>
                    </w:rPr>
                  </w:rPrChange>
                </w:rPr>
                <w:delText>2.0</w:delText>
              </w:r>
            </w:del>
          </w:p>
        </w:tc>
        <w:tc>
          <w:tcPr>
            <w:tcW w:w="962" w:type="dxa"/>
            <w:shd w:val="clear" w:color="auto" w:fill="auto"/>
            <w:noWrap/>
            <w:hideMark/>
          </w:tcPr>
          <w:p w14:paraId="7AB45DE6" w14:textId="77777777" w:rsidR="00FB7F25" w:rsidRPr="001F44CF" w:rsidRDefault="00FB7F25" w:rsidP="00E032C7">
            <w:pPr>
              <w:suppressAutoHyphens w:val="0"/>
              <w:autoSpaceDN/>
              <w:spacing w:after="0" w:line="240" w:lineRule="auto"/>
              <w:jc w:val="center"/>
              <w:textAlignment w:val="auto"/>
              <w:rPr>
                <w:del w:id="1442" w:author="Sulabh Sharma" w:date="2017-11-19T18:03:00Z"/>
                <w:rFonts w:eastAsia="Times New Roman"/>
                <w:color w:val="000000"/>
                <w:lang w:eastAsia="sv-SE"/>
                <w:rPrChange w:id="1443" w:author="Koustubh Sharma" w:date="2017-11-19T18:05:00Z">
                  <w:rPr>
                    <w:del w:id="1444" w:author="Sulabh Sharma" w:date="2017-11-19T18:03:00Z"/>
                    <w:rFonts w:eastAsia="Times New Roman"/>
                    <w:color w:val="000000"/>
                    <w:lang w:val="sv-SE" w:eastAsia="sv-SE"/>
                  </w:rPr>
                </w:rPrChange>
              </w:rPr>
            </w:pPr>
            <w:del w:id="1445" w:author="Sulabh Sharma" w:date="2017-11-19T18:03:00Z">
              <w:r w:rsidRPr="001F44CF">
                <w:rPr>
                  <w:rFonts w:eastAsia="Times New Roman"/>
                  <w:color w:val="000000"/>
                  <w:lang w:eastAsia="sv-SE"/>
                  <w:rPrChange w:id="1446" w:author="Koustubh Sharma" w:date="2017-11-19T18:05:00Z">
                    <w:rPr>
                      <w:rFonts w:eastAsia="Times New Roman"/>
                      <w:color w:val="000000"/>
                      <w:lang w:val="sv-SE" w:eastAsia="sv-SE"/>
                    </w:rPr>
                  </w:rPrChange>
                </w:rPr>
                <w:delText>2.0</w:delText>
              </w:r>
            </w:del>
          </w:p>
        </w:tc>
        <w:tc>
          <w:tcPr>
            <w:tcW w:w="963" w:type="dxa"/>
            <w:shd w:val="clear" w:color="auto" w:fill="auto"/>
            <w:noWrap/>
            <w:hideMark/>
          </w:tcPr>
          <w:p w14:paraId="748345D9" w14:textId="77777777" w:rsidR="00FB7F25" w:rsidRPr="001F44CF" w:rsidRDefault="00FB7F25" w:rsidP="00E032C7">
            <w:pPr>
              <w:suppressAutoHyphens w:val="0"/>
              <w:autoSpaceDN/>
              <w:spacing w:after="0" w:line="240" w:lineRule="auto"/>
              <w:jc w:val="center"/>
              <w:textAlignment w:val="auto"/>
              <w:rPr>
                <w:del w:id="1447" w:author="Sulabh Sharma" w:date="2017-11-19T18:03:00Z"/>
                <w:rFonts w:eastAsia="Times New Roman"/>
                <w:color w:val="000000"/>
                <w:lang w:eastAsia="sv-SE"/>
                <w:rPrChange w:id="1448" w:author="Koustubh Sharma" w:date="2017-11-19T18:05:00Z">
                  <w:rPr>
                    <w:del w:id="1449" w:author="Sulabh Sharma" w:date="2017-11-19T18:03:00Z"/>
                    <w:rFonts w:eastAsia="Times New Roman"/>
                    <w:color w:val="000000"/>
                    <w:lang w:val="sv-SE" w:eastAsia="sv-SE"/>
                  </w:rPr>
                </w:rPrChange>
              </w:rPr>
            </w:pPr>
            <w:del w:id="1450" w:author="Sulabh Sharma" w:date="2017-11-19T18:03:00Z">
              <w:r w:rsidRPr="001F44CF">
                <w:rPr>
                  <w:rFonts w:eastAsia="Times New Roman"/>
                  <w:color w:val="000000"/>
                  <w:lang w:eastAsia="sv-SE"/>
                  <w:rPrChange w:id="1451" w:author="Koustubh Sharma" w:date="2017-11-19T18:05:00Z">
                    <w:rPr>
                      <w:rFonts w:eastAsia="Times New Roman"/>
                      <w:color w:val="000000"/>
                      <w:lang w:val="sv-SE" w:eastAsia="sv-SE"/>
                    </w:rPr>
                  </w:rPrChange>
                </w:rPr>
                <w:delText>2.0</w:delText>
              </w:r>
            </w:del>
          </w:p>
        </w:tc>
        <w:tc>
          <w:tcPr>
            <w:tcW w:w="963" w:type="dxa"/>
            <w:shd w:val="clear" w:color="auto" w:fill="auto"/>
            <w:noWrap/>
            <w:hideMark/>
          </w:tcPr>
          <w:p w14:paraId="6B1B9B6D" w14:textId="77777777" w:rsidR="00FB7F25" w:rsidRPr="001F44CF" w:rsidRDefault="00FB7F25" w:rsidP="00E032C7">
            <w:pPr>
              <w:suppressAutoHyphens w:val="0"/>
              <w:autoSpaceDN/>
              <w:spacing w:after="0" w:line="240" w:lineRule="auto"/>
              <w:jc w:val="center"/>
              <w:textAlignment w:val="auto"/>
              <w:rPr>
                <w:del w:id="1452" w:author="Sulabh Sharma" w:date="2017-11-19T18:03:00Z"/>
                <w:rFonts w:eastAsia="Times New Roman"/>
                <w:color w:val="000000"/>
                <w:lang w:eastAsia="sv-SE"/>
                <w:rPrChange w:id="1453" w:author="Koustubh Sharma" w:date="2017-11-19T18:05:00Z">
                  <w:rPr>
                    <w:del w:id="1454" w:author="Sulabh Sharma" w:date="2017-11-19T18:03:00Z"/>
                    <w:rFonts w:eastAsia="Times New Roman"/>
                    <w:color w:val="000000"/>
                    <w:lang w:val="sv-SE" w:eastAsia="sv-SE"/>
                  </w:rPr>
                </w:rPrChange>
              </w:rPr>
            </w:pPr>
            <w:del w:id="1455" w:author="Sulabh Sharma" w:date="2017-11-19T18:03:00Z">
              <w:r w:rsidRPr="001F44CF">
                <w:rPr>
                  <w:rFonts w:eastAsia="Times New Roman"/>
                  <w:color w:val="000000"/>
                  <w:lang w:eastAsia="sv-SE"/>
                  <w:rPrChange w:id="1456" w:author="Koustubh Sharma" w:date="2017-11-19T18:05:00Z">
                    <w:rPr>
                      <w:rFonts w:eastAsia="Times New Roman"/>
                      <w:color w:val="000000"/>
                      <w:lang w:val="sv-SE" w:eastAsia="sv-SE"/>
                    </w:rPr>
                  </w:rPrChange>
                </w:rPr>
                <w:delText>2.0</w:delText>
              </w:r>
            </w:del>
          </w:p>
        </w:tc>
        <w:tc>
          <w:tcPr>
            <w:tcW w:w="1416" w:type="dxa"/>
            <w:shd w:val="clear" w:color="auto" w:fill="auto"/>
            <w:noWrap/>
            <w:hideMark/>
          </w:tcPr>
          <w:p w14:paraId="1D269FB5" w14:textId="77777777" w:rsidR="00FB7F25" w:rsidRPr="001F44CF" w:rsidRDefault="00FB7F25" w:rsidP="00E032C7">
            <w:pPr>
              <w:suppressAutoHyphens w:val="0"/>
              <w:autoSpaceDN/>
              <w:spacing w:after="0" w:line="240" w:lineRule="auto"/>
              <w:jc w:val="center"/>
              <w:textAlignment w:val="auto"/>
              <w:rPr>
                <w:del w:id="1457" w:author="Sulabh Sharma" w:date="2017-11-19T18:03:00Z"/>
                <w:rFonts w:eastAsia="Times New Roman"/>
                <w:color w:val="000000"/>
                <w:lang w:eastAsia="sv-SE"/>
                <w:rPrChange w:id="1458" w:author="Koustubh Sharma" w:date="2017-11-19T18:05:00Z">
                  <w:rPr>
                    <w:del w:id="1459" w:author="Sulabh Sharma" w:date="2017-11-19T18:03:00Z"/>
                    <w:rFonts w:eastAsia="Times New Roman"/>
                    <w:color w:val="000000"/>
                    <w:lang w:val="sv-SE" w:eastAsia="sv-SE"/>
                  </w:rPr>
                </w:rPrChange>
              </w:rPr>
            </w:pPr>
            <w:del w:id="1460" w:author="Sulabh Sharma" w:date="2017-11-19T18:03:00Z">
              <w:r w:rsidRPr="001F44CF">
                <w:rPr>
                  <w:rFonts w:eastAsia="Times New Roman"/>
                  <w:color w:val="000000"/>
                  <w:lang w:eastAsia="sv-SE"/>
                  <w:rPrChange w:id="1461" w:author="Koustubh Sharma" w:date="2017-11-19T18:05:00Z">
                    <w:rPr>
                      <w:rFonts w:eastAsia="Times New Roman"/>
                      <w:color w:val="000000"/>
                      <w:lang w:val="sv-SE" w:eastAsia="sv-SE"/>
                    </w:rPr>
                  </w:rPrChange>
                </w:rPr>
                <w:delText>2.0</w:delText>
              </w:r>
            </w:del>
          </w:p>
        </w:tc>
      </w:tr>
      <w:tr w:rsidR="00FB7F25" w:rsidRPr="00C663A6" w14:paraId="2EE43BD0" w14:textId="77777777" w:rsidTr="00E032C7">
        <w:trPr>
          <w:trHeight w:val="300"/>
          <w:del w:id="1462" w:author="Sulabh Sharma" w:date="2017-11-19T18:03:00Z"/>
        </w:trPr>
        <w:tc>
          <w:tcPr>
            <w:tcW w:w="1587" w:type="dxa"/>
            <w:shd w:val="clear" w:color="auto" w:fill="auto"/>
            <w:noWrap/>
            <w:hideMark/>
          </w:tcPr>
          <w:p w14:paraId="6C190A22" w14:textId="77777777" w:rsidR="00FB7F25" w:rsidRPr="001F44CF" w:rsidRDefault="00FB7F25" w:rsidP="00E032C7">
            <w:pPr>
              <w:suppressAutoHyphens w:val="0"/>
              <w:autoSpaceDN/>
              <w:spacing w:after="0" w:line="240" w:lineRule="auto"/>
              <w:jc w:val="center"/>
              <w:textAlignment w:val="auto"/>
              <w:rPr>
                <w:del w:id="1463" w:author="Sulabh Sharma" w:date="2017-11-19T18:03:00Z"/>
                <w:rFonts w:eastAsia="Times New Roman"/>
                <w:b/>
                <w:color w:val="000000"/>
                <w:lang w:eastAsia="sv-SE"/>
                <w:rPrChange w:id="1464" w:author="Koustubh Sharma" w:date="2017-11-19T18:05:00Z">
                  <w:rPr>
                    <w:del w:id="1465" w:author="Sulabh Sharma" w:date="2017-11-19T18:03:00Z"/>
                    <w:rFonts w:eastAsia="Times New Roman"/>
                    <w:b/>
                    <w:color w:val="000000"/>
                    <w:lang w:val="sv-SE" w:eastAsia="sv-SE"/>
                  </w:rPr>
                </w:rPrChange>
              </w:rPr>
            </w:pPr>
          </w:p>
        </w:tc>
        <w:tc>
          <w:tcPr>
            <w:tcW w:w="1176" w:type="dxa"/>
            <w:shd w:val="clear" w:color="auto" w:fill="auto"/>
            <w:noWrap/>
            <w:hideMark/>
          </w:tcPr>
          <w:p w14:paraId="17A6B7DC" w14:textId="77777777" w:rsidR="00FB7F25" w:rsidRPr="001F44CF" w:rsidRDefault="00FB7F25" w:rsidP="00E032C7">
            <w:pPr>
              <w:suppressAutoHyphens w:val="0"/>
              <w:autoSpaceDN/>
              <w:spacing w:after="0" w:line="240" w:lineRule="auto"/>
              <w:jc w:val="center"/>
              <w:textAlignment w:val="auto"/>
              <w:rPr>
                <w:del w:id="1466" w:author="Sulabh Sharma" w:date="2017-11-19T18:03:00Z"/>
                <w:rFonts w:ascii="Times New Roman" w:eastAsia="Times New Roman" w:hAnsi="Times New Roman"/>
                <w:b/>
                <w:sz w:val="20"/>
                <w:szCs w:val="20"/>
                <w:lang w:eastAsia="sv-SE"/>
                <w:rPrChange w:id="1467" w:author="Koustubh Sharma" w:date="2017-11-19T18:05:00Z">
                  <w:rPr>
                    <w:del w:id="1468" w:author="Sulabh Sharma" w:date="2017-11-19T18:03:00Z"/>
                    <w:rFonts w:ascii="Times New Roman" w:eastAsia="Times New Roman" w:hAnsi="Times New Roman"/>
                    <w:b/>
                    <w:sz w:val="20"/>
                    <w:szCs w:val="20"/>
                    <w:lang w:val="sv-SE" w:eastAsia="sv-SE"/>
                  </w:rPr>
                </w:rPrChange>
              </w:rPr>
            </w:pPr>
          </w:p>
        </w:tc>
        <w:tc>
          <w:tcPr>
            <w:tcW w:w="962" w:type="dxa"/>
            <w:shd w:val="clear" w:color="auto" w:fill="auto"/>
            <w:noWrap/>
            <w:hideMark/>
          </w:tcPr>
          <w:p w14:paraId="71E82FFC" w14:textId="77777777" w:rsidR="00FB7F25" w:rsidRPr="001F44CF" w:rsidRDefault="00FB7F25" w:rsidP="00E032C7">
            <w:pPr>
              <w:suppressAutoHyphens w:val="0"/>
              <w:autoSpaceDN/>
              <w:spacing w:after="0" w:line="240" w:lineRule="auto"/>
              <w:jc w:val="center"/>
              <w:textAlignment w:val="auto"/>
              <w:rPr>
                <w:del w:id="1469" w:author="Sulabh Sharma" w:date="2017-11-19T18:03:00Z"/>
                <w:rFonts w:ascii="Times New Roman" w:eastAsia="Times New Roman" w:hAnsi="Times New Roman"/>
                <w:sz w:val="20"/>
                <w:szCs w:val="20"/>
                <w:lang w:eastAsia="sv-SE"/>
                <w:rPrChange w:id="1470" w:author="Koustubh Sharma" w:date="2017-11-19T18:05:00Z">
                  <w:rPr>
                    <w:del w:id="1471" w:author="Sulabh Sharma" w:date="2017-11-19T18:03:00Z"/>
                    <w:rFonts w:ascii="Times New Roman" w:eastAsia="Times New Roman" w:hAnsi="Times New Roman"/>
                    <w:sz w:val="20"/>
                    <w:szCs w:val="20"/>
                    <w:lang w:val="sv-SE" w:eastAsia="sv-SE"/>
                  </w:rPr>
                </w:rPrChange>
              </w:rPr>
            </w:pPr>
          </w:p>
        </w:tc>
        <w:tc>
          <w:tcPr>
            <w:tcW w:w="962" w:type="dxa"/>
            <w:shd w:val="clear" w:color="auto" w:fill="auto"/>
            <w:noWrap/>
            <w:hideMark/>
          </w:tcPr>
          <w:p w14:paraId="7385D82C" w14:textId="77777777" w:rsidR="00FB7F25" w:rsidRPr="001F44CF" w:rsidRDefault="00FB7F25" w:rsidP="00E032C7">
            <w:pPr>
              <w:suppressAutoHyphens w:val="0"/>
              <w:autoSpaceDN/>
              <w:spacing w:after="0" w:line="240" w:lineRule="auto"/>
              <w:jc w:val="center"/>
              <w:textAlignment w:val="auto"/>
              <w:rPr>
                <w:del w:id="1472" w:author="Sulabh Sharma" w:date="2017-11-19T18:03:00Z"/>
                <w:rFonts w:ascii="Times New Roman" w:eastAsia="Times New Roman" w:hAnsi="Times New Roman"/>
                <w:sz w:val="20"/>
                <w:szCs w:val="20"/>
                <w:lang w:eastAsia="sv-SE"/>
                <w:rPrChange w:id="1473" w:author="Koustubh Sharma" w:date="2017-11-19T18:05:00Z">
                  <w:rPr>
                    <w:del w:id="1474" w:author="Sulabh Sharma" w:date="2017-11-19T18:03:00Z"/>
                    <w:rFonts w:ascii="Times New Roman" w:eastAsia="Times New Roman" w:hAnsi="Times New Roman"/>
                    <w:sz w:val="20"/>
                    <w:szCs w:val="20"/>
                    <w:lang w:val="sv-SE" w:eastAsia="sv-SE"/>
                  </w:rPr>
                </w:rPrChange>
              </w:rPr>
            </w:pPr>
          </w:p>
        </w:tc>
        <w:tc>
          <w:tcPr>
            <w:tcW w:w="962" w:type="dxa"/>
            <w:shd w:val="clear" w:color="auto" w:fill="auto"/>
            <w:noWrap/>
            <w:hideMark/>
          </w:tcPr>
          <w:p w14:paraId="70C2F31D" w14:textId="77777777" w:rsidR="00FB7F25" w:rsidRPr="001F44CF" w:rsidRDefault="00FB7F25" w:rsidP="00E032C7">
            <w:pPr>
              <w:suppressAutoHyphens w:val="0"/>
              <w:autoSpaceDN/>
              <w:spacing w:after="0" w:line="240" w:lineRule="auto"/>
              <w:jc w:val="center"/>
              <w:textAlignment w:val="auto"/>
              <w:rPr>
                <w:del w:id="1475" w:author="Sulabh Sharma" w:date="2017-11-19T18:03:00Z"/>
                <w:rFonts w:ascii="Times New Roman" w:eastAsia="Times New Roman" w:hAnsi="Times New Roman"/>
                <w:sz w:val="20"/>
                <w:szCs w:val="20"/>
                <w:lang w:eastAsia="sv-SE"/>
                <w:rPrChange w:id="1476" w:author="Koustubh Sharma" w:date="2017-11-19T18:05:00Z">
                  <w:rPr>
                    <w:del w:id="1477" w:author="Sulabh Sharma" w:date="2017-11-19T18:03:00Z"/>
                    <w:rFonts w:ascii="Times New Roman" w:eastAsia="Times New Roman" w:hAnsi="Times New Roman"/>
                    <w:sz w:val="20"/>
                    <w:szCs w:val="20"/>
                    <w:lang w:val="sv-SE" w:eastAsia="sv-SE"/>
                  </w:rPr>
                </w:rPrChange>
              </w:rPr>
            </w:pPr>
          </w:p>
        </w:tc>
        <w:tc>
          <w:tcPr>
            <w:tcW w:w="963" w:type="dxa"/>
            <w:shd w:val="clear" w:color="auto" w:fill="auto"/>
            <w:noWrap/>
            <w:hideMark/>
          </w:tcPr>
          <w:p w14:paraId="01F5855E" w14:textId="77777777" w:rsidR="00FB7F25" w:rsidRPr="001F44CF" w:rsidRDefault="00FB7F25" w:rsidP="00E032C7">
            <w:pPr>
              <w:suppressAutoHyphens w:val="0"/>
              <w:autoSpaceDN/>
              <w:spacing w:after="0" w:line="240" w:lineRule="auto"/>
              <w:jc w:val="center"/>
              <w:textAlignment w:val="auto"/>
              <w:rPr>
                <w:del w:id="1478" w:author="Sulabh Sharma" w:date="2017-11-19T18:03:00Z"/>
                <w:rFonts w:ascii="Times New Roman" w:eastAsia="Times New Roman" w:hAnsi="Times New Roman"/>
                <w:sz w:val="20"/>
                <w:szCs w:val="20"/>
                <w:lang w:eastAsia="sv-SE"/>
                <w:rPrChange w:id="1479" w:author="Koustubh Sharma" w:date="2017-11-19T18:05:00Z">
                  <w:rPr>
                    <w:del w:id="1480" w:author="Sulabh Sharma" w:date="2017-11-19T18:03:00Z"/>
                    <w:rFonts w:ascii="Times New Roman" w:eastAsia="Times New Roman" w:hAnsi="Times New Roman"/>
                    <w:sz w:val="20"/>
                    <w:szCs w:val="20"/>
                    <w:lang w:val="sv-SE" w:eastAsia="sv-SE"/>
                  </w:rPr>
                </w:rPrChange>
              </w:rPr>
            </w:pPr>
          </w:p>
        </w:tc>
        <w:tc>
          <w:tcPr>
            <w:tcW w:w="963" w:type="dxa"/>
            <w:shd w:val="clear" w:color="auto" w:fill="auto"/>
            <w:noWrap/>
            <w:hideMark/>
          </w:tcPr>
          <w:p w14:paraId="430A14EE" w14:textId="77777777" w:rsidR="00FB7F25" w:rsidRPr="001F44CF" w:rsidRDefault="00FB7F25" w:rsidP="00E032C7">
            <w:pPr>
              <w:suppressAutoHyphens w:val="0"/>
              <w:autoSpaceDN/>
              <w:spacing w:after="0" w:line="240" w:lineRule="auto"/>
              <w:jc w:val="center"/>
              <w:textAlignment w:val="auto"/>
              <w:rPr>
                <w:del w:id="1481" w:author="Sulabh Sharma" w:date="2017-11-19T18:03:00Z"/>
                <w:rFonts w:ascii="Times New Roman" w:eastAsia="Times New Roman" w:hAnsi="Times New Roman"/>
                <w:sz w:val="20"/>
                <w:szCs w:val="20"/>
                <w:lang w:eastAsia="sv-SE"/>
                <w:rPrChange w:id="1482" w:author="Koustubh Sharma" w:date="2017-11-19T18:05:00Z">
                  <w:rPr>
                    <w:del w:id="1483" w:author="Sulabh Sharma" w:date="2017-11-19T18:03:00Z"/>
                    <w:rFonts w:ascii="Times New Roman" w:eastAsia="Times New Roman" w:hAnsi="Times New Roman"/>
                    <w:sz w:val="20"/>
                    <w:szCs w:val="20"/>
                    <w:lang w:val="sv-SE" w:eastAsia="sv-SE"/>
                  </w:rPr>
                </w:rPrChange>
              </w:rPr>
            </w:pPr>
          </w:p>
        </w:tc>
        <w:tc>
          <w:tcPr>
            <w:tcW w:w="1416" w:type="dxa"/>
            <w:shd w:val="clear" w:color="auto" w:fill="auto"/>
            <w:noWrap/>
            <w:hideMark/>
          </w:tcPr>
          <w:p w14:paraId="74D1C7A0" w14:textId="77777777" w:rsidR="00FB7F25" w:rsidRPr="001F44CF" w:rsidRDefault="00FB7F25" w:rsidP="00E032C7">
            <w:pPr>
              <w:suppressAutoHyphens w:val="0"/>
              <w:autoSpaceDN/>
              <w:spacing w:after="0" w:line="240" w:lineRule="auto"/>
              <w:jc w:val="center"/>
              <w:textAlignment w:val="auto"/>
              <w:rPr>
                <w:del w:id="1484" w:author="Sulabh Sharma" w:date="2017-11-19T18:03:00Z"/>
                <w:rFonts w:ascii="Times New Roman" w:eastAsia="Times New Roman" w:hAnsi="Times New Roman"/>
                <w:sz w:val="20"/>
                <w:szCs w:val="20"/>
                <w:lang w:eastAsia="sv-SE"/>
                <w:rPrChange w:id="1485" w:author="Koustubh Sharma" w:date="2017-11-19T18:05:00Z">
                  <w:rPr>
                    <w:del w:id="1486" w:author="Sulabh Sharma" w:date="2017-11-19T18:03:00Z"/>
                    <w:rFonts w:ascii="Times New Roman" w:eastAsia="Times New Roman" w:hAnsi="Times New Roman"/>
                    <w:sz w:val="20"/>
                    <w:szCs w:val="20"/>
                    <w:lang w:val="sv-SE" w:eastAsia="sv-SE"/>
                  </w:rPr>
                </w:rPrChange>
              </w:rPr>
            </w:pPr>
          </w:p>
        </w:tc>
      </w:tr>
      <w:tr w:rsidR="00FB7F25" w:rsidRPr="00C663A6" w14:paraId="5CDC7218" w14:textId="77777777" w:rsidTr="00E032C7">
        <w:trPr>
          <w:trHeight w:val="300"/>
          <w:del w:id="1487" w:author="Sulabh Sharma" w:date="2017-11-19T18:03:00Z"/>
        </w:trPr>
        <w:tc>
          <w:tcPr>
            <w:tcW w:w="1587" w:type="dxa"/>
            <w:shd w:val="clear" w:color="auto" w:fill="auto"/>
            <w:noWrap/>
            <w:hideMark/>
          </w:tcPr>
          <w:p w14:paraId="04D7699E" w14:textId="77777777" w:rsidR="00FB7F25" w:rsidRPr="001F44CF" w:rsidRDefault="00FB7F25" w:rsidP="00E032C7">
            <w:pPr>
              <w:suppressAutoHyphens w:val="0"/>
              <w:autoSpaceDN/>
              <w:spacing w:after="0" w:line="240" w:lineRule="auto"/>
              <w:jc w:val="center"/>
              <w:textAlignment w:val="auto"/>
              <w:rPr>
                <w:del w:id="1488" w:author="Sulabh Sharma" w:date="2017-11-19T18:03:00Z"/>
                <w:rFonts w:eastAsia="Times New Roman"/>
                <w:b/>
                <w:color w:val="000000"/>
                <w:lang w:eastAsia="sv-SE"/>
                <w:rPrChange w:id="1489" w:author="Koustubh Sharma" w:date="2017-11-19T18:05:00Z">
                  <w:rPr>
                    <w:del w:id="1490" w:author="Sulabh Sharma" w:date="2017-11-19T18:03:00Z"/>
                    <w:rFonts w:eastAsia="Times New Roman"/>
                    <w:b/>
                    <w:color w:val="000000"/>
                    <w:lang w:val="sv-SE" w:eastAsia="sv-SE"/>
                  </w:rPr>
                </w:rPrChange>
              </w:rPr>
            </w:pPr>
            <w:del w:id="1491" w:author="Sulabh Sharma" w:date="2017-11-19T18:03:00Z">
              <w:r w:rsidRPr="001F44CF">
                <w:rPr>
                  <w:rFonts w:eastAsia="Times New Roman"/>
                  <w:b/>
                  <w:color w:val="000000"/>
                  <w:lang w:eastAsia="sv-SE"/>
                  <w:rPrChange w:id="1492" w:author="Koustubh Sharma" w:date="2017-11-19T18:05:00Z">
                    <w:rPr>
                      <w:rFonts w:eastAsia="Times New Roman"/>
                      <w:b/>
                      <w:color w:val="000000"/>
                      <w:lang w:val="sv-SE" w:eastAsia="sv-SE"/>
                    </w:rPr>
                  </w:rPrChange>
                </w:rPr>
                <w:delText># Carriers</w:delText>
              </w:r>
            </w:del>
          </w:p>
        </w:tc>
        <w:tc>
          <w:tcPr>
            <w:tcW w:w="1176" w:type="dxa"/>
            <w:shd w:val="clear" w:color="auto" w:fill="auto"/>
            <w:noWrap/>
            <w:hideMark/>
          </w:tcPr>
          <w:p w14:paraId="56FB77B6" w14:textId="77777777" w:rsidR="00FB7F25" w:rsidRPr="001F44CF" w:rsidRDefault="00FB7F25" w:rsidP="00E032C7">
            <w:pPr>
              <w:suppressAutoHyphens w:val="0"/>
              <w:autoSpaceDN/>
              <w:spacing w:after="0" w:line="240" w:lineRule="auto"/>
              <w:jc w:val="center"/>
              <w:textAlignment w:val="auto"/>
              <w:rPr>
                <w:del w:id="1493" w:author="Sulabh Sharma" w:date="2017-11-19T18:03:00Z"/>
                <w:rFonts w:eastAsia="Times New Roman"/>
                <w:b/>
                <w:color w:val="000000"/>
                <w:lang w:eastAsia="sv-SE"/>
                <w:rPrChange w:id="1494" w:author="Koustubh Sharma" w:date="2017-11-19T18:05:00Z">
                  <w:rPr>
                    <w:del w:id="1495" w:author="Sulabh Sharma" w:date="2017-11-19T18:03:00Z"/>
                    <w:rFonts w:eastAsia="Times New Roman"/>
                    <w:b/>
                    <w:color w:val="000000"/>
                    <w:lang w:val="sv-SE" w:eastAsia="sv-SE"/>
                  </w:rPr>
                </w:rPrChange>
              </w:rPr>
            </w:pPr>
          </w:p>
        </w:tc>
        <w:tc>
          <w:tcPr>
            <w:tcW w:w="962" w:type="dxa"/>
            <w:shd w:val="clear" w:color="auto" w:fill="auto"/>
            <w:noWrap/>
            <w:hideMark/>
          </w:tcPr>
          <w:p w14:paraId="082C6C7E" w14:textId="77777777" w:rsidR="00FB7F25" w:rsidRPr="001F44CF" w:rsidRDefault="00FB7F25" w:rsidP="00E032C7">
            <w:pPr>
              <w:suppressAutoHyphens w:val="0"/>
              <w:autoSpaceDN/>
              <w:spacing w:after="0" w:line="240" w:lineRule="auto"/>
              <w:jc w:val="center"/>
              <w:textAlignment w:val="auto"/>
              <w:rPr>
                <w:del w:id="1496" w:author="Sulabh Sharma" w:date="2017-11-19T18:03:00Z"/>
                <w:rFonts w:eastAsia="Times New Roman"/>
                <w:color w:val="231F20"/>
                <w:sz w:val="20"/>
                <w:szCs w:val="20"/>
                <w:lang w:eastAsia="sv-SE"/>
                <w:rPrChange w:id="1497" w:author="Koustubh Sharma" w:date="2017-11-19T18:05:00Z">
                  <w:rPr>
                    <w:del w:id="1498" w:author="Sulabh Sharma" w:date="2017-11-19T18:03:00Z"/>
                    <w:rFonts w:eastAsia="Times New Roman"/>
                    <w:color w:val="231F20"/>
                    <w:sz w:val="20"/>
                    <w:szCs w:val="20"/>
                    <w:lang w:val="sv-SE" w:eastAsia="sv-SE"/>
                  </w:rPr>
                </w:rPrChange>
              </w:rPr>
            </w:pPr>
            <w:del w:id="1499" w:author="Sulabh Sharma" w:date="2017-11-19T18:03:00Z">
              <w:r w:rsidRPr="001F44CF">
                <w:rPr>
                  <w:rFonts w:eastAsia="Times New Roman"/>
                  <w:color w:val="231F20"/>
                  <w:sz w:val="20"/>
                  <w:szCs w:val="20"/>
                  <w:lang w:eastAsia="sv-SE"/>
                  <w:rPrChange w:id="1500" w:author="Koustubh Sharma" w:date="2017-11-19T18:05:00Z">
                    <w:rPr>
                      <w:rFonts w:eastAsia="Times New Roman"/>
                      <w:color w:val="231F20"/>
                      <w:sz w:val="20"/>
                      <w:szCs w:val="20"/>
                      <w:lang w:val="sv-SE" w:eastAsia="sv-SE"/>
                    </w:rPr>
                  </w:rPrChange>
                </w:rPr>
                <w:delText>#</w:delText>
              </w:r>
            </w:del>
          </w:p>
        </w:tc>
        <w:tc>
          <w:tcPr>
            <w:tcW w:w="962" w:type="dxa"/>
            <w:shd w:val="clear" w:color="auto" w:fill="auto"/>
            <w:noWrap/>
            <w:hideMark/>
          </w:tcPr>
          <w:p w14:paraId="2B4ADC6A" w14:textId="77777777" w:rsidR="00FB7F25" w:rsidRPr="001F44CF" w:rsidRDefault="00FB7F25" w:rsidP="00E032C7">
            <w:pPr>
              <w:suppressAutoHyphens w:val="0"/>
              <w:autoSpaceDN/>
              <w:spacing w:after="0" w:line="240" w:lineRule="auto"/>
              <w:jc w:val="center"/>
              <w:textAlignment w:val="auto"/>
              <w:rPr>
                <w:del w:id="1501" w:author="Sulabh Sharma" w:date="2017-11-19T18:03:00Z"/>
                <w:rFonts w:eastAsia="Times New Roman"/>
                <w:color w:val="000000"/>
                <w:lang w:eastAsia="sv-SE"/>
                <w:rPrChange w:id="1502" w:author="Koustubh Sharma" w:date="2017-11-19T18:05:00Z">
                  <w:rPr>
                    <w:del w:id="1503" w:author="Sulabh Sharma" w:date="2017-11-19T18:03:00Z"/>
                    <w:rFonts w:eastAsia="Times New Roman"/>
                    <w:color w:val="000000"/>
                    <w:lang w:val="sv-SE" w:eastAsia="sv-SE"/>
                  </w:rPr>
                </w:rPrChange>
              </w:rPr>
            </w:pPr>
            <w:del w:id="1504" w:author="Sulabh Sharma" w:date="2017-11-19T18:03:00Z">
              <w:r w:rsidRPr="001F44CF">
                <w:rPr>
                  <w:rFonts w:eastAsia="Times New Roman"/>
                  <w:color w:val="000000"/>
                  <w:lang w:eastAsia="sv-SE"/>
                  <w:rPrChange w:id="1505" w:author="Koustubh Sharma" w:date="2017-11-19T18:05:00Z">
                    <w:rPr>
                      <w:rFonts w:eastAsia="Times New Roman"/>
                      <w:color w:val="000000"/>
                      <w:lang w:val="sv-SE" w:eastAsia="sv-SE"/>
                    </w:rPr>
                  </w:rPrChange>
                </w:rPr>
                <w:delText>1.0</w:delText>
              </w:r>
            </w:del>
          </w:p>
        </w:tc>
        <w:tc>
          <w:tcPr>
            <w:tcW w:w="962" w:type="dxa"/>
            <w:shd w:val="clear" w:color="auto" w:fill="auto"/>
            <w:noWrap/>
            <w:hideMark/>
          </w:tcPr>
          <w:p w14:paraId="71F6A2A6" w14:textId="77777777" w:rsidR="00FB7F25" w:rsidRPr="001F44CF" w:rsidRDefault="00FB7F25" w:rsidP="00E032C7">
            <w:pPr>
              <w:suppressAutoHyphens w:val="0"/>
              <w:autoSpaceDN/>
              <w:spacing w:after="0" w:line="240" w:lineRule="auto"/>
              <w:jc w:val="center"/>
              <w:textAlignment w:val="auto"/>
              <w:rPr>
                <w:del w:id="1506" w:author="Sulabh Sharma" w:date="2017-11-19T18:03:00Z"/>
                <w:rFonts w:eastAsia="Times New Roman"/>
                <w:color w:val="000000"/>
                <w:lang w:eastAsia="sv-SE"/>
                <w:rPrChange w:id="1507" w:author="Koustubh Sharma" w:date="2017-11-19T18:05:00Z">
                  <w:rPr>
                    <w:del w:id="1508" w:author="Sulabh Sharma" w:date="2017-11-19T18:03:00Z"/>
                    <w:rFonts w:eastAsia="Times New Roman"/>
                    <w:color w:val="000000"/>
                    <w:lang w:val="sv-SE" w:eastAsia="sv-SE"/>
                  </w:rPr>
                </w:rPrChange>
              </w:rPr>
            </w:pPr>
            <w:del w:id="1509" w:author="Sulabh Sharma" w:date="2017-11-19T18:03:00Z">
              <w:r w:rsidRPr="001F44CF">
                <w:rPr>
                  <w:rFonts w:eastAsia="Times New Roman"/>
                  <w:color w:val="000000"/>
                  <w:lang w:eastAsia="sv-SE"/>
                  <w:rPrChange w:id="1510" w:author="Koustubh Sharma" w:date="2017-11-19T18:05:00Z">
                    <w:rPr>
                      <w:rFonts w:eastAsia="Times New Roman"/>
                      <w:color w:val="000000"/>
                      <w:lang w:val="sv-SE" w:eastAsia="sv-SE"/>
                    </w:rPr>
                  </w:rPrChange>
                </w:rPr>
                <w:delText>1.0</w:delText>
              </w:r>
            </w:del>
          </w:p>
        </w:tc>
        <w:tc>
          <w:tcPr>
            <w:tcW w:w="963" w:type="dxa"/>
            <w:shd w:val="clear" w:color="auto" w:fill="auto"/>
            <w:noWrap/>
            <w:hideMark/>
          </w:tcPr>
          <w:p w14:paraId="1DCAB9D6" w14:textId="77777777" w:rsidR="00FB7F25" w:rsidRPr="001F44CF" w:rsidRDefault="00FB7F25" w:rsidP="00E032C7">
            <w:pPr>
              <w:suppressAutoHyphens w:val="0"/>
              <w:autoSpaceDN/>
              <w:spacing w:after="0" w:line="240" w:lineRule="auto"/>
              <w:jc w:val="center"/>
              <w:textAlignment w:val="auto"/>
              <w:rPr>
                <w:del w:id="1511" w:author="Sulabh Sharma" w:date="2017-11-19T18:03:00Z"/>
                <w:rFonts w:eastAsia="Times New Roman"/>
                <w:color w:val="000000"/>
                <w:lang w:eastAsia="sv-SE"/>
                <w:rPrChange w:id="1512" w:author="Koustubh Sharma" w:date="2017-11-19T18:05:00Z">
                  <w:rPr>
                    <w:del w:id="1513" w:author="Sulabh Sharma" w:date="2017-11-19T18:03:00Z"/>
                    <w:rFonts w:eastAsia="Times New Roman"/>
                    <w:color w:val="000000"/>
                    <w:lang w:val="sv-SE" w:eastAsia="sv-SE"/>
                  </w:rPr>
                </w:rPrChange>
              </w:rPr>
            </w:pPr>
            <w:del w:id="1514" w:author="Sulabh Sharma" w:date="2017-11-19T18:03:00Z">
              <w:r w:rsidRPr="001F44CF">
                <w:rPr>
                  <w:rFonts w:eastAsia="Times New Roman"/>
                  <w:color w:val="000000"/>
                  <w:lang w:eastAsia="sv-SE"/>
                  <w:rPrChange w:id="1515" w:author="Koustubh Sharma" w:date="2017-11-19T18:05:00Z">
                    <w:rPr>
                      <w:rFonts w:eastAsia="Times New Roman"/>
                      <w:color w:val="000000"/>
                      <w:lang w:val="sv-SE" w:eastAsia="sv-SE"/>
                    </w:rPr>
                  </w:rPrChange>
                </w:rPr>
                <w:delText>1.0</w:delText>
              </w:r>
            </w:del>
          </w:p>
        </w:tc>
        <w:tc>
          <w:tcPr>
            <w:tcW w:w="963" w:type="dxa"/>
            <w:shd w:val="clear" w:color="auto" w:fill="auto"/>
            <w:noWrap/>
            <w:hideMark/>
          </w:tcPr>
          <w:p w14:paraId="05480037" w14:textId="77777777" w:rsidR="00FB7F25" w:rsidRPr="001F44CF" w:rsidRDefault="00FB7F25" w:rsidP="00E032C7">
            <w:pPr>
              <w:suppressAutoHyphens w:val="0"/>
              <w:autoSpaceDN/>
              <w:spacing w:after="0" w:line="240" w:lineRule="auto"/>
              <w:jc w:val="center"/>
              <w:textAlignment w:val="auto"/>
              <w:rPr>
                <w:del w:id="1516" w:author="Sulabh Sharma" w:date="2017-11-19T18:03:00Z"/>
                <w:rFonts w:eastAsia="Times New Roman"/>
                <w:color w:val="000000"/>
                <w:lang w:eastAsia="sv-SE"/>
                <w:rPrChange w:id="1517" w:author="Koustubh Sharma" w:date="2017-11-19T18:05:00Z">
                  <w:rPr>
                    <w:del w:id="1518" w:author="Sulabh Sharma" w:date="2017-11-19T18:03:00Z"/>
                    <w:rFonts w:eastAsia="Times New Roman"/>
                    <w:color w:val="000000"/>
                    <w:lang w:val="sv-SE" w:eastAsia="sv-SE"/>
                  </w:rPr>
                </w:rPrChange>
              </w:rPr>
            </w:pPr>
            <w:del w:id="1519" w:author="Sulabh Sharma" w:date="2017-11-19T18:03:00Z">
              <w:r w:rsidRPr="001F44CF">
                <w:rPr>
                  <w:rFonts w:eastAsia="Times New Roman"/>
                  <w:color w:val="000000"/>
                  <w:lang w:eastAsia="sv-SE"/>
                  <w:rPrChange w:id="1520" w:author="Koustubh Sharma" w:date="2017-11-19T18:05:00Z">
                    <w:rPr>
                      <w:rFonts w:eastAsia="Times New Roman"/>
                      <w:color w:val="000000"/>
                      <w:lang w:val="sv-SE" w:eastAsia="sv-SE"/>
                    </w:rPr>
                  </w:rPrChange>
                </w:rPr>
                <w:delText>1.0</w:delText>
              </w:r>
            </w:del>
          </w:p>
        </w:tc>
        <w:tc>
          <w:tcPr>
            <w:tcW w:w="1416" w:type="dxa"/>
            <w:shd w:val="clear" w:color="auto" w:fill="auto"/>
            <w:noWrap/>
            <w:hideMark/>
          </w:tcPr>
          <w:p w14:paraId="363CFDAC" w14:textId="77777777" w:rsidR="00FB7F25" w:rsidRPr="001F44CF" w:rsidRDefault="00FB7F25" w:rsidP="00E032C7">
            <w:pPr>
              <w:suppressAutoHyphens w:val="0"/>
              <w:autoSpaceDN/>
              <w:spacing w:after="0" w:line="240" w:lineRule="auto"/>
              <w:jc w:val="center"/>
              <w:textAlignment w:val="auto"/>
              <w:rPr>
                <w:del w:id="1521" w:author="Sulabh Sharma" w:date="2017-11-19T18:03:00Z"/>
                <w:rFonts w:eastAsia="Times New Roman"/>
                <w:color w:val="000000"/>
                <w:lang w:eastAsia="sv-SE"/>
                <w:rPrChange w:id="1522" w:author="Koustubh Sharma" w:date="2017-11-19T18:05:00Z">
                  <w:rPr>
                    <w:del w:id="1523" w:author="Sulabh Sharma" w:date="2017-11-19T18:03:00Z"/>
                    <w:rFonts w:eastAsia="Times New Roman"/>
                    <w:color w:val="000000"/>
                    <w:lang w:val="sv-SE" w:eastAsia="sv-SE"/>
                  </w:rPr>
                </w:rPrChange>
              </w:rPr>
            </w:pPr>
            <w:del w:id="1524" w:author="Sulabh Sharma" w:date="2017-11-19T18:03:00Z">
              <w:r w:rsidRPr="001F44CF">
                <w:rPr>
                  <w:rFonts w:eastAsia="Times New Roman"/>
                  <w:color w:val="000000"/>
                  <w:lang w:eastAsia="sv-SE"/>
                  <w:rPrChange w:id="1525" w:author="Koustubh Sharma" w:date="2017-11-19T18:05:00Z">
                    <w:rPr>
                      <w:rFonts w:eastAsia="Times New Roman"/>
                      <w:color w:val="000000"/>
                      <w:lang w:val="sv-SE" w:eastAsia="sv-SE"/>
                    </w:rPr>
                  </w:rPrChange>
                </w:rPr>
                <w:delText>1.0</w:delText>
              </w:r>
            </w:del>
          </w:p>
        </w:tc>
      </w:tr>
      <w:tr w:rsidR="00FB7F25" w:rsidRPr="00C663A6" w14:paraId="6AFE0ED3" w14:textId="77777777" w:rsidTr="00E032C7">
        <w:trPr>
          <w:trHeight w:val="300"/>
          <w:del w:id="1526" w:author="Sulabh Sharma" w:date="2017-11-19T18:03:00Z"/>
        </w:trPr>
        <w:tc>
          <w:tcPr>
            <w:tcW w:w="1587" w:type="dxa"/>
            <w:shd w:val="clear" w:color="auto" w:fill="auto"/>
            <w:noWrap/>
            <w:hideMark/>
          </w:tcPr>
          <w:p w14:paraId="1011EEEB" w14:textId="77777777" w:rsidR="00FB7F25" w:rsidRPr="001F44CF" w:rsidRDefault="00FB7F25" w:rsidP="00E032C7">
            <w:pPr>
              <w:suppressAutoHyphens w:val="0"/>
              <w:autoSpaceDN/>
              <w:spacing w:after="0" w:line="240" w:lineRule="auto"/>
              <w:jc w:val="center"/>
              <w:textAlignment w:val="auto"/>
              <w:rPr>
                <w:del w:id="1527" w:author="Sulabh Sharma" w:date="2017-11-19T18:03:00Z"/>
                <w:rFonts w:eastAsia="Times New Roman"/>
                <w:b/>
                <w:color w:val="000000"/>
                <w:lang w:eastAsia="sv-SE"/>
                <w:rPrChange w:id="1528" w:author="Koustubh Sharma" w:date="2017-11-19T18:05:00Z">
                  <w:rPr>
                    <w:del w:id="1529" w:author="Sulabh Sharma" w:date="2017-11-19T18:03:00Z"/>
                    <w:rFonts w:eastAsia="Times New Roman"/>
                    <w:b/>
                    <w:color w:val="000000"/>
                    <w:lang w:val="sv-SE" w:eastAsia="sv-SE"/>
                  </w:rPr>
                </w:rPrChange>
              </w:rPr>
            </w:pPr>
          </w:p>
        </w:tc>
        <w:tc>
          <w:tcPr>
            <w:tcW w:w="1176" w:type="dxa"/>
            <w:shd w:val="clear" w:color="auto" w:fill="auto"/>
            <w:noWrap/>
            <w:hideMark/>
          </w:tcPr>
          <w:p w14:paraId="1B076BF0" w14:textId="77777777" w:rsidR="00FB7F25" w:rsidRPr="001F44CF" w:rsidRDefault="00FB7F25" w:rsidP="00E032C7">
            <w:pPr>
              <w:suppressAutoHyphens w:val="0"/>
              <w:autoSpaceDN/>
              <w:spacing w:after="0" w:line="240" w:lineRule="auto"/>
              <w:jc w:val="center"/>
              <w:textAlignment w:val="auto"/>
              <w:rPr>
                <w:del w:id="1530" w:author="Sulabh Sharma" w:date="2017-11-19T18:03:00Z"/>
                <w:rFonts w:ascii="Times New Roman" w:eastAsia="Times New Roman" w:hAnsi="Times New Roman"/>
                <w:b/>
                <w:sz w:val="20"/>
                <w:szCs w:val="20"/>
                <w:lang w:eastAsia="sv-SE"/>
                <w:rPrChange w:id="1531" w:author="Koustubh Sharma" w:date="2017-11-19T18:05:00Z">
                  <w:rPr>
                    <w:del w:id="1532" w:author="Sulabh Sharma" w:date="2017-11-19T18:03:00Z"/>
                    <w:rFonts w:ascii="Times New Roman" w:eastAsia="Times New Roman" w:hAnsi="Times New Roman"/>
                    <w:b/>
                    <w:sz w:val="20"/>
                    <w:szCs w:val="20"/>
                    <w:lang w:val="sv-SE" w:eastAsia="sv-SE"/>
                  </w:rPr>
                </w:rPrChange>
              </w:rPr>
            </w:pPr>
          </w:p>
        </w:tc>
        <w:tc>
          <w:tcPr>
            <w:tcW w:w="962" w:type="dxa"/>
            <w:shd w:val="clear" w:color="auto" w:fill="auto"/>
            <w:noWrap/>
            <w:hideMark/>
          </w:tcPr>
          <w:p w14:paraId="06C4A35E" w14:textId="77777777" w:rsidR="00FB7F25" w:rsidRPr="001F44CF" w:rsidRDefault="00FB7F25" w:rsidP="00E032C7">
            <w:pPr>
              <w:suppressAutoHyphens w:val="0"/>
              <w:autoSpaceDN/>
              <w:spacing w:after="0" w:line="240" w:lineRule="auto"/>
              <w:jc w:val="center"/>
              <w:textAlignment w:val="auto"/>
              <w:rPr>
                <w:del w:id="1533" w:author="Sulabh Sharma" w:date="2017-11-19T18:03:00Z"/>
                <w:rFonts w:ascii="Times New Roman" w:eastAsia="Times New Roman" w:hAnsi="Times New Roman"/>
                <w:sz w:val="20"/>
                <w:szCs w:val="20"/>
                <w:lang w:eastAsia="sv-SE"/>
                <w:rPrChange w:id="1534" w:author="Koustubh Sharma" w:date="2017-11-19T18:05:00Z">
                  <w:rPr>
                    <w:del w:id="1535" w:author="Sulabh Sharma" w:date="2017-11-19T18:03:00Z"/>
                    <w:rFonts w:ascii="Times New Roman" w:eastAsia="Times New Roman" w:hAnsi="Times New Roman"/>
                    <w:sz w:val="20"/>
                    <w:szCs w:val="20"/>
                    <w:lang w:val="sv-SE" w:eastAsia="sv-SE"/>
                  </w:rPr>
                </w:rPrChange>
              </w:rPr>
            </w:pPr>
          </w:p>
        </w:tc>
        <w:tc>
          <w:tcPr>
            <w:tcW w:w="962" w:type="dxa"/>
            <w:shd w:val="clear" w:color="auto" w:fill="auto"/>
            <w:noWrap/>
            <w:hideMark/>
          </w:tcPr>
          <w:p w14:paraId="40BC0412" w14:textId="77777777" w:rsidR="00FB7F25" w:rsidRPr="001F44CF" w:rsidRDefault="00FB7F25" w:rsidP="00E032C7">
            <w:pPr>
              <w:suppressAutoHyphens w:val="0"/>
              <w:autoSpaceDN/>
              <w:spacing w:after="0" w:line="240" w:lineRule="auto"/>
              <w:jc w:val="center"/>
              <w:textAlignment w:val="auto"/>
              <w:rPr>
                <w:del w:id="1536" w:author="Sulabh Sharma" w:date="2017-11-19T18:03:00Z"/>
                <w:rFonts w:ascii="Times New Roman" w:eastAsia="Times New Roman" w:hAnsi="Times New Roman"/>
                <w:sz w:val="20"/>
                <w:szCs w:val="20"/>
                <w:lang w:eastAsia="sv-SE"/>
                <w:rPrChange w:id="1537" w:author="Koustubh Sharma" w:date="2017-11-19T18:05:00Z">
                  <w:rPr>
                    <w:del w:id="1538" w:author="Sulabh Sharma" w:date="2017-11-19T18:03:00Z"/>
                    <w:rFonts w:ascii="Times New Roman" w:eastAsia="Times New Roman" w:hAnsi="Times New Roman"/>
                    <w:sz w:val="20"/>
                    <w:szCs w:val="20"/>
                    <w:lang w:val="sv-SE" w:eastAsia="sv-SE"/>
                  </w:rPr>
                </w:rPrChange>
              </w:rPr>
            </w:pPr>
          </w:p>
        </w:tc>
        <w:tc>
          <w:tcPr>
            <w:tcW w:w="962" w:type="dxa"/>
            <w:shd w:val="clear" w:color="auto" w:fill="auto"/>
            <w:noWrap/>
            <w:hideMark/>
          </w:tcPr>
          <w:p w14:paraId="07F505DA" w14:textId="77777777" w:rsidR="00FB7F25" w:rsidRPr="001F44CF" w:rsidRDefault="00FB7F25" w:rsidP="00E032C7">
            <w:pPr>
              <w:suppressAutoHyphens w:val="0"/>
              <w:autoSpaceDN/>
              <w:spacing w:after="0" w:line="240" w:lineRule="auto"/>
              <w:jc w:val="center"/>
              <w:textAlignment w:val="auto"/>
              <w:rPr>
                <w:del w:id="1539" w:author="Sulabh Sharma" w:date="2017-11-19T18:03:00Z"/>
                <w:rFonts w:ascii="Times New Roman" w:eastAsia="Times New Roman" w:hAnsi="Times New Roman"/>
                <w:sz w:val="20"/>
                <w:szCs w:val="20"/>
                <w:lang w:eastAsia="sv-SE"/>
                <w:rPrChange w:id="1540" w:author="Koustubh Sharma" w:date="2017-11-19T18:05:00Z">
                  <w:rPr>
                    <w:del w:id="1541" w:author="Sulabh Sharma" w:date="2017-11-19T18:03:00Z"/>
                    <w:rFonts w:ascii="Times New Roman" w:eastAsia="Times New Roman" w:hAnsi="Times New Roman"/>
                    <w:sz w:val="20"/>
                    <w:szCs w:val="20"/>
                    <w:lang w:val="sv-SE" w:eastAsia="sv-SE"/>
                  </w:rPr>
                </w:rPrChange>
              </w:rPr>
            </w:pPr>
          </w:p>
        </w:tc>
        <w:tc>
          <w:tcPr>
            <w:tcW w:w="963" w:type="dxa"/>
            <w:shd w:val="clear" w:color="auto" w:fill="auto"/>
            <w:noWrap/>
            <w:hideMark/>
          </w:tcPr>
          <w:p w14:paraId="5DEE3178" w14:textId="77777777" w:rsidR="00FB7F25" w:rsidRPr="001F44CF" w:rsidRDefault="00FB7F25" w:rsidP="00E032C7">
            <w:pPr>
              <w:suppressAutoHyphens w:val="0"/>
              <w:autoSpaceDN/>
              <w:spacing w:after="0" w:line="240" w:lineRule="auto"/>
              <w:jc w:val="center"/>
              <w:textAlignment w:val="auto"/>
              <w:rPr>
                <w:del w:id="1542" w:author="Sulabh Sharma" w:date="2017-11-19T18:03:00Z"/>
                <w:rFonts w:ascii="Times New Roman" w:eastAsia="Times New Roman" w:hAnsi="Times New Roman"/>
                <w:sz w:val="20"/>
                <w:szCs w:val="20"/>
                <w:lang w:eastAsia="sv-SE"/>
                <w:rPrChange w:id="1543" w:author="Koustubh Sharma" w:date="2017-11-19T18:05:00Z">
                  <w:rPr>
                    <w:del w:id="1544" w:author="Sulabh Sharma" w:date="2017-11-19T18:03:00Z"/>
                    <w:rFonts w:ascii="Times New Roman" w:eastAsia="Times New Roman" w:hAnsi="Times New Roman"/>
                    <w:sz w:val="20"/>
                    <w:szCs w:val="20"/>
                    <w:lang w:val="sv-SE" w:eastAsia="sv-SE"/>
                  </w:rPr>
                </w:rPrChange>
              </w:rPr>
            </w:pPr>
          </w:p>
        </w:tc>
        <w:tc>
          <w:tcPr>
            <w:tcW w:w="963" w:type="dxa"/>
            <w:shd w:val="clear" w:color="auto" w:fill="auto"/>
            <w:noWrap/>
            <w:hideMark/>
          </w:tcPr>
          <w:p w14:paraId="15ECA80E" w14:textId="77777777" w:rsidR="00FB7F25" w:rsidRPr="001F44CF" w:rsidRDefault="00FB7F25" w:rsidP="00E032C7">
            <w:pPr>
              <w:suppressAutoHyphens w:val="0"/>
              <w:autoSpaceDN/>
              <w:spacing w:after="0" w:line="240" w:lineRule="auto"/>
              <w:jc w:val="center"/>
              <w:textAlignment w:val="auto"/>
              <w:rPr>
                <w:del w:id="1545" w:author="Sulabh Sharma" w:date="2017-11-19T18:03:00Z"/>
                <w:rFonts w:ascii="Times New Roman" w:eastAsia="Times New Roman" w:hAnsi="Times New Roman"/>
                <w:sz w:val="20"/>
                <w:szCs w:val="20"/>
                <w:lang w:eastAsia="sv-SE"/>
                <w:rPrChange w:id="1546" w:author="Koustubh Sharma" w:date="2017-11-19T18:05:00Z">
                  <w:rPr>
                    <w:del w:id="1547" w:author="Sulabh Sharma" w:date="2017-11-19T18:03:00Z"/>
                    <w:rFonts w:ascii="Times New Roman" w:eastAsia="Times New Roman" w:hAnsi="Times New Roman"/>
                    <w:sz w:val="20"/>
                    <w:szCs w:val="20"/>
                    <w:lang w:val="sv-SE" w:eastAsia="sv-SE"/>
                  </w:rPr>
                </w:rPrChange>
              </w:rPr>
            </w:pPr>
          </w:p>
        </w:tc>
        <w:tc>
          <w:tcPr>
            <w:tcW w:w="1416" w:type="dxa"/>
            <w:shd w:val="clear" w:color="auto" w:fill="auto"/>
            <w:noWrap/>
            <w:hideMark/>
          </w:tcPr>
          <w:p w14:paraId="32F7E44C" w14:textId="77777777" w:rsidR="00FB7F25" w:rsidRPr="001F44CF" w:rsidRDefault="00FB7F25" w:rsidP="00E032C7">
            <w:pPr>
              <w:suppressAutoHyphens w:val="0"/>
              <w:autoSpaceDN/>
              <w:spacing w:after="0" w:line="240" w:lineRule="auto"/>
              <w:jc w:val="center"/>
              <w:textAlignment w:val="auto"/>
              <w:rPr>
                <w:del w:id="1548" w:author="Sulabh Sharma" w:date="2017-11-19T18:03:00Z"/>
                <w:rFonts w:ascii="Times New Roman" w:eastAsia="Times New Roman" w:hAnsi="Times New Roman"/>
                <w:sz w:val="20"/>
                <w:szCs w:val="20"/>
                <w:lang w:eastAsia="sv-SE"/>
                <w:rPrChange w:id="1549" w:author="Koustubh Sharma" w:date="2017-11-19T18:05:00Z">
                  <w:rPr>
                    <w:del w:id="1550" w:author="Sulabh Sharma" w:date="2017-11-19T18:03:00Z"/>
                    <w:rFonts w:ascii="Times New Roman" w:eastAsia="Times New Roman" w:hAnsi="Times New Roman"/>
                    <w:sz w:val="20"/>
                    <w:szCs w:val="20"/>
                    <w:lang w:val="sv-SE" w:eastAsia="sv-SE"/>
                  </w:rPr>
                </w:rPrChange>
              </w:rPr>
            </w:pPr>
          </w:p>
        </w:tc>
      </w:tr>
      <w:tr w:rsidR="00FB7F25" w:rsidRPr="00C663A6" w14:paraId="1BC299DB" w14:textId="77777777" w:rsidTr="00FB7F25">
        <w:trPr>
          <w:trHeight w:val="300"/>
          <w:del w:id="1551" w:author="Sulabh Sharma" w:date="2017-11-19T18:03:00Z"/>
        </w:trPr>
        <w:tc>
          <w:tcPr>
            <w:tcW w:w="1587" w:type="dxa"/>
            <w:shd w:val="clear" w:color="auto" w:fill="auto"/>
            <w:noWrap/>
            <w:hideMark/>
          </w:tcPr>
          <w:p w14:paraId="2F8B9EFA" w14:textId="77777777" w:rsidR="00FB7F25" w:rsidRPr="001F44CF" w:rsidRDefault="00FB7F25" w:rsidP="00E032C7">
            <w:pPr>
              <w:suppressAutoHyphens w:val="0"/>
              <w:autoSpaceDN/>
              <w:spacing w:after="0" w:line="240" w:lineRule="auto"/>
              <w:jc w:val="center"/>
              <w:textAlignment w:val="auto"/>
              <w:rPr>
                <w:del w:id="1552" w:author="Sulabh Sharma" w:date="2017-11-19T18:03:00Z"/>
                <w:rFonts w:eastAsia="Times New Roman"/>
                <w:b/>
                <w:color w:val="000000"/>
                <w:lang w:eastAsia="sv-SE"/>
                <w:rPrChange w:id="1553" w:author="Koustubh Sharma" w:date="2017-11-19T18:05:00Z">
                  <w:rPr>
                    <w:del w:id="1554" w:author="Sulabh Sharma" w:date="2017-11-19T18:03:00Z"/>
                    <w:rFonts w:eastAsia="Times New Roman"/>
                    <w:b/>
                    <w:color w:val="000000"/>
                    <w:lang w:val="sv-SE" w:eastAsia="sv-SE"/>
                  </w:rPr>
                </w:rPrChange>
              </w:rPr>
            </w:pPr>
            <w:del w:id="1555" w:author="Sulabh Sharma" w:date="2017-11-19T18:03:00Z">
              <w:r w:rsidRPr="001F44CF">
                <w:rPr>
                  <w:rFonts w:eastAsia="Times New Roman"/>
                  <w:b/>
                  <w:color w:val="000000"/>
                  <w:lang w:eastAsia="sv-SE"/>
                  <w:rPrChange w:id="1556" w:author="Koustubh Sharma" w:date="2017-11-19T18:05:00Z">
                    <w:rPr>
                      <w:rFonts w:eastAsia="Times New Roman"/>
                      <w:b/>
                      <w:color w:val="000000"/>
                      <w:lang w:val="sv-SE" w:eastAsia="sv-SE"/>
                    </w:rPr>
                  </w:rPrChange>
                </w:rPr>
                <w:delText>Total N Radios</w:delText>
              </w:r>
            </w:del>
          </w:p>
        </w:tc>
        <w:tc>
          <w:tcPr>
            <w:tcW w:w="1176" w:type="dxa"/>
            <w:shd w:val="clear" w:color="auto" w:fill="auto"/>
            <w:noWrap/>
            <w:hideMark/>
          </w:tcPr>
          <w:p w14:paraId="1A5EAD12" w14:textId="77777777" w:rsidR="00FB7F25" w:rsidRPr="001F44CF" w:rsidRDefault="00FB7F25" w:rsidP="00E032C7">
            <w:pPr>
              <w:suppressAutoHyphens w:val="0"/>
              <w:autoSpaceDN/>
              <w:spacing w:after="0" w:line="240" w:lineRule="auto"/>
              <w:jc w:val="center"/>
              <w:textAlignment w:val="auto"/>
              <w:rPr>
                <w:del w:id="1557" w:author="Sulabh Sharma" w:date="2017-11-19T18:03:00Z"/>
                <w:rFonts w:eastAsia="Times New Roman"/>
                <w:b/>
                <w:color w:val="000000"/>
                <w:lang w:eastAsia="sv-SE"/>
                <w:rPrChange w:id="1558" w:author="Koustubh Sharma" w:date="2017-11-19T18:05:00Z">
                  <w:rPr>
                    <w:del w:id="1559" w:author="Sulabh Sharma" w:date="2017-11-19T18:03:00Z"/>
                    <w:rFonts w:eastAsia="Times New Roman"/>
                    <w:b/>
                    <w:color w:val="000000"/>
                    <w:lang w:val="sv-SE" w:eastAsia="sv-SE"/>
                  </w:rPr>
                </w:rPrChange>
              </w:rPr>
            </w:pPr>
          </w:p>
        </w:tc>
        <w:tc>
          <w:tcPr>
            <w:tcW w:w="962" w:type="dxa"/>
            <w:shd w:val="clear" w:color="auto" w:fill="auto"/>
            <w:noWrap/>
            <w:hideMark/>
          </w:tcPr>
          <w:p w14:paraId="3D22539F" w14:textId="77777777" w:rsidR="00FB7F25" w:rsidRPr="001F44CF" w:rsidRDefault="00FB7F25" w:rsidP="00E032C7">
            <w:pPr>
              <w:suppressAutoHyphens w:val="0"/>
              <w:autoSpaceDN/>
              <w:spacing w:after="0" w:line="240" w:lineRule="auto"/>
              <w:jc w:val="center"/>
              <w:textAlignment w:val="auto"/>
              <w:rPr>
                <w:del w:id="1560" w:author="Sulabh Sharma" w:date="2017-11-19T18:03:00Z"/>
                <w:rFonts w:eastAsia="Times New Roman"/>
                <w:color w:val="000000"/>
                <w:lang w:eastAsia="sv-SE"/>
                <w:rPrChange w:id="1561" w:author="Koustubh Sharma" w:date="2017-11-19T18:05:00Z">
                  <w:rPr>
                    <w:del w:id="1562" w:author="Sulabh Sharma" w:date="2017-11-19T18:03:00Z"/>
                    <w:rFonts w:eastAsia="Times New Roman"/>
                    <w:color w:val="000000"/>
                    <w:lang w:val="sv-SE" w:eastAsia="sv-SE"/>
                  </w:rPr>
                </w:rPrChange>
              </w:rPr>
            </w:pPr>
            <w:del w:id="1563" w:author="Sulabh Sharma" w:date="2017-11-19T18:03:00Z">
              <w:r w:rsidRPr="001F44CF">
                <w:rPr>
                  <w:rFonts w:eastAsia="Times New Roman"/>
                  <w:color w:val="000000"/>
                  <w:lang w:eastAsia="sv-SE"/>
                  <w:rPrChange w:id="1564" w:author="Koustubh Sharma" w:date="2017-11-19T18:05:00Z">
                    <w:rPr>
                      <w:rFonts w:eastAsia="Times New Roman"/>
                      <w:color w:val="000000"/>
                      <w:lang w:val="sv-SE" w:eastAsia="sv-SE"/>
                    </w:rPr>
                  </w:rPrChange>
                </w:rPr>
                <w:delText>[W]</w:delText>
              </w:r>
            </w:del>
          </w:p>
        </w:tc>
        <w:tc>
          <w:tcPr>
            <w:tcW w:w="962" w:type="dxa"/>
            <w:shd w:val="clear" w:color="auto" w:fill="auto"/>
            <w:noWrap/>
            <w:hideMark/>
          </w:tcPr>
          <w:p w14:paraId="68EECA8F" w14:textId="77777777" w:rsidR="00FB7F25" w:rsidRPr="001F44CF" w:rsidRDefault="00FB7F25" w:rsidP="00E032C7">
            <w:pPr>
              <w:suppressAutoHyphens w:val="0"/>
              <w:autoSpaceDN/>
              <w:spacing w:after="0" w:line="240" w:lineRule="auto"/>
              <w:jc w:val="center"/>
              <w:textAlignment w:val="auto"/>
              <w:rPr>
                <w:del w:id="1565" w:author="Sulabh Sharma" w:date="2017-11-19T18:03:00Z"/>
                <w:rFonts w:eastAsia="Times New Roman"/>
                <w:color w:val="000000"/>
                <w:lang w:eastAsia="sv-SE"/>
                <w:rPrChange w:id="1566" w:author="Koustubh Sharma" w:date="2017-11-19T18:05:00Z">
                  <w:rPr>
                    <w:del w:id="1567" w:author="Sulabh Sharma" w:date="2017-11-19T18:03:00Z"/>
                    <w:rFonts w:eastAsia="Times New Roman"/>
                    <w:color w:val="000000"/>
                    <w:lang w:val="sv-SE" w:eastAsia="sv-SE"/>
                  </w:rPr>
                </w:rPrChange>
              </w:rPr>
            </w:pPr>
            <w:del w:id="1568" w:author="Sulabh Sharma" w:date="2017-11-19T18:03:00Z">
              <w:r w:rsidRPr="001F44CF">
                <w:rPr>
                  <w:rFonts w:eastAsia="Times New Roman"/>
                  <w:color w:val="000000"/>
                  <w:lang w:eastAsia="sv-SE"/>
                  <w:rPrChange w:id="1569" w:author="Koustubh Sharma" w:date="2017-11-19T18:05:00Z">
                    <w:rPr>
                      <w:rFonts w:eastAsia="Times New Roman"/>
                      <w:color w:val="000000"/>
                      <w:lang w:val="sv-SE" w:eastAsia="sv-SE"/>
                    </w:rPr>
                  </w:rPrChange>
                </w:rPr>
                <w:delText>964.9</w:delText>
              </w:r>
            </w:del>
          </w:p>
        </w:tc>
        <w:tc>
          <w:tcPr>
            <w:tcW w:w="962" w:type="dxa"/>
            <w:shd w:val="clear" w:color="auto" w:fill="auto"/>
            <w:noWrap/>
            <w:hideMark/>
          </w:tcPr>
          <w:p w14:paraId="2BDDBAF3" w14:textId="77777777" w:rsidR="00FB7F25" w:rsidRPr="001F44CF" w:rsidRDefault="00FB7F25" w:rsidP="00E032C7">
            <w:pPr>
              <w:suppressAutoHyphens w:val="0"/>
              <w:autoSpaceDN/>
              <w:spacing w:after="0" w:line="240" w:lineRule="auto"/>
              <w:jc w:val="center"/>
              <w:textAlignment w:val="auto"/>
              <w:rPr>
                <w:del w:id="1570" w:author="Sulabh Sharma" w:date="2017-11-19T18:03:00Z"/>
                <w:rFonts w:eastAsia="Times New Roman"/>
                <w:color w:val="000000"/>
                <w:lang w:eastAsia="sv-SE"/>
                <w:rPrChange w:id="1571" w:author="Koustubh Sharma" w:date="2017-11-19T18:05:00Z">
                  <w:rPr>
                    <w:del w:id="1572" w:author="Sulabh Sharma" w:date="2017-11-19T18:03:00Z"/>
                    <w:rFonts w:eastAsia="Times New Roman"/>
                    <w:color w:val="000000"/>
                    <w:lang w:val="sv-SE" w:eastAsia="sv-SE"/>
                  </w:rPr>
                </w:rPrChange>
              </w:rPr>
            </w:pPr>
            <w:del w:id="1573" w:author="Sulabh Sharma" w:date="2017-11-19T18:03:00Z">
              <w:r w:rsidRPr="001F44CF">
                <w:rPr>
                  <w:rFonts w:eastAsia="Times New Roman"/>
                  <w:color w:val="000000"/>
                  <w:lang w:eastAsia="sv-SE"/>
                  <w:rPrChange w:id="1574" w:author="Koustubh Sharma" w:date="2017-11-19T18:05:00Z">
                    <w:rPr>
                      <w:rFonts w:eastAsia="Times New Roman"/>
                      <w:color w:val="000000"/>
                      <w:lang w:val="sv-SE" w:eastAsia="sv-SE"/>
                    </w:rPr>
                  </w:rPrChange>
                </w:rPr>
                <w:delText>527.9</w:delText>
              </w:r>
            </w:del>
          </w:p>
        </w:tc>
        <w:tc>
          <w:tcPr>
            <w:tcW w:w="963" w:type="dxa"/>
            <w:shd w:val="clear" w:color="auto" w:fill="auto"/>
            <w:noWrap/>
            <w:hideMark/>
          </w:tcPr>
          <w:p w14:paraId="7459BE70" w14:textId="77777777" w:rsidR="00FB7F25" w:rsidRPr="001F44CF" w:rsidRDefault="00FB7F25" w:rsidP="00E032C7">
            <w:pPr>
              <w:suppressAutoHyphens w:val="0"/>
              <w:autoSpaceDN/>
              <w:spacing w:after="0" w:line="240" w:lineRule="auto"/>
              <w:jc w:val="center"/>
              <w:textAlignment w:val="auto"/>
              <w:rPr>
                <w:del w:id="1575" w:author="Sulabh Sharma" w:date="2017-11-19T18:03:00Z"/>
                <w:rFonts w:eastAsia="Times New Roman"/>
                <w:color w:val="000000"/>
                <w:lang w:eastAsia="sv-SE"/>
                <w:rPrChange w:id="1576" w:author="Koustubh Sharma" w:date="2017-11-19T18:05:00Z">
                  <w:rPr>
                    <w:del w:id="1577" w:author="Sulabh Sharma" w:date="2017-11-19T18:03:00Z"/>
                    <w:rFonts w:eastAsia="Times New Roman"/>
                    <w:color w:val="000000"/>
                    <w:lang w:val="sv-SE" w:eastAsia="sv-SE"/>
                  </w:rPr>
                </w:rPrChange>
              </w:rPr>
            </w:pPr>
            <w:del w:id="1578" w:author="Sulabh Sharma" w:date="2017-11-19T18:03:00Z">
              <w:r w:rsidRPr="001F44CF">
                <w:rPr>
                  <w:rFonts w:eastAsia="Times New Roman"/>
                  <w:color w:val="000000"/>
                  <w:lang w:eastAsia="sv-SE"/>
                  <w:rPrChange w:id="1579" w:author="Koustubh Sharma" w:date="2017-11-19T18:05:00Z">
                    <w:rPr>
                      <w:rFonts w:eastAsia="Times New Roman"/>
                      <w:color w:val="000000"/>
                      <w:lang w:val="sv-SE" w:eastAsia="sv-SE"/>
                    </w:rPr>
                  </w:rPrChange>
                </w:rPr>
                <w:delText>94.0</w:delText>
              </w:r>
            </w:del>
          </w:p>
        </w:tc>
        <w:tc>
          <w:tcPr>
            <w:tcW w:w="963" w:type="dxa"/>
            <w:shd w:val="clear" w:color="auto" w:fill="auto"/>
            <w:noWrap/>
            <w:hideMark/>
          </w:tcPr>
          <w:p w14:paraId="31EBB770" w14:textId="77777777" w:rsidR="00FB7F25" w:rsidRPr="001F44CF" w:rsidRDefault="00FB7F25" w:rsidP="00E032C7">
            <w:pPr>
              <w:suppressAutoHyphens w:val="0"/>
              <w:autoSpaceDN/>
              <w:spacing w:after="0" w:line="240" w:lineRule="auto"/>
              <w:jc w:val="center"/>
              <w:textAlignment w:val="auto"/>
              <w:rPr>
                <w:del w:id="1580" w:author="Sulabh Sharma" w:date="2017-11-19T18:03:00Z"/>
                <w:rFonts w:eastAsia="Times New Roman"/>
                <w:color w:val="000000"/>
                <w:lang w:eastAsia="sv-SE"/>
                <w:rPrChange w:id="1581" w:author="Koustubh Sharma" w:date="2017-11-19T18:05:00Z">
                  <w:rPr>
                    <w:del w:id="1582" w:author="Sulabh Sharma" w:date="2017-11-19T18:03:00Z"/>
                    <w:rFonts w:eastAsia="Times New Roman"/>
                    <w:color w:val="000000"/>
                    <w:lang w:val="sv-SE" w:eastAsia="sv-SE"/>
                  </w:rPr>
                </w:rPrChange>
              </w:rPr>
            </w:pPr>
            <w:del w:id="1583" w:author="Sulabh Sharma" w:date="2017-11-19T18:03:00Z">
              <w:r w:rsidRPr="001F44CF">
                <w:rPr>
                  <w:rFonts w:eastAsia="Times New Roman"/>
                  <w:color w:val="000000"/>
                  <w:lang w:eastAsia="sv-SE"/>
                  <w:rPrChange w:id="1584" w:author="Koustubh Sharma" w:date="2017-11-19T18:05:00Z">
                    <w:rPr>
                      <w:rFonts w:eastAsia="Times New Roman"/>
                      <w:color w:val="000000"/>
                      <w:lang w:val="sv-SE" w:eastAsia="sv-SE"/>
                    </w:rPr>
                  </w:rPrChange>
                </w:rPr>
                <w:delText>9.0</w:delText>
              </w:r>
            </w:del>
          </w:p>
        </w:tc>
        <w:tc>
          <w:tcPr>
            <w:tcW w:w="1416" w:type="dxa"/>
            <w:shd w:val="clear" w:color="auto" w:fill="auto"/>
            <w:noWrap/>
            <w:hideMark/>
          </w:tcPr>
          <w:p w14:paraId="3AE91B21" w14:textId="77777777" w:rsidR="00FB7F25" w:rsidRPr="001F44CF" w:rsidRDefault="00FB7F25" w:rsidP="00E032C7">
            <w:pPr>
              <w:keepNext/>
              <w:suppressAutoHyphens w:val="0"/>
              <w:autoSpaceDN/>
              <w:spacing w:after="0" w:line="240" w:lineRule="auto"/>
              <w:jc w:val="center"/>
              <w:textAlignment w:val="auto"/>
              <w:rPr>
                <w:del w:id="1585" w:author="Sulabh Sharma" w:date="2017-11-19T18:03:00Z"/>
                <w:rFonts w:eastAsia="Times New Roman"/>
                <w:color w:val="000000"/>
                <w:lang w:eastAsia="sv-SE"/>
                <w:rPrChange w:id="1586" w:author="Koustubh Sharma" w:date="2017-11-19T18:05:00Z">
                  <w:rPr>
                    <w:del w:id="1587" w:author="Sulabh Sharma" w:date="2017-11-19T18:03:00Z"/>
                    <w:rFonts w:eastAsia="Times New Roman"/>
                    <w:color w:val="000000"/>
                    <w:lang w:val="sv-SE" w:eastAsia="sv-SE"/>
                  </w:rPr>
                </w:rPrChange>
              </w:rPr>
            </w:pPr>
            <w:del w:id="1588" w:author="Sulabh Sharma" w:date="2017-11-19T18:03:00Z">
              <w:r w:rsidRPr="001F44CF">
                <w:rPr>
                  <w:rFonts w:eastAsia="Times New Roman"/>
                  <w:color w:val="000000"/>
                  <w:lang w:eastAsia="sv-SE"/>
                  <w:rPrChange w:id="1589" w:author="Koustubh Sharma" w:date="2017-11-19T18:05:00Z">
                    <w:rPr>
                      <w:rFonts w:eastAsia="Times New Roman"/>
                      <w:color w:val="000000"/>
                      <w:lang w:val="sv-SE" w:eastAsia="sv-SE"/>
                    </w:rPr>
                  </w:rPrChange>
                </w:rPr>
                <w:delText>6.2</w:delText>
              </w:r>
            </w:del>
          </w:p>
        </w:tc>
      </w:tr>
    </w:tbl>
    <w:p w14:paraId="13952A5F" w14:textId="77777777" w:rsidR="00882456" w:rsidRDefault="00882456" w:rsidP="000044EB">
      <w:pPr>
        <w:pStyle w:val="NewNormal"/>
        <w:rPr>
          <w:del w:id="1590" w:author="Sulabh Sharma" w:date="2017-11-19T18:03:00Z"/>
        </w:rPr>
      </w:pPr>
    </w:p>
    <w:p w14:paraId="2AC41467" w14:textId="3FD30663" w:rsidR="00146C69" w:rsidRDefault="00146C69" w:rsidP="001820FD">
      <w:pPr>
        <w:pStyle w:val="NewNormal"/>
        <w:ind w:firstLine="0"/>
        <w:rPr>
          <w:ins w:id="1591" w:author="Sulabh Sharma" w:date="2017-11-19T18:03:00Z"/>
        </w:rPr>
      </w:pPr>
    </w:p>
    <w:p w14:paraId="1DA8E5E6" w14:textId="49918B06" w:rsidR="00146C69" w:rsidRDefault="00146C69" w:rsidP="001820FD">
      <w:pPr>
        <w:pStyle w:val="NewNormal"/>
        <w:ind w:firstLine="0"/>
        <w:rPr>
          <w:ins w:id="1592" w:author="Sulabh Sharma" w:date="2017-11-19T18:03:00Z"/>
        </w:rPr>
      </w:pPr>
    </w:p>
    <w:p w14:paraId="6F8F43F6" w14:textId="0464AA42" w:rsidR="00146C69" w:rsidRDefault="00D0351C" w:rsidP="001820FD">
      <w:pPr>
        <w:pStyle w:val="NewNormal"/>
        <w:ind w:firstLine="0"/>
        <w:rPr>
          <w:ins w:id="1593" w:author="Sulabh Sharma" w:date="2017-11-19T18:03:00Z"/>
        </w:rPr>
      </w:pPr>
      <w:ins w:id="1594" w:author="Sulabh Sharma" w:date="2017-11-19T18:03:00Z">
        <w:r w:rsidRPr="00D0351C">
          <w:rPr>
            <w:noProof/>
          </w:rPr>
          <w:lastRenderedPageBreak/>
          <w:drawing>
            <wp:inline distT="0" distB="0" distL="0" distR="0" wp14:anchorId="3BB8E5F1" wp14:editId="5A9E21DE">
              <wp:extent cx="4638428" cy="649458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8490" cy="6508673"/>
                      </a:xfrm>
                      <a:prstGeom prst="rect">
                        <a:avLst/>
                      </a:prstGeom>
                      <a:noFill/>
                      <a:ln>
                        <a:noFill/>
                      </a:ln>
                    </pic:spPr>
                  </pic:pic>
                </a:graphicData>
              </a:graphic>
            </wp:inline>
          </w:drawing>
        </w:r>
      </w:ins>
    </w:p>
    <w:p w14:paraId="5F369262" w14:textId="59D7D5E4" w:rsidR="001820FD" w:rsidRDefault="001820FD" w:rsidP="001820FD">
      <w:pPr>
        <w:pStyle w:val="Caption"/>
      </w:pPr>
      <w:bookmarkStart w:id="1595" w:name="_Toc497847927"/>
      <w:r>
        <w:t xml:space="preserve">Table </w:t>
      </w:r>
      <w:r>
        <w:fldChar w:fldCharType="begin"/>
      </w:r>
      <w:r>
        <w:instrText xml:space="preserve"> SEQ Table \* ARABIC </w:instrText>
      </w:r>
      <w:r>
        <w:fldChar w:fldCharType="separate"/>
      </w:r>
      <w:r>
        <w:rPr>
          <w:noProof/>
        </w:rPr>
        <w:t>2</w:t>
      </w:r>
      <w:r>
        <w:fldChar w:fldCharType="end"/>
      </w:r>
      <w:r>
        <w:t xml:space="preserve"> </w:t>
      </w:r>
      <w:proofErr w:type="spellStart"/>
      <w:r w:rsidRPr="00684F5F">
        <w:t>SoTA</w:t>
      </w:r>
      <w:proofErr w:type="spellEnd"/>
      <w:r w:rsidRPr="00684F5F">
        <w:t xml:space="preserve"> estimation of power cons</w:t>
      </w:r>
      <w:r>
        <w:t>umption in different LTE BSs.</w:t>
      </w:r>
      <w:bookmarkEnd w:id="1595"/>
    </w:p>
    <w:p w14:paraId="5C8740BF" w14:textId="77777777" w:rsidR="00882456" w:rsidRDefault="00882456" w:rsidP="000044EB">
      <w:pPr>
        <w:pStyle w:val="NewNormal"/>
        <w:rPr>
          <w:del w:id="1596" w:author="Sulabh Sharma" w:date="2017-11-19T18:03:00Z"/>
        </w:rPr>
      </w:pPr>
    </w:p>
    <w:p w14:paraId="4BCBCF1B" w14:textId="77777777" w:rsidR="000235F9" w:rsidRDefault="000235F9" w:rsidP="000044EB">
      <w:pPr>
        <w:pStyle w:val="NewNormal"/>
        <w:rPr>
          <w:del w:id="1597" w:author="Sulabh Sharma" w:date="2017-11-19T18:03:00Z"/>
        </w:rPr>
      </w:pPr>
    </w:p>
    <w:p w14:paraId="64D511FA" w14:textId="77777777" w:rsidR="000235F9" w:rsidRDefault="000235F9" w:rsidP="000044EB">
      <w:pPr>
        <w:pStyle w:val="NewNormal"/>
        <w:rPr>
          <w:del w:id="1598" w:author="Sulabh Sharma" w:date="2017-11-19T18:03:00Z"/>
        </w:rPr>
      </w:pPr>
    </w:p>
    <w:p w14:paraId="5D1F957C" w14:textId="77777777" w:rsidR="000235F9" w:rsidRDefault="000235F9" w:rsidP="000044EB">
      <w:pPr>
        <w:pStyle w:val="NewNormal"/>
        <w:rPr>
          <w:del w:id="1599" w:author="Sulabh Sharma" w:date="2017-11-19T18:03:00Z"/>
        </w:rPr>
      </w:pPr>
    </w:p>
    <w:p w14:paraId="1FB6A4F1" w14:textId="77777777" w:rsidR="00093FA2" w:rsidRDefault="0092361D" w:rsidP="00FB7F25">
      <w:pPr>
        <w:pStyle w:val="NewNormal"/>
        <w:ind w:firstLine="0"/>
        <w:rPr>
          <w:del w:id="1600" w:author="Sulabh Sharma" w:date="2017-11-19T18:03:00Z"/>
          <w:lang w:eastAsia="sv-SE"/>
        </w:rPr>
      </w:pPr>
      <w:del w:id="1601" w:author="Sulabh Sharma" w:date="2017-11-19T18:03:00Z">
        <w:r w:rsidRPr="00EE7510">
          <w:rPr>
            <w:noProof/>
            <w:lang w:eastAsia="sv-SE"/>
          </w:rPr>
          <w:drawing>
            <wp:inline distT="0" distB="0" distL="0" distR="0" wp14:anchorId="74B082B5" wp14:editId="32934EDE">
              <wp:extent cx="4229100" cy="2209800"/>
              <wp:effectExtent l="0" t="0" r="0" b="0"/>
              <wp:docPr id="452" name="Object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del>
    </w:p>
    <w:p w14:paraId="3CE284CC" w14:textId="77777777" w:rsidR="00FB7869" w:rsidRDefault="0092361D" w:rsidP="00FB7F25">
      <w:pPr>
        <w:pStyle w:val="NewNormal"/>
        <w:ind w:firstLine="0"/>
        <w:rPr>
          <w:del w:id="1602" w:author="Sulabh Sharma" w:date="2017-11-19T18:03:00Z"/>
          <w:lang w:eastAsia="sv-SE"/>
        </w:rPr>
      </w:pPr>
      <w:del w:id="1603" w:author="Sulabh Sharma" w:date="2017-11-19T18:03:00Z">
        <w:r w:rsidRPr="00EE7510">
          <w:rPr>
            <w:noProof/>
            <w:lang w:eastAsia="sv-SE"/>
          </w:rPr>
          <w:drawing>
            <wp:inline distT="0" distB="0" distL="0" distR="0" wp14:anchorId="584570E4" wp14:editId="7B08B749">
              <wp:extent cx="4238625" cy="2219325"/>
              <wp:effectExtent l="0" t="0" r="0" b="0"/>
              <wp:docPr id="453" name="Chart 2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del>
    </w:p>
    <w:p w14:paraId="590D5861" w14:textId="77777777" w:rsidR="0077540F" w:rsidRDefault="0092361D" w:rsidP="00FB7F25">
      <w:pPr>
        <w:pStyle w:val="NewNormal"/>
        <w:ind w:firstLine="0"/>
        <w:rPr>
          <w:del w:id="1604" w:author="Sulabh Sharma" w:date="2017-11-19T18:03:00Z"/>
          <w:lang w:eastAsia="sv-SE"/>
        </w:rPr>
      </w:pPr>
      <w:del w:id="1605" w:author="Sulabh Sharma" w:date="2017-11-19T18:03:00Z">
        <w:r w:rsidRPr="00EE7510">
          <w:rPr>
            <w:noProof/>
            <w:lang w:eastAsia="sv-SE"/>
          </w:rPr>
          <w:drawing>
            <wp:inline distT="0" distB="0" distL="0" distR="0" wp14:anchorId="186C7145" wp14:editId="13422063">
              <wp:extent cx="4238625" cy="2219325"/>
              <wp:effectExtent l="0" t="0" r="0" b="0"/>
              <wp:docPr id="454" name="Chart 2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del>
    </w:p>
    <w:p w14:paraId="70046C02" w14:textId="77777777" w:rsidR="0077540F" w:rsidRDefault="0092361D" w:rsidP="00FB7F25">
      <w:pPr>
        <w:pStyle w:val="NewNormal"/>
        <w:ind w:firstLine="0"/>
        <w:rPr>
          <w:del w:id="1606" w:author="Sulabh Sharma" w:date="2017-11-19T18:03:00Z"/>
          <w:lang w:eastAsia="sv-SE"/>
        </w:rPr>
      </w:pPr>
      <w:del w:id="1607" w:author="Sulabh Sharma" w:date="2017-11-19T18:03:00Z">
        <w:r w:rsidRPr="00EE7510">
          <w:rPr>
            <w:noProof/>
            <w:lang w:eastAsia="sv-SE"/>
          </w:rPr>
          <w:drawing>
            <wp:inline distT="0" distB="0" distL="0" distR="0" wp14:anchorId="6AE131E8" wp14:editId="5C44771B">
              <wp:extent cx="4238625" cy="2219325"/>
              <wp:effectExtent l="0" t="0" r="0" b="0"/>
              <wp:docPr id="455" name="Chart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del>
    </w:p>
    <w:p w14:paraId="19E4D430" w14:textId="77777777" w:rsidR="001820FD" w:rsidRDefault="001820FD" w:rsidP="001820FD">
      <w:pPr>
        <w:pStyle w:val="NewNormal"/>
        <w:ind w:firstLine="0"/>
        <w:rPr>
          <w:ins w:id="1608" w:author="Sulabh Sharma" w:date="2017-11-19T18:03:00Z"/>
          <w:lang w:eastAsia="sv-SE"/>
        </w:rPr>
      </w:pPr>
      <w:ins w:id="1609" w:author="Sulabh Sharma" w:date="2017-11-19T18:03:00Z">
        <w:r w:rsidRPr="00EE7510">
          <w:rPr>
            <w:noProof/>
            <w:lang w:eastAsia="sv-SE"/>
          </w:rPr>
          <w:drawing>
            <wp:inline distT="0" distB="0" distL="0" distR="0" wp14:anchorId="120A1861" wp14:editId="28560B7E">
              <wp:extent cx="4229100" cy="2209800"/>
              <wp:effectExtent l="0" t="0" r="0" b="0"/>
              <wp:docPr id="6" name="Object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ins>
    </w:p>
    <w:p w14:paraId="7AACE4A4" w14:textId="77777777" w:rsidR="001820FD" w:rsidRDefault="001820FD" w:rsidP="001820FD">
      <w:pPr>
        <w:pStyle w:val="NewNormal"/>
        <w:ind w:firstLine="0"/>
        <w:rPr>
          <w:ins w:id="1610" w:author="Sulabh Sharma" w:date="2017-11-19T18:03:00Z"/>
          <w:lang w:eastAsia="sv-SE"/>
        </w:rPr>
      </w:pPr>
      <w:ins w:id="1611" w:author="Sulabh Sharma" w:date="2017-11-19T18:03:00Z">
        <w:r w:rsidRPr="00EE7510">
          <w:rPr>
            <w:noProof/>
            <w:lang w:eastAsia="sv-SE"/>
          </w:rPr>
          <w:drawing>
            <wp:inline distT="0" distB="0" distL="0" distR="0" wp14:anchorId="0803BAD7" wp14:editId="12238A52">
              <wp:extent cx="4238625" cy="2219325"/>
              <wp:effectExtent l="0" t="0" r="0" b="0"/>
              <wp:docPr id="7" name="Chart 2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ins>
    </w:p>
    <w:p w14:paraId="55CC520D" w14:textId="77777777" w:rsidR="001820FD" w:rsidRDefault="001820FD" w:rsidP="001820FD">
      <w:pPr>
        <w:pStyle w:val="NewNormal"/>
        <w:ind w:firstLine="0"/>
        <w:rPr>
          <w:ins w:id="1612" w:author="Sulabh Sharma" w:date="2017-11-19T18:03:00Z"/>
          <w:lang w:eastAsia="sv-SE"/>
        </w:rPr>
      </w:pPr>
      <w:ins w:id="1613" w:author="Sulabh Sharma" w:date="2017-11-19T18:03:00Z">
        <w:r w:rsidRPr="00EE7510">
          <w:rPr>
            <w:noProof/>
            <w:lang w:eastAsia="sv-SE"/>
          </w:rPr>
          <w:drawing>
            <wp:inline distT="0" distB="0" distL="0" distR="0" wp14:anchorId="787E38D0" wp14:editId="1D567947">
              <wp:extent cx="4238625" cy="2219325"/>
              <wp:effectExtent l="0" t="0" r="0" b="0"/>
              <wp:docPr id="8" name="Chart 2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ins>
    </w:p>
    <w:p w14:paraId="1A749AE9" w14:textId="77777777" w:rsidR="001820FD" w:rsidRDefault="001820FD" w:rsidP="001820FD">
      <w:pPr>
        <w:pStyle w:val="NewNormal"/>
        <w:ind w:firstLine="0"/>
        <w:rPr>
          <w:ins w:id="1614" w:author="Sulabh Sharma" w:date="2017-11-19T18:03:00Z"/>
          <w:lang w:eastAsia="sv-SE"/>
        </w:rPr>
      </w:pPr>
      <w:ins w:id="1615" w:author="Sulabh Sharma" w:date="2017-11-19T18:03:00Z">
        <w:r w:rsidRPr="00EE7510">
          <w:rPr>
            <w:noProof/>
            <w:lang w:eastAsia="sv-SE"/>
          </w:rPr>
          <w:lastRenderedPageBreak/>
          <w:drawing>
            <wp:inline distT="0" distB="0" distL="0" distR="0" wp14:anchorId="19775A0F" wp14:editId="12C6ACF2">
              <wp:extent cx="4238625" cy="2219325"/>
              <wp:effectExtent l="0" t="0" r="0" b="0"/>
              <wp:docPr id="9" name="Chart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ins>
    </w:p>
    <w:p w14:paraId="06679C7D" w14:textId="77777777" w:rsidR="001820FD" w:rsidRDefault="001820FD" w:rsidP="001820FD">
      <w:pPr>
        <w:pStyle w:val="Caption"/>
        <w:jc w:val="both"/>
      </w:pPr>
      <w:bookmarkStart w:id="1616" w:name="_Ref497833521"/>
      <w:bookmarkStart w:id="1617" w:name="_Ref497833430"/>
      <w:bookmarkStart w:id="1618" w:name="_Toc497836839"/>
      <w:r>
        <w:t xml:space="preserve">Figure </w:t>
      </w:r>
      <w:r>
        <w:fldChar w:fldCharType="begin"/>
      </w:r>
      <w:r>
        <w:instrText xml:space="preserve"> SEQ Figure \* ARABIC </w:instrText>
      </w:r>
      <w:r>
        <w:fldChar w:fldCharType="separate"/>
      </w:r>
      <w:r>
        <w:rPr>
          <w:noProof/>
        </w:rPr>
        <w:t>7</w:t>
      </w:r>
      <w:r>
        <w:fldChar w:fldCharType="end"/>
      </w:r>
      <w:bookmarkEnd w:id="1616"/>
      <w:r>
        <w:t xml:space="preserve"> </w:t>
      </w:r>
      <w:r w:rsidRPr="00684F5F">
        <w:t>Power consumption in different components of BSs.</w:t>
      </w:r>
      <w:bookmarkEnd w:id="1617"/>
      <w:bookmarkEnd w:id="1618"/>
    </w:p>
    <w:p w14:paraId="4FEB1198" w14:textId="77777777" w:rsidR="001820FD" w:rsidRDefault="001820FD" w:rsidP="001820FD">
      <w:pPr>
        <w:pStyle w:val="NewNormal"/>
        <w:rPr>
          <w:lang w:eastAsia="sv-SE"/>
        </w:rPr>
      </w:pPr>
    </w:p>
    <w:p w14:paraId="080ED82D" w14:textId="3DC89997" w:rsidR="001820FD" w:rsidRPr="00EB7ED0" w:rsidRDefault="001820FD" w:rsidP="001820FD">
      <w:pPr>
        <w:pStyle w:val="NewNormal"/>
        <w:ind w:firstLine="0"/>
        <w:rPr>
          <w:sz w:val="24"/>
          <w:szCs w:val="24"/>
        </w:rPr>
      </w:pPr>
      <w:r w:rsidRPr="00EB7ED0">
        <w:rPr>
          <w:sz w:val="24"/>
          <w:szCs w:val="24"/>
        </w:rPr>
        <w:t xml:space="preserve">The </w:t>
      </w:r>
      <w:r w:rsidRPr="00EB7ED0">
        <w:rPr>
          <w:sz w:val="24"/>
          <w:szCs w:val="24"/>
        </w:rPr>
        <w:fldChar w:fldCharType="begin"/>
      </w:r>
      <w:r w:rsidRPr="00EB7ED0">
        <w:rPr>
          <w:sz w:val="24"/>
          <w:szCs w:val="24"/>
        </w:rPr>
        <w:instrText xml:space="preserve"> REF _Ref497833521 \h </w:instrText>
      </w:r>
      <w:r>
        <w:rPr>
          <w:sz w:val="24"/>
          <w:szCs w:val="24"/>
        </w:rPr>
        <w:instrText xml:space="preserve"> \* MERGEFORMAT </w:instrText>
      </w:r>
      <w:r w:rsidRPr="00EB7ED0">
        <w:rPr>
          <w:sz w:val="24"/>
          <w:szCs w:val="24"/>
        </w:rPr>
      </w:r>
      <w:r w:rsidRPr="00EB7ED0">
        <w:rPr>
          <w:sz w:val="24"/>
          <w:szCs w:val="24"/>
        </w:rPr>
        <w:fldChar w:fldCharType="separate"/>
      </w:r>
      <w:r w:rsidRPr="00112F27">
        <w:rPr>
          <w:sz w:val="24"/>
          <w:szCs w:val="24"/>
        </w:rPr>
        <w:t xml:space="preserve">Figure </w:t>
      </w:r>
      <w:r w:rsidRPr="00112F27">
        <w:rPr>
          <w:noProof/>
          <w:sz w:val="24"/>
          <w:szCs w:val="24"/>
        </w:rPr>
        <w:t>7</w:t>
      </w:r>
      <w:r w:rsidRPr="00EB7ED0">
        <w:rPr>
          <w:sz w:val="24"/>
          <w:szCs w:val="24"/>
        </w:rPr>
        <w:fldChar w:fldCharType="end"/>
      </w:r>
      <w:sdt>
        <w:sdtPr>
          <w:rPr>
            <w:sz w:val="24"/>
            <w:szCs w:val="24"/>
          </w:rPr>
          <w:id w:val="-816343520"/>
          <w:citation/>
        </w:sdtPr>
        <w:sdtContent>
          <w:r w:rsidRPr="00EB7ED0">
            <w:rPr>
              <w:sz w:val="24"/>
              <w:szCs w:val="24"/>
            </w:rPr>
            <w:fldChar w:fldCharType="begin"/>
          </w:r>
          <w:r w:rsidRPr="00EB7ED0">
            <w:rPr>
              <w:sz w:val="24"/>
              <w:szCs w:val="24"/>
            </w:rPr>
            <w:instrText xml:space="preserve"> CITATION blume-giannini-2010-d2.-3:-energy-efficiency-analysis-of-the-reference-systems,-areas-of-improvements-and-target-breakdown \l 1053 </w:instrText>
          </w:r>
          <w:r w:rsidRPr="00EB7ED0">
            <w:rPr>
              <w:sz w:val="24"/>
              <w:szCs w:val="24"/>
            </w:rPr>
            <w:fldChar w:fldCharType="separate"/>
          </w:r>
          <w:r w:rsidRPr="00EB7ED0">
            <w:rPr>
              <w:noProof/>
              <w:sz w:val="24"/>
              <w:szCs w:val="24"/>
            </w:rPr>
            <w:t xml:space="preserve"> [15]</w:t>
          </w:r>
          <w:r w:rsidRPr="00EB7ED0">
            <w:rPr>
              <w:sz w:val="24"/>
              <w:szCs w:val="24"/>
            </w:rPr>
            <w:fldChar w:fldCharType="end"/>
          </w:r>
        </w:sdtContent>
      </w:sdt>
      <w:r w:rsidRPr="00EB7ED0">
        <w:rPr>
          <w:sz w:val="24"/>
          <w:szCs w:val="24"/>
        </w:rPr>
        <w:t xml:space="preserve"> shows the breakdown of power consum</w:t>
      </w:r>
      <w:r w:rsidR="00003E02">
        <w:rPr>
          <w:sz w:val="24"/>
          <w:szCs w:val="24"/>
        </w:rPr>
        <w:t>ption in various base stations</w:t>
      </w:r>
      <w:del w:id="1619" w:author="Sulabh Sharma" w:date="2017-11-19T18:03:00Z">
        <w:r w:rsidR="006E2C5A" w:rsidRPr="00EB7ED0">
          <w:rPr>
            <w:sz w:val="24"/>
            <w:szCs w:val="24"/>
          </w:rPr>
          <w:delText>; we</w:delText>
        </w:r>
      </w:del>
      <w:ins w:id="1620" w:author="Sulabh Sharma" w:date="2017-11-19T18:03:00Z">
        <w:r w:rsidR="00003E02">
          <w:rPr>
            <w:sz w:val="24"/>
            <w:szCs w:val="24"/>
          </w:rPr>
          <w:t>. W</w:t>
        </w:r>
        <w:r w:rsidRPr="00EB7ED0">
          <w:rPr>
            <w:sz w:val="24"/>
            <w:szCs w:val="24"/>
          </w:rPr>
          <w:t>e</w:t>
        </w:r>
      </w:ins>
      <w:r w:rsidRPr="00EB7ED0">
        <w:rPr>
          <w:sz w:val="24"/>
          <w:szCs w:val="24"/>
        </w:rPr>
        <w:t xml:space="preserve"> can see over here that the macro base station consumes the most energy in PA in macro cells</w:t>
      </w:r>
      <w:ins w:id="1621" w:author="Sulabh Sharma" w:date="2017-11-19T18:03:00Z">
        <w:r w:rsidR="00003E02">
          <w:rPr>
            <w:sz w:val="24"/>
            <w:szCs w:val="24"/>
          </w:rPr>
          <w:t>;</w:t>
        </w:r>
      </w:ins>
      <w:r w:rsidR="00003E02">
        <w:rPr>
          <w:sz w:val="24"/>
          <w:szCs w:val="24"/>
        </w:rPr>
        <w:t xml:space="preserve"> whereas</w:t>
      </w:r>
      <w:del w:id="1622" w:author="Sulabh Sharma" w:date="2017-11-19T18:03:00Z">
        <w:r w:rsidR="006E2C5A" w:rsidRPr="00EB7ED0">
          <w:rPr>
            <w:sz w:val="24"/>
            <w:szCs w:val="24"/>
          </w:rPr>
          <w:delText>,</w:delText>
        </w:r>
      </w:del>
      <w:r w:rsidRPr="00EB7ED0">
        <w:rPr>
          <w:sz w:val="24"/>
          <w:szCs w:val="24"/>
        </w:rPr>
        <w:t xml:space="preserve"> base band becomes the major component in small cells.</w:t>
      </w:r>
    </w:p>
    <w:p w14:paraId="3C87F5AA" w14:textId="77777777" w:rsidR="001820FD" w:rsidRDefault="001820FD" w:rsidP="001820FD">
      <w:pPr>
        <w:pStyle w:val="NewNormal"/>
      </w:pPr>
    </w:p>
    <w:p w14:paraId="46E840E4" w14:textId="77777777" w:rsidR="001820FD" w:rsidRDefault="001820FD" w:rsidP="001820FD">
      <w:pPr>
        <w:pStyle w:val="Heading2"/>
      </w:pPr>
      <w:bookmarkStart w:id="1623" w:name="_Toc497934424"/>
      <w:r>
        <w:t>Variable load power consumption of BS</w:t>
      </w:r>
      <w:bookmarkEnd w:id="1623"/>
    </w:p>
    <w:p w14:paraId="570E4544" w14:textId="77777777" w:rsidR="001820FD" w:rsidRPr="00EB7ED0" w:rsidRDefault="001820FD" w:rsidP="001820FD">
      <w:pPr>
        <w:pStyle w:val="NewNormal"/>
        <w:ind w:firstLine="0"/>
        <w:rPr>
          <w:sz w:val="24"/>
          <w:szCs w:val="24"/>
        </w:rPr>
      </w:pPr>
      <w:r w:rsidRPr="00EB7ED0">
        <w:rPr>
          <w:sz w:val="24"/>
          <w:szCs w:val="24"/>
        </w:rPr>
        <w:t xml:space="preserve">As we have seen earlier that power amplifier amounts to the most part of energy consumption in BSs. It amounts to approximately 60% of the total power consumption in macro BS whereas, in smaller cells it consumes lesser than 25%. It is because power amplifier’s energy consumption depends upon the traffic load; higher the traffic load is higher the power consumption will be. </w:t>
      </w:r>
    </w:p>
    <w:p w14:paraId="598424C2" w14:textId="77777777" w:rsidR="001820FD" w:rsidRPr="00EB7ED0" w:rsidRDefault="001820FD" w:rsidP="001820FD">
      <w:pPr>
        <w:pStyle w:val="NewNormal"/>
        <w:ind w:firstLine="0"/>
        <w:rPr>
          <w:sz w:val="24"/>
          <w:szCs w:val="24"/>
        </w:rPr>
      </w:pPr>
      <w:r w:rsidRPr="00EB7ED0">
        <w:rPr>
          <w:sz w:val="24"/>
          <w:szCs w:val="24"/>
        </w:rPr>
        <w:t>The relation between the RF output power and the power consumed by base stations are roughly linear in nature</w:t>
      </w:r>
      <w:sdt>
        <w:sdtPr>
          <w:rPr>
            <w:sz w:val="24"/>
            <w:szCs w:val="24"/>
          </w:rPr>
          <w:id w:val="311601586"/>
          <w:citation/>
        </w:sdtPr>
        <w:sdtContent>
          <w:r w:rsidRPr="00EB7ED0">
            <w:rPr>
              <w:sz w:val="24"/>
              <w:szCs w:val="24"/>
            </w:rPr>
            <w:fldChar w:fldCharType="begin"/>
          </w:r>
          <w:r w:rsidRPr="00EB7ED0">
            <w:rPr>
              <w:sz w:val="24"/>
              <w:szCs w:val="24"/>
            </w:rPr>
            <w:instrText xml:space="preserve"> CITATION domenico-petersson-2012-final-integrated-concept \l 1053 </w:instrText>
          </w:r>
          <w:r w:rsidRPr="00EB7ED0">
            <w:rPr>
              <w:sz w:val="24"/>
              <w:szCs w:val="24"/>
            </w:rPr>
            <w:fldChar w:fldCharType="separate"/>
          </w:r>
          <w:r w:rsidRPr="00EB7ED0">
            <w:rPr>
              <w:noProof/>
              <w:sz w:val="24"/>
              <w:szCs w:val="24"/>
            </w:rPr>
            <w:t xml:space="preserve"> [5]</w:t>
          </w:r>
          <w:r w:rsidRPr="00EB7ED0">
            <w:rPr>
              <w:sz w:val="24"/>
              <w:szCs w:val="24"/>
            </w:rPr>
            <w:fldChar w:fldCharType="end"/>
          </w:r>
        </w:sdtContent>
      </w:sdt>
      <w:r w:rsidRPr="00EB7ED0">
        <w:rPr>
          <w:sz w:val="24"/>
          <w:szCs w:val="24"/>
        </w:rPr>
        <w:t>. The mathematical equation of this relation could be represented as:</w:t>
      </w:r>
    </w:p>
    <w:p w14:paraId="3D830543" w14:textId="77777777" w:rsidR="001820FD" w:rsidRPr="00AC79DF" w:rsidRDefault="001820FD" w:rsidP="001820FD">
      <w:pPr>
        <w:pStyle w:val="NewNormal"/>
        <w:jc w:val="center"/>
        <w:rPr>
          <w:szCs w:val="28"/>
        </w:rPr>
      </w:pPr>
    </w:p>
    <w:p w14:paraId="666DAC8F" w14:textId="77777777" w:rsidR="001820FD" w:rsidRDefault="001820FD" w:rsidP="001820FD">
      <w:pPr>
        <w:jc w:val="center"/>
      </w:pPr>
      <m:oMath>
        <m:r>
          <w:rPr>
            <w:rFonts w:ascii="Cambria Math" w:hAnsi="Cambria Math"/>
          </w:rPr>
          <m:t>P=</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position w:val="-14"/>
                  </w:rPr>
                  <w:object w:dxaOrig="1780" w:dyaOrig="380" w14:anchorId="4325FB03">
                    <v:shape id="_x0000_i1036" type="#_x0000_t75" style="width:88.5pt;height:19.5pt" o:ole="">
                      <v:imagedata r:id="rId32" o:title=""/>
                    </v:shape>
                    <o:OLEObject Type="Embed" ProgID="Equation.DSMT4" ShapeID="_x0000_i1036" DrawAspect="Content" ObjectID="_1572621748" r:id="rId33"/>
                  </w:object>
                </m:r>
                <m:r>
                  <w:rPr>
                    <w:rFonts w:ascii="Cambria Math" w:hAnsi="Cambria Math"/>
                  </w:rPr>
                  <m:t xml:space="preserve">,  </m:t>
                </m:r>
                <m:r>
                  <m:rPr>
                    <m:sty m:val="p"/>
                  </m:rPr>
                  <w:rPr>
                    <w:rFonts w:ascii="Cambria Math" w:hAnsi="Cambria Math"/>
                    <w:position w:val="-12"/>
                  </w:rPr>
                  <w:object w:dxaOrig="1358" w:dyaOrig="367" w14:anchorId="231B70D7">
                    <v:shape id="_x0000_i1037" type="#_x0000_t75" style="width:68.25pt;height:18pt" o:ole="">
                      <v:imagedata r:id="rId34" o:title=""/>
                    </v:shape>
                    <o:OLEObject Type="Embed" ProgID="Equation.DSMT4" ShapeID="_x0000_i1037" DrawAspect="Content" ObjectID="_1572621749" r:id="rId35"/>
                  </w:object>
                </m:r>
              </m:e>
              <m:e>
                <m:r>
                  <m:rPr>
                    <m:sty m:val="p"/>
                  </m:rPr>
                  <w:rPr>
                    <w:rFonts w:ascii="Cambria Math" w:hAnsi="Cambria Math"/>
                    <w:position w:val="-12"/>
                  </w:rPr>
                  <w:object w:dxaOrig="516" w:dyaOrig="367" w14:anchorId="6EC4BE45">
                    <v:shape id="_x0000_i1038" type="#_x0000_t75" style="width:25.5pt;height:18pt" o:ole="">
                      <v:imagedata r:id="rId36" o:title=""/>
                    </v:shape>
                    <o:OLEObject Type="Embed" ProgID="Equation.DSMT4" ShapeID="_x0000_i1038" DrawAspect="Content" ObjectID="_1572621750" r:id="rId37"/>
                  </w:object>
                </m:r>
                <m:r>
                  <m:rPr>
                    <m:sty m:val="p"/>
                  </m:rPr>
                  <w:rPr>
                    <w:rFonts w:ascii="Cambria Math" w:hAnsi="Cambria Math"/>
                  </w:rPr>
                  <m:t>.</m:t>
                </m:r>
                <m:r>
                  <m:rPr>
                    <m:sty m:val="p"/>
                  </m:rPr>
                  <w:rPr>
                    <w:rFonts w:ascii="Cambria Math" w:hAnsi="Cambria Math"/>
                    <w:position w:val="-14"/>
                  </w:rPr>
                  <w:object w:dxaOrig="475" w:dyaOrig="380" w14:anchorId="0CC458ED">
                    <v:shape id="_x0000_i1039" type="#_x0000_t75" style="width:24pt;height:19.5pt" o:ole="">
                      <v:imagedata r:id="rId38" o:title=""/>
                    </v:shape>
                    <o:OLEObject Type="Embed" ProgID="Equation.DSMT4" ShapeID="_x0000_i1039" DrawAspect="Content" ObjectID="_1572621751" r:id="rId39"/>
                  </w:object>
                </m:r>
                <m:r>
                  <w:rPr>
                    <w:rFonts w:ascii="Cambria Math" w:hAnsi="Cambria Math"/>
                  </w:rPr>
                  <m:t>,                  &amp;</m:t>
                </m:r>
                <m:r>
                  <m:rPr>
                    <m:sty m:val="p"/>
                  </m:rPr>
                  <w:rPr>
                    <w:rFonts w:ascii="Cambria Math" w:hAnsi="Cambria Math"/>
                    <w:position w:val="-12"/>
                  </w:rPr>
                  <w:object w:dxaOrig="761" w:dyaOrig="367" w14:anchorId="63943950">
                    <v:shape id="_x0000_i1040" type="#_x0000_t75" style="width:38.25pt;height:18pt" o:ole="">
                      <v:imagedata r:id="rId40" o:title=""/>
                    </v:shape>
                    <o:OLEObject Type="Embed" ProgID="Equation.DSMT4" ShapeID="_x0000_i1040" DrawAspect="Content" ObjectID="_1572621752" r:id="rId41"/>
                  </w:object>
                </m:r>
              </m:e>
            </m:eqArr>
          </m:e>
        </m:d>
      </m:oMath>
      <w:r>
        <w:tab/>
      </w:r>
      <w:r>
        <w:tab/>
      </w:r>
      <w:r w:rsidRPr="00BB6AD5">
        <w:rPr>
          <w:szCs w:val="28"/>
        </w:rPr>
        <w:t>(3.3)</w:t>
      </w:r>
    </w:p>
    <w:p w14:paraId="1881E642" w14:textId="77777777" w:rsidR="001820FD" w:rsidRPr="00BB6AD5" w:rsidRDefault="001820FD" w:rsidP="001820FD">
      <w:pPr>
        <w:pStyle w:val="NewNormal"/>
        <w:jc w:val="center"/>
        <w:rPr>
          <w:szCs w:val="28"/>
        </w:rPr>
      </w:pPr>
    </w:p>
    <w:p w14:paraId="4A6B3290" w14:textId="77777777" w:rsidR="001820FD" w:rsidRPr="00EB7ED0" w:rsidRDefault="001820FD" w:rsidP="001820FD">
      <w:pPr>
        <w:pStyle w:val="NewNormal"/>
        <w:rPr>
          <w:sz w:val="24"/>
          <w:szCs w:val="24"/>
        </w:rPr>
      </w:pPr>
      <w:r w:rsidRPr="00EB7ED0">
        <w:rPr>
          <w:sz w:val="24"/>
          <w:szCs w:val="24"/>
        </w:rPr>
        <w:t xml:space="preserve">This represents the linear approximation of the power model. Here </w:t>
      </w:r>
      <w:r w:rsidRPr="00EB7ED0">
        <w:rPr>
          <w:i/>
          <w:sz w:val="24"/>
          <w:szCs w:val="24"/>
        </w:rPr>
        <w:t xml:space="preserve">P </w:t>
      </w:r>
      <w:r w:rsidRPr="00EB7ED0">
        <w:rPr>
          <w:sz w:val="24"/>
          <w:szCs w:val="24"/>
        </w:rPr>
        <w:t xml:space="preserve">would represent the power consumed in the BS and </w:t>
      </w:r>
      <w:r w:rsidRPr="00EB7ED0">
        <w:rPr>
          <w:i/>
          <w:sz w:val="24"/>
          <w:szCs w:val="24"/>
        </w:rPr>
        <w:t>P</w:t>
      </w:r>
      <w:r w:rsidRPr="00EB7ED0">
        <w:rPr>
          <w:i/>
          <w:sz w:val="24"/>
          <w:szCs w:val="24"/>
          <w:vertAlign w:val="subscript"/>
        </w:rPr>
        <w:t>out</w:t>
      </w:r>
      <w:r w:rsidRPr="00EB7ED0">
        <w:rPr>
          <w:sz w:val="24"/>
          <w:szCs w:val="24"/>
        </w:rPr>
        <w:t xml:space="preserve"> is the RF output power, at maximum load the output power would be </w:t>
      </w:r>
      <w:proofErr w:type="spellStart"/>
      <w:r w:rsidRPr="00EB7ED0">
        <w:rPr>
          <w:i/>
          <w:sz w:val="24"/>
          <w:szCs w:val="24"/>
        </w:rPr>
        <w:t>P</w:t>
      </w:r>
      <w:r w:rsidRPr="00EB7ED0">
        <w:rPr>
          <w:i/>
          <w:sz w:val="24"/>
          <w:szCs w:val="24"/>
          <w:vertAlign w:val="subscript"/>
        </w:rPr>
        <w:t>max</w:t>
      </w:r>
      <w:proofErr w:type="spellEnd"/>
      <w:r w:rsidRPr="00EB7ED0">
        <w:rPr>
          <w:sz w:val="24"/>
          <w:szCs w:val="24"/>
        </w:rPr>
        <w:t xml:space="preserve">. Power consumption at zero load is given by </w:t>
      </w:r>
      <w:r w:rsidRPr="00EB7ED0">
        <w:rPr>
          <w:i/>
          <w:sz w:val="24"/>
          <w:szCs w:val="24"/>
        </w:rPr>
        <w:t>P</w:t>
      </w:r>
      <w:r w:rsidRPr="00EB7ED0">
        <w:rPr>
          <w:i/>
          <w:sz w:val="24"/>
          <w:szCs w:val="24"/>
          <w:vertAlign w:val="subscript"/>
        </w:rPr>
        <w:t>0</w:t>
      </w:r>
      <w:r w:rsidRPr="00EB7ED0">
        <w:rPr>
          <w:sz w:val="24"/>
          <w:szCs w:val="24"/>
        </w:rPr>
        <w:t xml:space="preserve">, </w:t>
      </w:r>
      <w:proofErr w:type="spellStart"/>
      <w:r w:rsidRPr="00EB7ED0">
        <w:rPr>
          <w:i/>
          <w:sz w:val="24"/>
          <w:szCs w:val="24"/>
        </w:rPr>
        <w:t>Δ</w:t>
      </w:r>
      <w:r w:rsidRPr="00EB7ED0">
        <w:rPr>
          <w:i/>
          <w:sz w:val="24"/>
          <w:szCs w:val="24"/>
          <w:vertAlign w:val="subscript"/>
        </w:rPr>
        <w:t>p</w:t>
      </w:r>
      <w:proofErr w:type="spellEnd"/>
      <w:r w:rsidRPr="00EB7ED0">
        <w:rPr>
          <w:sz w:val="24"/>
          <w:szCs w:val="24"/>
        </w:rPr>
        <w:t xml:space="preserve"> represents the slope of the curve. </w:t>
      </w:r>
      <w:proofErr w:type="spellStart"/>
      <w:r w:rsidRPr="00EB7ED0">
        <w:rPr>
          <w:i/>
          <w:sz w:val="24"/>
          <w:szCs w:val="24"/>
        </w:rPr>
        <w:t>P</w:t>
      </w:r>
      <w:r w:rsidRPr="00EB7ED0">
        <w:rPr>
          <w:i/>
          <w:sz w:val="24"/>
          <w:szCs w:val="24"/>
          <w:vertAlign w:val="subscript"/>
        </w:rPr>
        <w:t>sleep</w:t>
      </w:r>
      <w:proofErr w:type="spellEnd"/>
      <w:r w:rsidRPr="00EB7ED0">
        <w:rPr>
          <w:sz w:val="24"/>
          <w:szCs w:val="24"/>
        </w:rPr>
        <w:t xml:space="preserve"> represents the sleep mode power consumption in the BS when the load is low and </w:t>
      </w:r>
      <w:r w:rsidRPr="00EB7ED0">
        <w:rPr>
          <w:i/>
          <w:sz w:val="24"/>
          <w:szCs w:val="24"/>
        </w:rPr>
        <w:t>N</w:t>
      </w:r>
      <w:r w:rsidRPr="00EB7ED0">
        <w:rPr>
          <w:i/>
          <w:sz w:val="24"/>
          <w:szCs w:val="24"/>
          <w:vertAlign w:val="subscript"/>
        </w:rPr>
        <w:t>TRX</w:t>
      </w:r>
      <w:r w:rsidRPr="00EB7ED0">
        <w:rPr>
          <w:sz w:val="24"/>
          <w:szCs w:val="24"/>
        </w:rPr>
        <w:t xml:space="preserve"> is the number of transceiver chains. </w:t>
      </w:r>
      <w:r w:rsidRPr="00EB7ED0">
        <w:rPr>
          <w:sz w:val="24"/>
          <w:szCs w:val="24"/>
        </w:rPr>
        <w:fldChar w:fldCharType="begin"/>
      </w:r>
      <w:r w:rsidRPr="00EB7ED0">
        <w:rPr>
          <w:sz w:val="24"/>
          <w:szCs w:val="24"/>
        </w:rPr>
        <w:instrText xml:space="preserve"> REF _Ref497845722 \h </w:instrText>
      </w:r>
      <w:r>
        <w:rPr>
          <w:sz w:val="24"/>
          <w:szCs w:val="24"/>
        </w:rPr>
        <w:instrText xml:space="preserve"> \* MERGEFORMAT </w:instrText>
      </w:r>
      <w:r w:rsidRPr="00EB7ED0">
        <w:rPr>
          <w:sz w:val="24"/>
          <w:szCs w:val="24"/>
        </w:rPr>
      </w:r>
      <w:r w:rsidRPr="00EB7ED0">
        <w:rPr>
          <w:sz w:val="24"/>
          <w:szCs w:val="24"/>
        </w:rPr>
        <w:fldChar w:fldCharType="separate"/>
      </w:r>
      <w:r w:rsidRPr="00112F27">
        <w:rPr>
          <w:sz w:val="24"/>
          <w:szCs w:val="24"/>
        </w:rPr>
        <w:t xml:space="preserve">Table </w:t>
      </w:r>
      <w:r w:rsidRPr="00112F27">
        <w:rPr>
          <w:noProof/>
          <w:sz w:val="24"/>
          <w:szCs w:val="24"/>
        </w:rPr>
        <w:t>3</w:t>
      </w:r>
      <w:r w:rsidRPr="00EB7ED0">
        <w:rPr>
          <w:sz w:val="24"/>
          <w:szCs w:val="24"/>
        </w:rPr>
        <w:fldChar w:fldCharType="end"/>
      </w:r>
      <w:r w:rsidRPr="00EB7ED0">
        <w:rPr>
          <w:sz w:val="24"/>
          <w:szCs w:val="24"/>
        </w:rPr>
        <w:t xml:space="preserve"> provides parameters of power model for different BSs</w:t>
      </w:r>
      <w:sdt>
        <w:sdtPr>
          <w:rPr>
            <w:sz w:val="24"/>
            <w:szCs w:val="24"/>
          </w:rPr>
          <w:id w:val="-293373592"/>
          <w:citation/>
        </w:sdtPr>
        <w:sdtContent>
          <w:r w:rsidRPr="00EB7ED0">
            <w:rPr>
              <w:sz w:val="24"/>
              <w:szCs w:val="24"/>
            </w:rPr>
            <w:fldChar w:fldCharType="begin"/>
          </w:r>
          <w:r w:rsidRPr="00EB7ED0">
            <w:rPr>
              <w:sz w:val="24"/>
              <w:szCs w:val="24"/>
              <w:lang w:val="sv-SE"/>
            </w:rPr>
            <w:instrText xml:space="preserve"> CITATION blume-giannini-2010-d2.-3:-energy-efficiency-analysis-of-the-reference-systems,-areas-of-improvements-and-target-breakdown \l 1053 </w:instrText>
          </w:r>
          <w:r w:rsidRPr="00EB7ED0">
            <w:rPr>
              <w:sz w:val="24"/>
              <w:szCs w:val="24"/>
            </w:rPr>
            <w:fldChar w:fldCharType="separate"/>
          </w:r>
          <w:r w:rsidRPr="00EB7ED0">
            <w:rPr>
              <w:noProof/>
              <w:sz w:val="24"/>
              <w:szCs w:val="24"/>
              <w:lang w:val="sv-SE"/>
            </w:rPr>
            <w:t xml:space="preserve"> [15]</w:t>
          </w:r>
          <w:r w:rsidRPr="00EB7ED0">
            <w:rPr>
              <w:sz w:val="24"/>
              <w:szCs w:val="24"/>
            </w:rPr>
            <w:fldChar w:fldCharType="end"/>
          </w:r>
        </w:sdtContent>
      </w:sdt>
      <w:r w:rsidRPr="00EB7ED0">
        <w:rPr>
          <w:sz w:val="24"/>
          <w:szCs w:val="24"/>
        </w:rPr>
        <w:t>.</w:t>
      </w:r>
    </w:p>
    <w:p w14:paraId="0D7FAE2F" w14:textId="77777777" w:rsidR="001820FD" w:rsidRDefault="001820FD" w:rsidP="001820FD">
      <w:pPr>
        <w:pStyle w:val="NewNormal"/>
      </w:pPr>
    </w:p>
    <w:tbl>
      <w:tblPr>
        <w:tblW w:w="6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1122"/>
        <w:gridCol w:w="1123"/>
        <w:gridCol w:w="1123"/>
        <w:gridCol w:w="1123"/>
        <w:gridCol w:w="1123"/>
      </w:tblGrid>
      <w:tr w:rsidR="001820FD" w14:paraId="627D205D" w14:textId="77777777" w:rsidTr="000C26DA">
        <w:tc>
          <w:tcPr>
            <w:tcW w:w="1122" w:type="dxa"/>
            <w:shd w:val="clear" w:color="auto" w:fill="auto"/>
          </w:tcPr>
          <w:p w14:paraId="7649FBD1" w14:textId="77777777" w:rsidR="001820FD" w:rsidRPr="00FB7F25" w:rsidRDefault="001820FD" w:rsidP="000C26DA">
            <w:pPr>
              <w:pStyle w:val="NewNormal"/>
              <w:ind w:firstLine="0"/>
              <w:jc w:val="center"/>
              <w:rPr>
                <w:b/>
                <w:lang w:eastAsia="sv-SE"/>
              </w:rPr>
            </w:pPr>
            <w:r w:rsidRPr="00FB7F25">
              <w:rPr>
                <w:b/>
                <w:lang w:eastAsia="sv-SE"/>
              </w:rPr>
              <w:t>BS type</w:t>
            </w:r>
          </w:p>
        </w:tc>
        <w:tc>
          <w:tcPr>
            <w:tcW w:w="1122" w:type="dxa"/>
            <w:shd w:val="clear" w:color="auto" w:fill="auto"/>
          </w:tcPr>
          <w:p w14:paraId="0F4E6A5A" w14:textId="77777777" w:rsidR="001820FD" w:rsidRPr="00FB7F25" w:rsidRDefault="001820FD" w:rsidP="000C26DA">
            <w:pPr>
              <w:pStyle w:val="NewNormal"/>
              <w:ind w:firstLine="0"/>
              <w:jc w:val="center"/>
              <w:rPr>
                <w:b/>
                <w:i/>
                <w:vertAlign w:val="subscript"/>
                <w:lang w:eastAsia="sv-SE"/>
              </w:rPr>
            </w:pPr>
            <w:r w:rsidRPr="00FB7F25">
              <w:rPr>
                <w:b/>
                <w:i/>
                <w:lang w:eastAsia="sv-SE"/>
              </w:rPr>
              <w:t>N</w:t>
            </w:r>
            <w:r w:rsidRPr="00FB7F25">
              <w:rPr>
                <w:b/>
                <w:i/>
                <w:vertAlign w:val="subscript"/>
                <w:lang w:eastAsia="sv-SE"/>
              </w:rPr>
              <w:t>TRX</w:t>
            </w:r>
          </w:p>
        </w:tc>
        <w:tc>
          <w:tcPr>
            <w:tcW w:w="1123" w:type="dxa"/>
            <w:shd w:val="clear" w:color="auto" w:fill="auto"/>
          </w:tcPr>
          <w:p w14:paraId="4E52C80D" w14:textId="77777777" w:rsidR="001820FD" w:rsidRPr="00FB7F25" w:rsidRDefault="001820FD" w:rsidP="000C26DA">
            <w:pPr>
              <w:pStyle w:val="NewNormal"/>
              <w:ind w:firstLine="0"/>
              <w:jc w:val="center"/>
              <w:rPr>
                <w:b/>
                <w:lang w:eastAsia="sv-SE"/>
              </w:rPr>
            </w:pPr>
            <w:proofErr w:type="spellStart"/>
            <w:r w:rsidRPr="00FB7F25">
              <w:rPr>
                <w:b/>
                <w:i/>
                <w:lang w:eastAsia="sv-SE"/>
              </w:rPr>
              <w:t>P</w:t>
            </w:r>
            <w:r w:rsidRPr="00FB7F25">
              <w:rPr>
                <w:b/>
                <w:i/>
                <w:vertAlign w:val="subscript"/>
                <w:lang w:eastAsia="sv-SE"/>
              </w:rPr>
              <w:t>max</w:t>
            </w:r>
            <w:proofErr w:type="spellEnd"/>
            <w:r w:rsidRPr="00FB7F25">
              <w:rPr>
                <w:b/>
                <w:i/>
                <w:lang w:eastAsia="sv-SE"/>
              </w:rPr>
              <w:t>[W]</w:t>
            </w:r>
          </w:p>
        </w:tc>
        <w:tc>
          <w:tcPr>
            <w:tcW w:w="1123" w:type="dxa"/>
            <w:shd w:val="clear" w:color="auto" w:fill="auto"/>
          </w:tcPr>
          <w:p w14:paraId="58D16DE4" w14:textId="77777777" w:rsidR="001820FD" w:rsidRPr="00FB7F25" w:rsidRDefault="001820FD" w:rsidP="000C26DA">
            <w:pPr>
              <w:pStyle w:val="NewNormal"/>
              <w:ind w:firstLine="0"/>
              <w:jc w:val="center"/>
              <w:rPr>
                <w:b/>
                <w:lang w:eastAsia="sv-SE"/>
              </w:rPr>
            </w:pPr>
            <w:r w:rsidRPr="00FB7F25">
              <w:rPr>
                <w:b/>
                <w:i/>
                <w:lang w:eastAsia="sv-SE"/>
              </w:rPr>
              <w:t>P</w:t>
            </w:r>
            <w:r w:rsidRPr="00FB7F25">
              <w:rPr>
                <w:b/>
                <w:i/>
                <w:vertAlign w:val="subscript"/>
                <w:lang w:eastAsia="sv-SE"/>
              </w:rPr>
              <w:t>0</w:t>
            </w:r>
            <w:r w:rsidRPr="00FB7F25">
              <w:rPr>
                <w:b/>
                <w:i/>
                <w:lang w:eastAsia="sv-SE"/>
              </w:rPr>
              <w:t>[W]</w:t>
            </w:r>
          </w:p>
        </w:tc>
        <w:tc>
          <w:tcPr>
            <w:tcW w:w="1123" w:type="dxa"/>
            <w:shd w:val="clear" w:color="auto" w:fill="auto"/>
          </w:tcPr>
          <w:p w14:paraId="7571B57E" w14:textId="77777777" w:rsidR="001820FD" w:rsidRPr="00FB7F25" w:rsidRDefault="001820FD" w:rsidP="000C26DA">
            <w:pPr>
              <w:pStyle w:val="NewNormal"/>
              <w:ind w:firstLine="0"/>
              <w:jc w:val="center"/>
              <w:rPr>
                <w:b/>
                <w:i/>
                <w:vertAlign w:val="subscript"/>
                <w:lang w:eastAsia="sv-SE"/>
              </w:rPr>
            </w:pPr>
            <w:proofErr w:type="spellStart"/>
            <w:r w:rsidRPr="00FB7F25">
              <w:rPr>
                <w:b/>
                <w:lang w:eastAsia="sv-SE"/>
              </w:rPr>
              <w:t>Δ</w:t>
            </w:r>
            <w:r w:rsidRPr="00FB7F25">
              <w:rPr>
                <w:b/>
                <w:i/>
                <w:vertAlign w:val="subscript"/>
                <w:lang w:eastAsia="sv-SE"/>
              </w:rPr>
              <w:t>p</w:t>
            </w:r>
            <w:proofErr w:type="spellEnd"/>
          </w:p>
        </w:tc>
        <w:tc>
          <w:tcPr>
            <w:tcW w:w="1123" w:type="dxa"/>
            <w:shd w:val="clear" w:color="auto" w:fill="auto"/>
          </w:tcPr>
          <w:p w14:paraId="264C91AB" w14:textId="77777777" w:rsidR="001820FD" w:rsidRPr="00FB7F25" w:rsidRDefault="001820FD" w:rsidP="000C26DA">
            <w:pPr>
              <w:pStyle w:val="NewNormal"/>
              <w:ind w:firstLine="0"/>
              <w:jc w:val="center"/>
              <w:rPr>
                <w:b/>
                <w:lang w:eastAsia="sv-SE"/>
              </w:rPr>
            </w:pPr>
            <w:proofErr w:type="spellStart"/>
            <w:r w:rsidRPr="00FB7F25">
              <w:rPr>
                <w:b/>
                <w:i/>
                <w:lang w:eastAsia="sv-SE"/>
              </w:rPr>
              <w:t>P</w:t>
            </w:r>
            <w:r w:rsidRPr="00FB7F25">
              <w:rPr>
                <w:b/>
                <w:i/>
                <w:vertAlign w:val="subscript"/>
                <w:lang w:eastAsia="sv-SE"/>
              </w:rPr>
              <w:t>sleep</w:t>
            </w:r>
            <w:proofErr w:type="spellEnd"/>
            <w:r w:rsidRPr="00FB7F25">
              <w:rPr>
                <w:b/>
                <w:i/>
                <w:lang w:eastAsia="sv-SE"/>
              </w:rPr>
              <w:t>[W]</w:t>
            </w:r>
          </w:p>
        </w:tc>
      </w:tr>
      <w:tr w:rsidR="001820FD" w14:paraId="2777AFE0" w14:textId="77777777" w:rsidTr="000C26DA">
        <w:tc>
          <w:tcPr>
            <w:tcW w:w="1122" w:type="dxa"/>
            <w:shd w:val="clear" w:color="auto" w:fill="auto"/>
          </w:tcPr>
          <w:p w14:paraId="754F886B" w14:textId="77777777" w:rsidR="001820FD" w:rsidRPr="00FB7F25" w:rsidRDefault="001820FD" w:rsidP="000C26DA">
            <w:pPr>
              <w:pStyle w:val="NewNormal"/>
              <w:ind w:firstLine="0"/>
              <w:rPr>
                <w:b/>
                <w:lang w:eastAsia="sv-SE"/>
              </w:rPr>
            </w:pPr>
            <w:r w:rsidRPr="00FB7F25">
              <w:rPr>
                <w:b/>
                <w:lang w:eastAsia="sv-SE"/>
              </w:rPr>
              <w:t>Macro</w:t>
            </w:r>
          </w:p>
        </w:tc>
        <w:tc>
          <w:tcPr>
            <w:tcW w:w="1122" w:type="dxa"/>
            <w:shd w:val="clear" w:color="auto" w:fill="auto"/>
          </w:tcPr>
          <w:p w14:paraId="07315BA6" w14:textId="77777777" w:rsidR="001820FD" w:rsidRDefault="001820FD" w:rsidP="000C26DA">
            <w:pPr>
              <w:pStyle w:val="NewNormal"/>
              <w:ind w:firstLine="0"/>
              <w:jc w:val="center"/>
              <w:rPr>
                <w:lang w:eastAsia="sv-SE"/>
              </w:rPr>
            </w:pPr>
            <w:r>
              <w:rPr>
                <w:lang w:eastAsia="sv-SE"/>
              </w:rPr>
              <w:t>6</w:t>
            </w:r>
          </w:p>
        </w:tc>
        <w:tc>
          <w:tcPr>
            <w:tcW w:w="1123" w:type="dxa"/>
            <w:shd w:val="clear" w:color="auto" w:fill="auto"/>
          </w:tcPr>
          <w:p w14:paraId="0B959CA4" w14:textId="77777777" w:rsidR="001820FD" w:rsidRDefault="001820FD" w:rsidP="000C26DA">
            <w:pPr>
              <w:pStyle w:val="NewNormal"/>
              <w:ind w:firstLine="0"/>
              <w:jc w:val="center"/>
              <w:rPr>
                <w:lang w:eastAsia="sv-SE"/>
              </w:rPr>
            </w:pPr>
            <w:r>
              <w:rPr>
                <w:lang w:eastAsia="sv-SE"/>
              </w:rPr>
              <w:t>20</w:t>
            </w:r>
          </w:p>
        </w:tc>
        <w:tc>
          <w:tcPr>
            <w:tcW w:w="1123" w:type="dxa"/>
            <w:shd w:val="clear" w:color="auto" w:fill="auto"/>
          </w:tcPr>
          <w:p w14:paraId="05A6EEF0" w14:textId="77777777" w:rsidR="001820FD" w:rsidRDefault="001820FD" w:rsidP="000C26DA">
            <w:pPr>
              <w:pStyle w:val="NewNormal"/>
              <w:ind w:firstLine="0"/>
              <w:jc w:val="center"/>
              <w:rPr>
                <w:lang w:eastAsia="sv-SE"/>
              </w:rPr>
            </w:pPr>
            <w:r>
              <w:rPr>
                <w:lang w:eastAsia="sv-SE"/>
              </w:rPr>
              <w:t>130.0</w:t>
            </w:r>
          </w:p>
        </w:tc>
        <w:tc>
          <w:tcPr>
            <w:tcW w:w="1123" w:type="dxa"/>
            <w:shd w:val="clear" w:color="auto" w:fill="auto"/>
          </w:tcPr>
          <w:p w14:paraId="702918DE" w14:textId="77777777" w:rsidR="001820FD" w:rsidRDefault="001820FD" w:rsidP="000C26DA">
            <w:pPr>
              <w:pStyle w:val="NewNormal"/>
              <w:ind w:firstLine="0"/>
              <w:jc w:val="center"/>
              <w:rPr>
                <w:lang w:eastAsia="sv-SE"/>
              </w:rPr>
            </w:pPr>
            <w:r>
              <w:rPr>
                <w:lang w:eastAsia="sv-SE"/>
              </w:rPr>
              <w:t>4.7</w:t>
            </w:r>
          </w:p>
        </w:tc>
        <w:tc>
          <w:tcPr>
            <w:tcW w:w="1123" w:type="dxa"/>
            <w:shd w:val="clear" w:color="auto" w:fill="auto"/>
          </w:tcPr>
          <w:p w14:paraId="73ABF8E0" w14:textId="77777777" w:rsidR="001820FD" w:rsidRDefault="001820FD" w:rsidP="000C26DA">
            <w:pPr>
              <w:pStyle w:val="NewNormal"/>
              <w:ind w:firstLine="0"/>
              <w:jc w:val="center"/>
              <w:rPr>
                <w:lang w:eastAsia="sv-SE"/>
              </w:rPr>
            </w:pPr>
            <w:r>
              <w:rPr>
                <w:lang w:eastAsia="sv-SE"/>
              </w:rPr>
              <w:t>75.0</w:t>
            </w:r>
          </w:p>
        </w:tc>
      </w:tr>
      <w:tr w:rsidR="001820FD" w14:paraId="1E4F403E" w14:textId="77777777" w:rsidTr="000C26DA">
        <w:tc>
          <w:tcPr>
            <w:tcW w:w="1122" w:type="dxa"/>
            <w:shd w:val="clear" w:color="auto" w:fill="auto"/>
          </w:tcPr>
          <w:p w14:paraId="35A2D9A6" w14:textId="77777777" w:rsidR="001820FD" w:rsidRPr="00FB7F25" w:rsidRDefault="001820FD" w:rsidP="000C26DA">
            <w:pPr>
              <w:pStyle w:val="NewNormal"/>
              <w:ind w:firstLine="0"/>
              <w:rPr>
                <w:b/>
                <w:lang w:eastAsia="sv-SE"/>
              </w:rPr>
            </w:pPr>
            <w:r w:rsidRPr="00FB7F25">
              <w:rPr>
                <w:b/>
                <w:lang w:eastAsia="sv-SE"/>
              </w:rPr>
              <w:t>RRH</w:t>
            </w:r>
          </w:p>
        </w:tc>
        <w:tc>
          <w:tcPr>
            <w:tcW w:w="1122" w:type="dxa"/>
            <w:shd w:val="clear" w:color="auto" w:fill="auto"/>
          </w:tcPr>
          <w:p w14:paraId="438494C3" w14:textId="77777777" w:rsidR="001820FD" w:rsidRDefault="001820FD" w:rsidP="000C26DA">
            <w:pPr>
              <w:pStyle w:val="NewNormal"/>
              <w:ind w:firstLine="0"/>
              <w:jc w:val="center"/>
              <w:rPr>
                <w:lang w:eastAsia="sv-SE"/>
              </w:rPr>
            </w:pPr>
            <w:r>
              <w:rPr>
                <w:lang w:eastAsia="sv-SE"/>
              </w:rPr>
              <w:t>6</w:t>
            </w:r>
          </w:p>
        </w:tc>
        <w:tc>
          <w:tcPr>
            <w:tcW w:w="1123" w:type="dxa"/>
            <w:shd w:val="clear" w:color="auto" w:fill="auto"/>
          </w:tcPr>
          <w:p w14:paraId="504BE66A" w14:textId="77777777" w:rsidR="001820FD" w:rsidRDefault="001820FD" w:rsidP="000C26DA">
            <w:pPr>
              <w:pStyle w:val="NewNormal"/>
              <w:ind w:firstLine="0"/>
              <w:jc w:val="center"/>
              <w:rPr>
                <w:lang w:eastAsia="sv-SE"/>
              </w:rPr>
            </w:pPr>
            <w:r>
              <w:rPr>
                <w:lang w:eastAsia="sv-SE"/>
              </w:rPr>
              <w:t>20</w:t>
            </w:r>
          </w:p>
        </w:tc>
        <w:tc>
          <w:tcPr>
            <w:tcW w:w="1123" w:type="dxa"/>
            <w:shd w:val="clear" w:color="auto" w:fill="auto"/>
          </w:tcPr>
          <w:p w14:paraId="0AD347BA" w14:textId="77777777" w:rsidR="001820FD" w:rsidRDefault="001820FD" w:rsidP="000C26DA">
            <w:pPr>
              <w:pStyle w:val="NewNormal"/>
              <w:ind w:firstLine="0"/>
              <w:jc w:val="center"/>
              <w:rPr>
                <w:lang w:eastAsia="sv-SE"/>
              </w:rPr>
            </w:pPr>
            <w:r>
              <w:rPr>
                <w:lang w:eastAsia="sv-SE"/>
              </w:rPr>
              <w:t>84.0</w:t>
            </w:r>
          </w:p>
        </w:tc>
        <w:tc>
          <w:tcPr>
            <w:tcW w:w="1123" w:type="dxa"/>
            <w:shd w:val="clear" w:color="auto" w:fill="auto"/>
          </w:tcPr>
          <w:p w14:paraId="66736E87" w14:textId="77777777" w:rsidR="001820FD" w:rsidRDefault="001820FD" w:rsidP="000C26DA">
            <w:pPr>
              <w:pStyle w:val="NewNormal"/>
              <w:ind w:firstLine="0"/>
              <w:jc w:val="center"/>
              <w:rPr>
                <w:lang w:eastAsia="sv-SE"/>
              </w:rPr>
            </w:pPr>
            <w:r>
              <w:rPr>
                <w:lang w:eastAsia="sv-SE"/>
              </w:rPr>
              <w:t>2.8</w:t>
            </w:r>
          </w:p>
        </w:tc>
        <w:tc>
          <w:tcPr>
            <w:tcW w:w="1123" w:type="dxa"/>
            <w:shd w:val="clear" w:color="auto" w:fill="auto"/>
          </w:tcPr>
          <w:p w14:paraId="75642794" w14:textId="77777777" w:rsidR="001820FD" w:rsidRDefault="001820FD" w:rsidP="000C26DA">
            <w:pPr>
              <w:pStyle w:val="NewNormal"/>
              <w:ind w:firstLine="0"/>
              <w:jc w:val="center"/>
              <w:rPr>
                <w:lang w:eastAsia="sv-SE"/>
              </w:rPr>
            </w:pPr>
            <w:r>
              <w:rPr>
                <w:lang w:eastAsia="sv-SE"/>
              </w:rPr>
              <w:t>56.0</w:t>
            </w:r>
          </w:p>
        </w:tc>
      </w:tr>
      <w:tr w:rsidR="001820FD" w14:paraId="3FC6D948" w14:textId="77777777" w:rsidTr="000C26DA">
        <w:tc>
          <w:tcPr>
            <w:tcW w:w="1122" w:type="dxa"/>
            <w:shd w:val="clear" w:color="auto" w:fill="auto"/>
          </w:tcPr>
          <w:p w14:paraId="61605E84" w14:textId="77777777" w:rsidR="001820FD" w:rsidRPr="00FB7F25" w:rsidRDefault="001820FD" w:rsidP="000C26DA">
            <w:pPr>
              <w:pStyle w:val="NewNormal"/>
              <w:ind w:firstLine="0"/>
              <w:rPr>
                <w:b/>
                <w:lang w:eastAsia="sv-SE"/>
              </w:rPr>
            </w:pPr>
            <w:r w:rsidRPr="00FB7F25">
              <w:rPr>
                <w:b/>
                <w:lang w:eastAsia="sv-SE"/>
              </w:rPr>
              <w:t>Micro</w:t>
            </w:r>
          </w:p>
        </w:tc>
        <w:tc>
          <w:tcPr>
            <w:tcW w:w="1122" w:type="dxa"/>
            <w:shd w:val="clear" w:color="auto" w:fill="auto"/>
          </w:tcPr>
          <w:p w14:paraId="4916DF8B" w14:textId="77777777" w:rsidR="001820FD" w:rsidRDefault="001820FD" w:rsidP="000C26DA">
            <w:pPr>
              <w:pStyle w:val="NewNormal"/>
              <w:ind w:firstLine="0"/>
              <w:jc w:val="center"/>
              <w:rPr>
                <w:lang w:eastAsia="sv-SE"/>
              </w:rPr>
            </w:pPr>
            <w:r>
              <w:rPr>
                <w:lang w:eastAsia="sv-SE"/>
              </w:rPr>
              <w:t>2</w:t>
            </w:r>
          </w:p>
        </w:tc>
        <w:tc>
          <w:tcPr>
            <w:tcW w:w="1123" w:type="dxa"/>
            <w:shd w:val="clear" w:color="auto" w:fill="auto"/>
          </w:tcPr>
          <w:p w14:paraId="0D8ABF6D" w14:textId="77777777" w:rsidR="001820FD" w:rsidRDefault="001820FD" w:rsidP="000C26DA">
            <w:pPr>
              <w:pStyle w:val="NewNormal"/>
              <w:ind w:firstLine="0"/>
              <w:jc w:val="center"/>
              <w:rPr>
                <w:lang w:eastAsia="sv-SE"/>
              </w:rPr>
            </w:pPr>
            <w:r>
              <w:rPr>
                <w:lang w:eastAsia="sv-SE"/>
              </w:rPr>
              <w:t>6.3</w:t>
            </w:r>
          </w:p>
        </w:tc>
        <w:tc>
          <w:tcPr>
            <w:tcW w:w="1123" w:type="dxa"/>
            <w:shd w:val="clear" w:color="auto" w:fill="auto"/>
          </w:tcPr>
          <w:p w14:paraId="1EDE699A" w14:textId="77777777" w:rsidR="001820FD" w:rsidRDefault="001820FD" w:rsidP="000C26DA">
            <w:pPr>
              <w:pStyle w:val="NewNormal"/>
              <w:ind w:firstLine="0"/>
              <w:jc w:val="center"/>
              <w:rPr>
                <w:lang w:eastAsia="sv-SE"/>
              </w:rPr>
            </w:pPr>
            <w:r>
              <w:rPr>
                <w:lang w:eastAsia="sv-SE"/>
              </w:rPr>
              <w:t>56.0</w:t>
            </w:r>
          </w:p>
        </w:tc>
        <w:tc>
          <w:tcPr>
            <w:tcW w:w="1123" w:type="dxa"/>
            <w:shd w:val="clear" w:color="auto" w:fill="auto"/>
          </w:tcPr>
          <w:p w14:paraId="55860AD7" w14:textId="77777777" w:rsidR="001820FD" w:rsidRDefault="001820FD" w:rsidP="000C26DA">
            <w:pPr>
              <w:pStyle w:val="NewNormal"/>
              <w:ind w:firstLine="0"/>
              <w:jc w:val="center"/>
              <w:rPr>
                <w:lang w:eastAsia="sv-SE"/>
              </w:rPr>
            </w:pPr>
            <w:r>
              <w:rPr>
                <w:lang w:eastAsia="sv-SE"/>
              </w:rPr>
              <w:t>2.6</w:t>
            </w:r>
          </w:p>
        </w:tc>
        <w:tc>
          <w:tcPr>
            <w:tcW w:w="1123" w:type="dxa"/>
            <w:shd w:val="clear" w:color="auto" w:fill="auto"/>
          </w:tcPr>
          <w:p w14:paraId="125AC867" w14:textId="77777777" w:rsidR="001820FD" w:rsidRDefault="001820FD" w:rsidP="000C26DA">
            <w:pPr>
              <w:pStyle w:val="NewNormal"/>
              <w:ind w:firstLine="0"/>
              <w:jc w:val="center"/>
              <w:rPr>
                <w:lang w:eastAsia="sv-SE"/>
              </w:rPr>
            </w:pPr>
            <w:r>
              <w:rPr>
                <w:lang w:eastAsia="sv-SE"/>
              </w:rPr>
              <w:t>39.0</w:t>
            </w:r>
          </w:p>
        </w:tc>
      </w:tr>
      <w:tr w:rsidR="001820FD" w14:paraId="5922EE2B" w14:textId="77777777" w:rsidTr="000C26DA">
        <w:tc>
          <w:tcPr>
            <w:tcW w:w="1122" w:type="dxa"/>
            <w:shd w:val="clear" w:color="auto" w:fill="auto"/>
          </w:tcPr>
          <w:p w14:paraId="4A8A6C08" w14:textId="77777777" w:rsidR="001820FD" w:rsidRPr="00FB7F25" w:rsidRDefault="001820FD" w:rsidP="000C26DA">
            <w:pPr>
              <w:pStyle w:val="NewNormal"/>
              <w:ind w:firstLine="0"/>
              <w:rPr>
                <w:b/>
                <w:lang w:eastAsia="sv-SE"/>
              </w:rPr>
            </w:pPr>
            <w:r w:rsidRPr="00FB7F25">
              <w:rPr>
                <w:b/>
                <w:lang w:eastAsia="sv-SE"/>
              </w:rPr>
              <w:t>Pico</w:t>
            </w:r>
          </w:p>
        </w:tc>
        <w:tc>
          <w:tcPr>
            <w:tcW w:w="1122" w:type="dxa"/>
            <w:shd w:val="clear" w:color="auto" w:fill="auto"/>
          </w:tcPr>
          <w:p w14:paraId="3B5F56AF" w14:textId="77777777" w:rsidR="001820FD" w:rsidRDefault="001820FD" w:rsidP="000C26DA">
            <w:pPr>
              <w:pStyle w:val="NewNormal"/>
              <w:ind w:firstLine="0"/>
              <w:jc w:val="center"/>
              <w:rPr>
                <w:lang w:eastAsia="sv-SE"/>
              </w:rPr>
            </w:pPr>
            <w:r>
              <w:rPr>
                <w:lang w:eastAsia="sv-SE"/>
              </w:rPr>
              <w:t>2</w:t>
            </w:r>
          </w:p>
        </w:tc>
        <w:tc>
          <w:tcPr>
            <w:tcW w:w="1123" w:type="dxa"/>
            <w:shd w:val="clear" w:color="auto" w:fill="auto"/>
          </w:tcPr>
          <w:p w14:paraId="538D4101" w14:textId="77777777" w:rsidR="001820FD" w:rsidRDefault="001820FD" w:rsidP="000C26DA">
            <w:pPr>
              <w:pStyle w:val="NewNormal"/>
              <w:ind w:firstLine="0"/>
              <w:jc w:val="center"/>
              <w:rPr>
                <w:lang w:eastAsia="sv-SE"/>
              </w:rPr>
            </w:pPr>
            <w:r>
              <w:rPr>
                <w:lang w:eastAsia="sv-SE"/>
              </w:rPr>
              <w:t>0.13</w:t>
            </w:r>
          </w:p>
        </w:tc>
        <w:tc>
          <w:tcPr>
            <w:tcW w:w="1123" w:type="dxa"/>
            <w:shd w:val="clear" w:color="auto" w:fill="auto"/>
          </w:tcPr>
          <w:p w14:paraId="6D039D80" w14:textId="77777777" w:rsidR="001820FD" w:rsidRDefault="001820FD" w:rsidP="000C26DA">
            <w:pPr>
              <w:pStyle w:val="NewNormal"/>
              <w:ind w:firstLine="0"/>
              <w:jc w:val="center"/>
              <w:rPr>
                <w:lang w:eastAsia="sv-SE"/>
              </w:rPr>
            </w:pPr>
            <w:r>
              <w:rPr>
                <w:lang w:eastAsia="sv-SE"/>
              </w:rPr>
              <w:t>6.8</w:t>
            </w:r>
          </w:p>
        </w:tc>
        <w:tc>
          <w:tcPr>
            <w:tcW w:w="1123" w:type="dxa"/>
            <w:shd w:val="clear" w:color="auto" w:fill="auto"/>
          </w:tcPr>
          <w:p w14:paraId="3EBE250C" w14:textId="77777777" w:rsidR="001820FD" w:rsidRDefault="001820FD" w:rsidP="000C26DA">
            <w:pPr>
              <w:pStyle w:val="NewNormal"/>
              <w:ind w:firstLine="0"/>
              <w:jc w:val="center"/>
              <w:rPr>
                <w:lang w:eastAsia="sv-SE"/>
              </w:rPr>
            </w:pPr>
            <w:r>
              <w:rPr>
                <w:lang w:eastAsia="sv-SE"/>
              </w:rPr>
              <w:t>4.0</w:t>
            </w:r>
          </w:p>
        </w:tc>
        <w:tc>
          <w:tcPr>
            <w:tcW w:w="1123" w:type="dxa"/>
            <w:shd w:val="clear" w:color="auto" w:fill="auto"/>
          </w:tcPr>
          <w:p w14:paraId="1FA0066B" w14:textId="77777777" w:rsidR="001820FD" w:rsidRDefault="001820FD" w:rsidP="000C26DA">
            <w:pPr>
              <w:pStyle w:val="NewNormal"/>
              <w:ind w:firstLine="0"/>
              <w:jc w:val="center"/>
              <w:rPr>
                <w:lang w:eastAsia="sv-SE"/>
              </w:rPr>
            </w:pPr>
            <w:r>
              <w:rPr>
                <w:lang w:eastAsia="sv-SE"/>
              </w:rPr>
              <w:t>4.3</w:t>
            </w:r>
          </w:p>
        </w:tc>
      </w:tr>
      <w:tr w:rsidR="001820FD" w14:paraId="51BE50C9" w14:textId="77777777" w:rsidTr="000C26DA">
        <w:tc>
          <w:tcPr>
            <w:tcW w:w="1122" w:type="dxa"/>
            <w:shd w:val="clear" w:color="auto" w:fill="auto"/>
          </w:tcPr>
          <w:p w14:paraId="2C17C369" w14:textId="77777777" w:rsidR="001820FD" w:rsidRPr="00FB7F25" w:rsidRDefault="001820FD" w:rsidP="000C26DA">
            <w:pPr>
              <w:pStyle w:val="NewNormal"/>
              <w:ind w:firstLine="0"/>
              <w:rPr>
                <w:b/>
                <w:lang w:eastAsia="sv-SE"/>
              </w:rPr>
            </w:pPr>
            <w:proofErr w:type="spellStart"/>
            <w:r w:rsidRPr="00FB7F25">
              <w:rPr>
                <w:b/>
                <w:lang w:eastAsia="sv-SE"/>
              </w:rPr>
              <w:t>Femto</w:t>
            </w:r>
            <w:proofErr w:type="spellEnd"/>
          </w:p>
        </w:tc>
        <w:tc>
          <w:tcPr>
            <w:tcW w:w="1122" w:type="dxa"/>
            <w:shd w:val="clear" w:color="auto" w:fill="auto"/>
          </w:tcPr>
          <w:p w14:paraId="26B05A2E" w14:textId="77777777" w:rsidR="001820FD" w:rsidRDefault="001820FD" w:rsidP="000C26DA">
            <w:pPr>
              <w:pStyle w:val="NewNormal"/>
              <w:ind w:firstLine="0"/>
              <w:jc w:val="center"/>
              <w:rPr>
                <w:lang w:eastAsia="sv-SE"/>
              </w:rPr>
            </w:pPr>
            <w:r>
              <w:rPr>
                <w:lang w:eastAsia="sv-SE"/>
              </w:rPr>
              <w:t>2</w:t>
            </w:r>
          </w:p>
        </w:tc>
        <w:tc>
          <w:tcPr>
            <w:tcW w:w="1123" w:type="dxa"/>
            <w:shd w:val="clear" w:color="auto" w:fill="auto"/>
          </w:tcPr>
          <w:p w14:paraId="568051AE" w14:textId="77777777" w:rsidR="001820FD" w:rsidRDefault="001820FD" w:rsidP="000C26DA">
            <w:pPr>
              <w:pStyle w:val="NewNormal"/>
              <w:ind w:firstLine="0"/>
              <w:jc w:val="center"/>
              <w:rPr>
                <w:lang w:eastAsia="sv-SE"/>
              </w:rPr>
            </w:pPr>
            <w:r>
              <w:rPr>
                <w:lang w:eastAsia="sv-SE"/>
              </w:rPr>
              <w:t>0.05</w:t>
            </w:r>
          </w:p>
        </w:tc>
        <w:tc>
          <w:tcPr>
            <w:tcW w:w="1123" w:type="dxa"/>
            <w:shd w:val="clear" w:color="auto" w:fill="auto"/>
          </w:tcPr>
          <w:p w14:paraId="13CA582E" w14:textId="77777777" w:rsidR="001820FD" w:rsidRDefault="001820FD" w:rsidP="000C26DA">
            <w:pPr>
              <w:pStyle w:val="NewNormal"/>
              <w:ind w:firstLine="0"/>
              <w:jc w:val="center"/>
              <w:rPr>
                <w:lang w:eastAsia="sv-SE"/>
              </w:rPr>
            </w:pPr>
            <w:r>
              <w:rPr>
                <w:lang w:eastAsia="sv-SE"/>
              </w:rPr>
              <w:t>4.8</w:t>
            </w:r>
          </w:p>
        </w:tc>
        <w:tc>
          <w:tcPr>
            <w:tcW w:w="1123" w:type="dxa"/>
            <w:shd w:val="clear" w:color="auto" w:fill="auto"/>
          </w:tcPr>
          <w:p w14:paraId="54A599A0" w14:textId="77777777" w:rsidR="001820FD" w:rsidRDefault="001820FD" w:rsidP="000C26DA">
            <w:pPr>
              <w:pStyle w:val="NewNormal"/>
              <w:ind w:firstLine="0"/>
              <w:jc w:val="center"/>
              <w:rPr>
                <w:lang w:eastAsia="sv-SE"/>
              </w:rPr>
            </w:pPr>
            <w:r>
              <w:rPr>
                <w:lang w:eastAsia="sv-SE"/>
              </w:rPr>
              <w:t>8.0</w:t>
            </w:r>
          </w:p>
        </w:tc>
        <w:tc>
          <w:tcPr>
            <w:tcW w:w="1123" w:type="dxa"/>
            <w:shd w:val="clear" w:color="auto" w:fill="auto"/>
          </w:tcPr>
          <w:p w14:paraId="700382D0" w14:textId="77777777" w:rsidR="001820FD" w:rsidRDefault="001820FD" w:rsidP="000C26DA">
            <w:pPr>
              <w:pStyle w:val="NewNormal"/>
              <w:keepNext/>
              <w:ind w:firstLine="0"/>
              <w:jc w:val="center"/>
              <w:rPr>
                <w:lang w:eastAsia="sv-SE"/>
              </w:rPr>
            </w:pPr>
            <w:r>
              <w:rPr>
                <w:lang w:eastAsia="sv-SE"/>
              </w:rPr>
              <w:t>2.9</w:t>
            </w:r>
          </w:p>
        </w:tc>
      </w:tr>
    </w:tbl>
    <w:p w14:paraId="0D2E062A" w14:textId="77777777" w:rsidR="001820FD" w:rsidRDefault="001820FD" w:rsidP="001820FD">
      <w:pPr>
        <w:pStyle w:val="Caption"/>
      </w:pPr>
    </w:p>
    <w:p w14:paraId="39AF3640" w14:textId="77777777" w:rsidR="001820FD" w:rsidRDefault="001820FD" w:rsidP="001820FD">
      <w:pPr>
        <w:pStyle w:val="Caption"/>
        <w:rPr>
          <w:lang w:eastAsia="sv-SE"/>
        </w:rPr>
      </w:pPr>
      <w:bookmarkStart w:id="1624" w:name="_Ref497845722"/>
      <w:bookmarkStart w:id="1625" w:name="_Toc497847928"/>
      <w:r>
        <w:t xml:space="preserve">Table </w:t>
      </w:r>
      <w:r>
        <w:fldChar w:fldCharType="begin"/>
      </w:r>
      <w:r>
        <w:instrText xml:space="preserve"> SEQ Table \* ARABIC </w:instrText>
      </w:r>
      <w:r>
        <w:fldChar w:fldCharType="separate"/>
      </w:r>
      <w:r>
        <w:rPr>
          <w:noProof/>
        </w:rPr>
        <w:t>3</w:t>
      </w:r>
      <w:r>
        <w:fldChar w:fldCharType="end"/>
      </w:r>
      <w:bookmarkEnd w:id="1624"/>
      <w:r>
        <w:t xml:space="preserve"> </w:t>
      </w:r>
      <w:r w:rsidRPr="00684F5F">
        <w:t>This table provides parameters of p</w:t>
      </w:r>
      <w:r>
        <w:t>ower model for different BSs.</w:t>
      </w:r>
      <w:bookmarkEnd w:id="1625"/>
    </w:p>
    <w:p w14:paraId="11C1098C" w14:textId="77777777" w:rsidR="001820FD" w:rsidRDefault="001820FD" w:rsidP="001820FD">
      <w:pPr>
        <w:pStyle w:val="Heading2"/>
      </w:pPr>
      <w:bookmarkStart w:id="1626" w:name="_Toc497934425"/>
      <w:r>
        <w:t>Energy consumption references</w:t>
      </w:r>
      <w:bookmarkEnd w:id="1626"/>
    </w:p>
    <w:p w14:paraId="5C96E4AE" w14:textId="7BFA8D1A" w:rsidR="002D2287" w:rsidRPr="002D2287" w:rsidRDefault="001F2F0B" w:rsidP="002D2287">
      <w:pPr>
        <w:pStyle w:val="Heading3"/>
        <w:rPr>
          <w:ins w:id="1627" w:author="Sulabh Sharma" w:date="2017-11-19T18:03:00Z"/>
          <w:rFonts w:ascii="Times New Roman" w:eastAsia="Calibri" w:hAnsi="Times New Roman"/>
          <w:color w:val="auto"/>
        </w:rPr>
      </w:pPr>
      <w:del w:id="1628" w:author="Sulabh Sharma" w:date="2017-11-19T18:03:00Z">
        <w:r w:rsidRPr="00EB7ED0">
          <w:delText xml:space="preserve">To compare how much energy is </w:delText>
        </w:r>
        <w:r w:rsidR="00A2215C" w:rsidRPr="00EB7ED0">
          <w:delText xml:space="preserve">consumed in different scenarios we will make use of </w:delText>
        </w:r>
      </w:del>
      <w:commentRangeStart w:id="1629"/>
      <w:r w:rsidR="002D2287" w:rsidRPr="002D2287">
        <w:rPr>
          <w:rFonts w:ascii="Times New Roman" w:eastAsia="Calibri" w:hAnsi="Times New Roman"/>
          <w:color w:val="auto"/>
          <w:rPrChange w:id="1630" w:author="Sulabh Sharma" w:date="2017-11-19T18:03:00Z">
            <w:rPr>
              <w:rFonts w:eastAsia="Calibri"/>
            </w:rPr>
          </w:rPrChange>
        </w:rPr>
        <w:t xml:space="preserve">Power per unit area and Energy per bit </w:t>
      </w:r>
      <w:del w:id="1631" w:author="Sulabh Sharma" w:date="2017-11-19T18:03:00Z">
        <w:r w:rsidR="00E146C1" w:rsidRPr="00EB7ED0">
          <w:delText>as, these</w:delText>
        </w:r>
        <w:r w:rsidR="00235F37" w:rsidRPr="00EB7ED0">
          <w:delText xml:space="preserve"> </w:delText>
        </w:r>
      </w:del>
      <w:r w:rsidR="002D2287" w:rsidRPr="002D2287">
        <w:rPr>
          <w:rFonts w:ascii="Times New Roman" w:eastAsia="Calibri" w:hAnsi="Times New Roman"/>
          <w:color w:val="auto"/>
          <w:rPrChange w:id="1632" w:author="Sulabh Sharma" w:date="2017-11-19T18:03:00Z">
            <w:rPr>
              <w:rFonts w:eastAsia="Calibri"/>
            </w:rPr>
          </w:rPrChange>
        </w:rPr>
        <w:t>are the standard units for comparison of energy performance</w:t>
      </w:r>
      <w:del w:id="1633" w:author="Sulabh Sharma" w:date="2017-11-19T18:03:00Z">
        <w:r w:rsidR="00235F37" w:rsidRPr="00EB7ED0">
          <w:delText>.</w:delText>
        </w:r>
      </w:del>
      <w:ins w:id="1634" w:author="Sulabh Sharma" w:date="2017-11-19T18:03:00Z">
        <w:r w:rsidR="002D2287" w:rsidRPr="002D2287">
          <w:rPr>
            <w:rFonts w:ascii="Times New Roman" w:eastAsia="Calibri" w:hAnsi="Times New Roman"/>
            <w:color w:val="auto"/>
          </w:rPr>
          <w:t xml:space="preserve">; </w:t>
        </w:r>
        <w:proofErr w:type="gramStart"/>
        <w:r w:rsidR="002D2287" w:rsidRPr="002D2287">
          <w:rPr>
            <w:rFonts w:ascii="Times New Roman" w:eastAsia="Calibri" w:hAnsi="Times New Roman"/>
            <w:color w:val="auto"/>
          </w:rPr>
          <w:t>thus</w:t>
        </w:r>
        <w:proofErr w:type="gramEnd"/>
        <w:r w:rsidR="002D2287" w:rsidRPr="002D2287">
          <w:rPr>
            <w:rFonts w:ascii="Times New Roman" w:eastAsia="Calibri" w:hAnsi="Times New Roman"/>
            <w:color w:val="auto"/>
          </w:rPr>
          <w:t xml:space="preserve"> we will use these units to compare the energy consumption in different scenarios</w:t>
        </w:r>
        <w:commentRangeEnd w:id="1629"/>
        <w:r w:rsidR="002D2287">
          <w:rPr>
            <w:rStyle w:val="CommentReference"/>
            <w:rFonts w:ascii="Calibri" w:eastAsia="Calibri" w:hAnsi="Calibri"/>
            <w:color w:val="auto"/>
          </w:rPr>
          <w:commentReference w:id="1629"/>
        </w:r>
        <w:r w:rsidR="002D2287" w:rsidRPr="002D2287">
          <w:rPr>
            <w:rFonts w:ascii="Times New Roman" w:eastAsia="Calibri" w:hAnsi="Times New Roman"/>
            <w:color w:val="auto"/>
          </w:rPr>
          <w:t>.</w:t>
        </w:r>
      </w:ins>
    </w:p>
    <w:p w14:paraId="23CFC420" w14:textId="77777777" w:rsidR="002D2287" w:rsidRPr="00966246" w:rsidRDefault="002D2287">
      <w:pPr>
        <w:pStyle w:val="Heading3"/>
        <w:pPrChange w:id="1635" w:author="Sulabh Sharma" w:date="2017-11-19T18:03:00Z">
          <w:pPr>
            <w:pStyle w:val="NewNormal"/>
            <w:ind w:firstLine="0"/>
          </w:pPr>
        </w:pPrChange>
      </w:pPr>
    </w:p>
    <w:p w14:paraId="235BC507" w14:textId="77777777" w:rsidR="001820FD" w:rsidRPr="0090336B" w:rsidRDefault="001820FD" w:rsidP="001820FD">
      <w:pPr>
        <w:pStyle w:val="Heading3"/>
      </w:pPr>
      <w:r w:rsidRPr="0090336B">
        <w:t xml:space="preserve"> </w:t>
      </w:r>
      <w:bookmarkStart w:id="1636" w:name="_Toc497934426"/>
      <w:r w:rsidRPr="00213469">
        <w:rPr>
          <w:rStyle w:val="Heading2Char"/>
          <w:rPrChange w:id="1637" w:author="Sulabh Sharma" w:date="2017-11-19T18:03:00Z">
            <w:rPr>
              <w:rStyle w:val="Heading2Char"/>
              <w:color w:val="243F60"/>
              <w:sz w:val="24"/>
            </w:rPr>
          </w:rPrChange>
        </w:rPr>
        <w:t>Energy per bit</w:t>
      </w:r>
      <w:bookmarkEnd w:id="1636"/>
    </w:p>
    <w:p w14:paraId="265B9390" w14:textId="73FF3BBE" w:rsidR="002D2287" w:rsidRDefault="002D2287" w:rsidP="001820FD">
      <w:pPr>
        <w:pStyle w:val="NewNormal"/>
        <w:ind w:firstLine="0"/>
        <w:rPr>
          <w:sz w:val="24"/>
          <w:szCs w:val="24"/>
        </w:rPr>
      </w:pPr>
      <w:commentRangeStart w:id="1638"/>
      <w:r w:rsidRPr="002D2287">
        <w:rPr>
          <w:sz w:val="24"/>
          <w:szCs w:val="24"/>
        </w:rPr>
        <w:t xml:space="preserve">It is the amount of energy consumed in delivering a single bit from the transmitter. </w:t>
      </w:r>
      <w:del w:id="1639" w:author="Sulabh Sharma" w:date="2017-11-19T18:03:00Z">
        <w:r w:rsidR="00AD27EA" w:rsidRPr="00EB7ED0">
          <w:rPr>
            <w:sz w:val="24"/>
            <w:szCs w:val="24"/>
          </w:rPr>
          <w:delText>It is calculated by dividing</w:delText>
        </w:r>
      </w:del>
      <w:ins w:id="1640" w:author="Sulabh Sharma" w:date="2017-11-19T18:03:00Z">
        <w:r w:rsidRPr="002D2287">
          <w:rPr>
            <w:sz w:val="24"/>
            <w:szCs w:val="24"/>
          </w:rPr>
          <w:t>Dividing</w:t>
        </w:r>
      </w:ins>
      <w:r w:rsidRPr="002D2287">
        <w:rPr>
          <w:sz w:val="24"/>
          <w:szCs w:val="24"/>
        </w:rPr>
        <w:t xml:space="preserve"> the total energy consumed, E over a time interval of, T by the total number of transmitted bits, B during that duration</w:t>
      </w:r>
      <w:del w:id="1641" w:author="Sulabh Sharma" w:date="2017-11-19T18:03:00Z">
        <w:r w:rsidR="00AD27EA" w:rsidRPr="00EB7ED0">
          <w:rPr>
            <w:sz w:val="24"/>
            <w:szCs w:val="24"/>
          </w:rPr>
          <w:delText>.</w:delText>
        </w:r>
      </w:del>
      <w:ins w:id="1642" w:author="Sulabh Sharma" w:date="2017-11-19T18:03:00Z">
        <w:r w:rsidRPr="002D2287">
          <w:rPr>
            <w:sz w:val="24"/>
            <w:szCs w:val="24"/>
          </w:rPr>
          <w:t xml:space="preserve"> will gives the Energy per bit.</w:t>
        </w:r>
      </w:ins>
      <w:r w:rsidRPr="002D2287">
        <w:rPr>
          <w:sz w:val="24"/>
          <w:szCs w:val="24"/>
        </w:rPr>
        <w:t xml:space="preserve"> It is expressed </w:t>
      </w:r>
      <w:commentRangeEnd w:id="1638"/>
      <w:r w:rsidR="003C3B2E">
        <w:rPr>
          <w:rStyle w:val="CommentReference"/>
          <w:rFonts w:ascii="Calibri" w:hAnsi="Calibri"/>
        </w:rPr>
        <w:commentReference w:id="1638"/>
      </w:r>
      <w:r w:rsidRPr="002D2287">
        <w:rPr>
          <w:sz w:val="24"/>
          <w:szCs w:val="24"/>
        </w:rPr>
        <w:t>in [W/bps].</w:t>
      </w:r>
    </w:p>
    <w:p w14:paraId="77E5A02B" w14:textId="77777777" w:rsidR="001820FD" w:rsidRDefault="001820FD" w:rsidP="001820FD">
      <w:pPr>
        <w:pStyle w:val="NewNormal"/>
        <w:ind w:firstLine="0"/>
        <w:jc w:val="center"/>
      </w:pPr>
      <w:r w:rsidRPr="00040D88">
        <w:rPr>
          <w:position w:val="-24"/>
        </w:rPr>
        <w:object w:dxaOrig="1640" w:dyaOrig="620" w14:anchorId="65BED047">
          <v:shape id="_x0000_i1041" type="#_x0000_t75" style="width:82.5pt;height:31.5pt" o:ole="">
            <v:imagedata r:id="rId42" o:title=""/>
          </v:shape>
          <o:OLEObject Type="Embed" ProgID="Equation.DSMT4" ShapeID="_x0000_i1041" DrawAspect="Content" ObjectID="_1572621753" r:id="rId43"/>
        </w:object>
      </w:r>
      <w:r>
        <w:tab/>
      </w:r>
      <w:r>
        <w:tab/>
      </w:r>
      <w:r>
        <w:tab/>
      </w:r>
      <w:r w:rsidRPr="004A4659">
        <w:t>(3.4)</w:t>
      </w:r>
    </w:p>
    <w:p w14:paraId="3F3E7A39" w14:textId="77777777" w:rsidR="001820FD" w:rsidRDefault="001820FD" w:rsidP="001820FD">
      <w:pPr>
        <w:pStyle w:val="NewNormal"/>
        <w:ind w:left="360" w:firstLine="944"/>
        <w:jc w:val="right"/>
      </w:pPr>
    </w:p>
    <w:p w14:paraId="5AE3A60F" w14:textId="77777777" w:rsidR="001820FD" w:rsidRDefault="001820FD" w:rsidP="001820FD">
      <w:pPr>
        <w:pStyle w:val="Heading3"/>
      </w:pPr>
      <w:r>
        <w:t xml:space="preserve"> </w:t>
      </w:r>
      <w:bookmarkStart w:id="1643" w:name="_Toc497934427"/>
      <w:r w:rsidRPr="0090336B">
        <w:rPr>
          <w:rStyle w:val="Heading3Char"/>
        </w:rPr>
        <w:t>Power per unit area</w:t>
      </w:r>
      <w:bookmarkEnd w:id="1643"/>
    </w:p>
    <w:p w14:paraId="6A6686FB" w14:textId="77777777" w:rsidR="001820FD" w:rsidRPr="00EB7ED0" w:rsidRDefault="001820FD" w:rsidP="001820FD">
      <w:pPr>
        <w:pStyle w:val="NewNormal"/>
        <w:ind w:firstLine="0"/>
        <w:rPr>
          <w:sz w:val="24"/>
          <w:szCs w:val="24"/>
        </w:rPr>
      </w:pPr>
      <w:r w:rsidRPr="00EB7ED0">
        <w:rPr>
          <w:sz w:val="24"/>
          <w:szCs w:val="24"/>
        </w:rPr>
        <w:t>It is the amount of power consumed in the network divided on average by the coverage area. It is expressed in [W/m</w:t>
      </w:r>
      <w:r w:rsidRPr="00EB7ED0">
        <w:rPr>
          <w:sz w:val="24"/>
          <w:szCs w:val="24"/>
          <w:vertAlign w:val="superscript"/>
        </w:rPr>
        <w:t>2</w:t>
      </w:r>
      <w:r w:rsidRPr="00EB7ED0">
        <w:rPr>
          <w:sz w:val="24"/>
          <w:szCs w:val="24"/>
        </w:rPr>
        <w:t>].</w:t>
      </w:r>
    </w:p>
    <w:p w14:paraId="7A553CD9" w14:textId="77777777" w:rsidR="001820FD" w:rsidRDefault="001820FD" w:rsidP="001820FD">
      <w:pPr>
        <w:pStyle w:val="NewNormal"/>
        <w:ind w:left="360" w:firstLine="944"/>
        <w:rPr>
          <w:sz w:val="28"/>
          <w:szCs w:val="28"/>
        </w:rPr>
      </w:pPr>
    </w:p>
    <w:p w14:paraId="330C3FBA" w14:textId="77777777" w:rsidR="001820FD" w:rsidRDefault="001820FD" w:rsidP="001820FD">
      <w:pPr>
        <w:pStyle w:val="NewNormal"/>
        <w:ind w:firstLine="0"/>
        <w:jc w:val="center"/>
      </w:pPr>
      <w:r w:rsidRPr="00040D88">
        <w:rPr>
          <w:position w:val="-24"/>
        </w:rPr>
        <w:object w:dxaOrig="2079" w:dyaOrig="620" w14:anchorId="644927A1">
          <v:shape id="_x0000_i1042" type="#_x0000_t75" style="width:104.25pt;height:31.5pt" o:ole="">
            <v:imagedata r:id="rId44" o:title=""/>
          </v:shape>
          <o:OLEObject Type="Embed" ProgID="Equation.DSMT4" ShapeID="_x0000_i1042" DrawAspect="Content" ObjectID="_1572621754" r:id="rId45"/>
        </w:object>
      </w:r>
      <w:r>
        <w:tab/>
      </w:r>
      <w:r>
        <w:tab/>
      </w:r>
      <w:r>
        <w:tab/>
      </w:r>
      <w:r w:rsidRPr="00BB6AD5">
        <w:rPr>
          <w:szCs w:val="28"/>
        </w:rPr>
        <w:t>(3.5)</w:t>
      </w:r>
    </w:p>
    <w:p w14:paraId="77F595D0" w14:textId="77777777" w:rsidR="001820FD" w:rsidRDefault="001820FD" w:rsidP="001820FD">
      <w:pPr>
        <w:pStyle w:val="NewNormal"/>
      </w:pPr>
    </w:p>
    <w:p w14:paraId="23814533" w14:textId="77777777" w:rsidR="001820FD" w:rsidRPr="00CC524B" w:rsidRDefault="001820FD" w:rsidP="001820FD">
      <w:pPr>
        <w:pStyle w:val="Heading2"/>
      </w:pPr>
      <w:bookmarkStart w:id="1644" w:name="_Toc497934428"/>
      <w:r w:rsidRPr="00CC524B">
        <w:rPr>
          <w:rStyle w:val="Heading3Char"/>
          <w:rPrChange w:id="1645" w:author="Sulabh Sharma" w:date="2017-11-19T18:03:00Z">
            <w:rPr>
              <w:rStyle w:val="Heading3Char"/>
              <w:sz w:val="26"/>
            </w:rPr>
          </w:rPrChange>
        </w:rPr>
        <w:t>Average power consumption</w:t>
      </w:r>
      <w:bookmarkEnd w:id="1644"/>
    </w:p>
    <w:p w14:paraId="31487A17" w14:textId="21A3E142" w:rsidR="001820FD" w:rsidRPr="00EB7ED0" w:rsidRDefault="001820FD" w:rsidP="001820FD">
      <w:pPr>
        <w:pStyle w:val="NewNormal"/>
        <w:ind w:firstLine="0"/>
        <w:rPr>
          <w:sz w:val="24"/>
          <w:szCs w:val="24"/>
        </w:rPr>
      </w:pPr>
      <w:r w:rsidRPr="00EB7ED0">
        <w:rPr>
          <w:sz w:val="24"/>
          <w:szCs w:val="24"/>
        </w:rPr>
        <w:t xml:space="preserve">The simulator used in the project is a static simulator which runs from </w:t>
      </w:r>
      <w:r w:rsidRPr="00EB7ED0">
        <w:rPr>
          <w:i/>
          <w:sz w:val="24"/>
          <w:szCs w:val="24"/>
        </w:rPr>
        <w:t>0 – T</w:t>
      </w:r>
      <w:r w:rsidRPr="00EB7ED0">
        <w:rPr>
          <w:sz w:val="24"/>
          <w:szCs w:val="24"/>
        </w:rPr>
        <w:t xml:space="preserve"> and takes the average of the power consumed during that </w:t>
      </w:r>
      <w:proofErr w:type="gramStart"/>
      <w:r w:rsidRPr="00EB7ED0">
        <w:rPr>
          <w:sz w:val="24"/>
          <w:szCs w:val="24"/>
        </w:rPr>
        <w:t>time period</w:t>
      </w:r>
      <w:proofErr w:type="gramEnd"/>
      <w:r w:rsidRPr="00EB7ED0">
        <w:rPr>
          <w:sz w:val="24"/>
          <w:szCs w:val="24"/>
        </w:rPr>
        <w:t xml:space="preserve">. This </w:t>
      </w:r>
      <w:del w:id="1646" w:author="Sulabh Sharma" w:date="2017-11-19T18:03:00Z">
        <w:r w:rsidR="00E8347E" w:rsidRPr="00EB7ED0">
          <w:rPr>
            <w:sz w:val="24"/>
            <w:szCs w:val="24"/>
          </w:rPr>
          <w:delText>falls in confirmation of</w:delText>
        </w:r>
      </w:del>
      <w:ins w:id="1647" w:author="Sulabh Sharma" w:date="2017-11-19T18:03:00Z">
        <w:r w:rsidR="003C3B2E">
          <w:rPr>
            <w:sz w:val="24"/>
            <w:szCs w:val="24"/>
          </w:rPr>
          <w:t xml:space="preserve"> confirms</w:t>
        </w:r>
      </w:ins>
      <w:r w:rsidRPr="00EB7ED0">
        <w:rPr>
          <w:sz w:val="24"/>
          <w:szCs w:val="24"/>
        </w:rPr>
        <w:t xml:space="preserve"> our model as power consumption is a function, u(t) which depends upon the traffic generated at a time instant </w:t>
      </w:r>
      <w:r w:rsidRPr="00EB7ED0">
        <w:rPr>
          <w:i/>
          <w:sz w:val="24"/>
          <w:szCs w:val="24"/>
        </w:rPr>
        <w:t>t</w:t>
      </w:r>
      <w:r w:rsidRPr="00EB7ED0">
        <w:rPr>
          <w:sz w:val="24"/>
          <w:szCs w:val="24"/>
        </w:rPr>
        <w:t>. The average power consumed over the time interval is:</w:t>
      </w:r>
    </w:p>
    <w:p w14:paraId="44807F8D" w14:textId="77777777" w:rsidR="001820FD" w:rsidRPr="00F820F6" w:rsidRDefault="001820FD" w:rsidP="001820FD">
      <w:pPr>
        <w:pStyle w:val="NewNormal"/>
        <w:ind w:firstLine="0"/>
        <w:jc w:val="center"/>
      </w:pPr>
      <w:r w:rsidRPr="00040D88">
        <w:rPr>
          <w:position w:val="-32"/>
        </w:rPr>
        <w:object w:dxaOrig="1600" w:dyaOrig="740" w14:anchorId="658244A5">
          <v:shape id="_x0000_i1043" type="#_x0000_t75" style="width:80.25pt;height:36.75pt" o:ole="">
            <v:imagedata r:id="rId46" o:title=""/>
          </v:shape>
          <o:OLEObject Type="Embed" ProgID="Equation.DSMT4" ShapeID="_x0000_i1043" DrawAspect="Content" ObjectID="_1572621755" r:id="rId47"/>
        </w:object>
      </w:r>
      <w:r>
        <w:t xml:space="preserve"> </w:t>
      </w:r>
      <w:r>
        <w:tab/>
      </w:r>
      <w:r>
        <w:tab/>
      </w:r>
      <w:r>
        <w:tab/>
        <w:t>(3.6)</w:t>
      </w:r>
    </w:p>
    <w:p w14:paraId="10AA0ABC" w14:textId="77777777" w:rsidR="001820FD" w:rsidRDefault="001820FD" w:rsidP="001820FD">
      <w:pPr>
        <w:pStyle w:val="NewNormal"/>
        <w:ind w:firstLine="0"/>
      </w:pPr>
      <w:r w:rsidRPr="00F820F6">
        <w:t xml:space="preserve">So, by </w:t>
      </w:r>
      <w:r>
        <w:t xml:space="preserve">applying </w:t>
      </w:r>
      <w:r w:rsidRPr="00F820F6">
        <w:t>eq. 3.3</w:t>
      </w:r>
      <w:r>
        <w:t xml:space="preserve"> in 3.6</w:t>
      </w:r>
      <w:r w:rsidRPr="00F820F6">
        <w:t xml:space="preserve"> we get</w:t>
      </w:r>
      <w:r>
        <w:t xml:space="preserve">   </w:t>
      </w:r>
    </w:p>
    <w:p w14:paraId="666A7ED9" w14:textId="77777777" w:rsidR="001820FD" w:rsidRDefault="001820FD" w:rsidP="001820FD">
      <w:pPr>
        <w:pStyle w:val="NewNormal"/>
        <w:ind w:firstLine="0"/>
        <w:jc w:val="center"/>
      </w:pPr>
      <w:r w:rsidRPr="00040D88">
        <w:rPr>
          <w:position w:val="-32"/>
        </w:rPr>
        <w:object w:dxaOrig="3180" w:dyaOrig="740" w14:anchorId="51906321">
          <v:shape id="_x0000_i1044" type="#_x0000_t75" style="width:159.75pt;height:36.75pt" o:ole="">
            <v:imagedata r:id="rId48" o:title=""/>
          </v:shape>
          <o:OLEObject Type="Embed" ProgID="Equation.DSMT4" ShapeID="_x0000_i1044" DrawAspect="Content" ObjectID="_1572621756" r:id="rId49"/>
        </w:object>
      </w:r>
      <w:r>
        <w:tab/>
      </w:r>
      <w:r>
        <w:tab/>
        <w:t xml:space="preserve"> (3.7)</w:t>
      </w:r>
    </w:p>
    <w:p w14:paraId="1E913FA6" w14:textId="77777777" w:rsidR="001820FD" w:rsidRPr="00F820F6" w:rsidRDefault="001820FD" w:rsidP="001820FD">
      <w:pPr>
        <w:pStyle w:val="NewNormal"/>
        <w:ind w:firstLine="0"/>
        <w:jc w:val="center"/>
      </w:pPr>
      <w:r w:rsidRPr="00040D88">
        <w:rPr>
          <w:position w:val="-32"/>
        </w:rPr>
        <w:object w:dxaOrig="3320" w:dyaOrig="760" w14:anchorId="2B37C620">
          <v:shape id="_x0000_i1045" type="#_x0000_t75" style="width:165.75pt;height:38.25pt" o:ole="">
            <v:imagedata r:id="rId50" o:title=""/>
          </v:shape>
          <o:OLEObject Type="Embed" ProgID="Equation.DSMT4" ShapeID="_x0000_i1045" DrawAspect="Content" ObjectID="_1572621757" r:id="rId51"/>
        </w:object>
      </w:r>
      <w:r>
        <w:tab/>
      </w:r>
      <w:r>
        <w:tab/>
        <w:t>(3.8)</w:t>
      </w:r>
    </w:p>
    <w:p w14:paraId="45437D99" w14:textId="77777777" w:rsidR="001820FD" w:rsidRDefault="001820FD" w:rsidP="001820FD">
      <w:pPr>
        <w:pStyle w:val="NewNormal"/>
        <w:ind w:firstLine="0"/>
        <w:jc w:val="center"/>
      </w:pPr>
      <w:r w:rsidRPr="00040D88">
        <w:rPr>
          <w:position w:val="-16"/>
        </w:rPr>
        <w:object w:dxaOrig="2520" w:dyaOrig="440" w14:anchorId="15B88B00">
          <v:shape id="_x0000_i1046" type="#_x0000_t75" style="width:126.75pt;height:21.75pt" o:ole="">
            <v:imagedata r:id="rId52" o:title=""/>
          </v:shape>
          <o:OLEObject Type="Embed" ProgID="Equation.DSMT4" ShapeID="_x0000_i1046" DrawAspect="Content" ObjectID="_1572621758" r:id="rId53"/>
        </w:object>
      </w:r>
      <w:r>
        <w:tab/>
      </w:r>
      <w:r>
        <w:tab/>
      </w:r>
      <w:r>
        <w:tab/>
        <w:t>(3.9)</w:t>
      </w:r>
    </w:p>
    <w:p w14:paraId="49363C8F" w14:textId="77777777" w:rsidR="001820FD" w:rsidRDefault="001820FD" w:rsidP="001820FD">
      <w:pPr>
        <w:pStyle w:val="NewNormal"/>
        <w:ind w:firstLine="0"/>
        <w:jc w:val="center"/>
      </w:pPr>
    </w:p>
    <w:p w14:paraId="40BE1BF5" w14:textId="77777777" w:rsidR="001820FD" w:rsidRPr="00466C2F" w:rsidRDefault="001820FD" w:rsidP="001820FD">
      <w:pPr>
        <w:pStyle w:val="Heading2"/>
      </w:pPr>
      <w:bookmarkStart w:id="1648" w:name="_Toc497934429"/>
      <w:r w:rsidRPr="00466C2F">
        <w:t>Average power consumption over a day</w:t>
      </w:r>
      <w:bookmarkEnd w:id="1648"/>
    </w:p>
    <w:p w14:paraId="58434FF5" w14:textId="270576EC" w:rsidR="001820FD" w:rsidRPr="00EB7ED0" w:rsidRDefault="001820FD" w:rsidP="001820FD">
      <w:pPr>
        <w:pStyle w:val="NewNormal"/>
        <w:ind w:firstLine="0"/>
        <w:rPr>
          <w:sz w:val="24"/>
          <w:szCs w:val="24"/>
        </w:rPr>
      </w:pPr>
      <w:r w:rsidRPr="00EB7ED0">
        <w:rPr>
          <w:sz w:val="24"/>
          <w:szCs w:val="24"/>
        </w:rPr>
        <w:t xml:space="preserve">Above equation defines the instantaneous power consumption at a moment </w:t>
      </w:r>
      <w:r w:rsidRPr="00EB7ED0">
        <w:rPr>
          <w:i/>
          <w:sz w:val="24"/>
          <w:szCs w:val="24"/>
        </w:rPr>
        <w:t>t</w:t>
      </w:r>
      <w:r w:rsidRPr="00EB7ED0">
        <w:rPr>
          <w:sz w:val="24"/>
          <w:szCs w:val="24"/>
        </w:rPr>
        <w:t xml:space="preserve">. To get an idea of the </w:t>
      </w:r>
      <w:r w:rsidR="00FF0F68">
        <w:rPr>
          <w:sz w:val="24"/>
          <w:szCs w:val="24"/>
        </w:rPr>
        <w:t xml:space="preserve">power consumption over the </w:t>
      </w:r>
      <w:del w:id="1649" w:author="Sulabh Sharma" w:date="2017-11-19T18:03:00Z">
        <w:r w:rsidR="00AF2FC0" w:rsidRPr="00EB7ED0">
          <w:rPr>
            <w:sz w:val="24"/>
            <w:szCs w:val="24"/>
          </w:rPr>
          <w:delText>whole</w:delText>
        </w:r>
      </w:del>
      <w:commentRangeStart w:id="1650"/>
      <w:ins w:id="1651" w:author="Sulabh Sharma" w:date="2017-11-19T18:03:00Z">
        <w:r w:rsidR="00FF0F68">
          <w:rPr>
            <w:sz w:val="24"/>
            <w:szCs w:val="24"/>
          </w:rPr>
          <w:t>entire</w:t>
        </w:r>
        <w:commentRangeEnd w:id="1650"/>
        <w:r w:rsidR="00FF0F68">
          <w:rPr>
            <w:rStyle w:val="CommentReference"/>
            <w:rFonts w:ascii="Calibri" w:hAnsi="Calibri"/>
          </w:rPr>
          <w:commentReference w:id="1650"/>
        </w:r>
      </w:ins>
      <w:r w:rsidRPr="00EB7ED0">
        <w:rPr>
          <w:sz w:val="24"/>
          <w:szCs w:val="24"/>
        </w:rPr>
        <w:t xml:space="preserve"> day, we need to average the power consumed over a day. The simulator which we have uses statistical tools to model a dynamic traffic. It measures the networks parameters for a small </w:t>
      </w:r>
      <w:proofErr w:type="gramStart"/>
      <w:r w:rsidRPr="00EB7ED0">
        <w:rPr>
          <w:sz w:val="24"/>
          <w:szCs w:val="24"/>
        </w:rPr>
        <w:t>period of time</w:t>
      </w:r>
      <w:proofErr w:type="gramEnd"/>
      <w:r w:rsidRPr="00EB7ED0">
        <w:rPr>
          <w:sz w:val="24"/>
          <w:szCs w:val="24"/>
        </w:rPr>
        <w:t xml:space="preserve"> while keeping the total traffic to be </w:t>
      </w:r>
      <w:r w:rsidRPr="00EB7ED0">
        <w:rPr>
          <w:sz w:val="24"/>
          <w:szCs w:val="24"/>
        </w:rPr>
        <w:lastRenderedPageBreak/>
        <w:t xml:space="preserve">constant. Therefore, to know the network performance over a varied load, we sweep the total traffic value over a sufficient range. </w:t>
      </w:r>
    </w:p>
    <w:p w14:paraId="295F4E8F" w14:textId="77777777" w:rsidR="001820FD" w:rsidRPr="00EB7ED0" w:rsidRDefault="001820FD" w:rsidP="001820FD">
      <w:pPr>
        <w:pStyle w:val="NewNormal"/>
        <w:ind w:firstLine="0"/>
        <w:rPr>
          <w:sz w:val="24"/>
          <w:szCs w:val="24"/>
        </w:rPr>
      </w:pPr>
      <w:r w:rsidRPr="00EB7ED0">
        <w:rPr>
          <w:sz w:val="24"/>
          <w:szCs w:val="24"/>
        </w:rPr>
        <w:t>In real scenario the traffic values change over the day in a pattern which is given in</w:t>
      </w:r>
      <w:sdt>
        <w:sdtPr>
          <w:rPr>
            <w:sz w:val="24"/>
            <w:szCs w:val="24"/>
          </w:rPr>
          <w:id w:val="-522242010"/>
          <w:citation/>
        </w:sdtPr>
        <w:sdtContent>
          <w:r w:rsidRPr="00EB7ED0">
            <w:rPr>
              <w:sz w:val="24"/>
              <w:szCs w:val="24"/>
            </w:rPr>
            <w:fldChar w:fldCharType="begin"/>
          </w:r>
          <w:r w:rsidRPr="00EB7ED0">
            <w:rPr>
              <w:sz w:val="24"/>
              <w:szCs w:val="24"/>
            </w:rPr>
            <w:instrText xml:space="preserve"> CITATION blume-giannini-2010-d2.-3:-energy-efficiency-analysis-of-the-reference-systems,-areas-of-improvements-and-target-breakdown \l 1053 </w:instrText>
          </w:r>
          <w:r w:rsidRPr="00EB7ED0">
            <w:rPr>
              <w:sz w:val="24"/>
              <w:szCs w:val="24"/>
            </w:rPr>
            <w:fldChar w:fldCharType="separate"/>
          </w:r>
          <w:r w:rsidRPr="00EB7ED0">
            <w:rPr>
              <w:noProof/>
              <w:sz w:val="24"/>
              <w:szCs w:val="24"/>
            </w:rPr>
            <w:t xml:space="preserve"> [15]</w:t>
          </w:r>
          <w:r w:rsidRPr="00EB7ED0">
            <w:rPr>
              <w:sz w:val="24"/>
              <w:szCs w:val="24"/>
            </w:rPr>
            <w:fldChar w:fldCharType="end"/>
          </w:r>
        </w:sdtContent>
      </w:sdt>
      <w:r w:rsidRPr="00EB7ED0">
        <w:rPr>
          <w:sz w:val="24"/>
          <w:szCs w:val="24"/>
        </w:rPr>
        <w:t>. By taking the traffic profile as described in</w:t>
      </w:r>
      <w:sdt>
        <w:sdtPr>
          <w:rPr>
            <w:sz w:val="24"/>
            <w:szCs w:val="24"/>
          </w:rPr>
          <w:id w:val="2127582904"/>
          <w:citation/>
        </w:sdtPr>
        <w:sdtContent>
          <w:r w:rsidRPr="00EB7ED0">
            <w:rPr>
              <w:sz w:val="24"/>
              <w:szCs w:val="24"/>
            </w:rPr>
            <w:fldChar w:fldCharType="begin"/>
          </w:r>
          <w:r w:rsidRPr="00EB7ED0">
            <w:rPr>
              <w:sz w:val="24"/>
              <w:szCs w:val="24"/>
            </w:rPr>
            <w:instrText xml:space="preserve"> CITATION blume-giannini-2010-d2.-3:-energy-efficiency-analysis-of-the-reference-systems,-areas-of-improvements-and-target-breakdown \l 1053 </w:instrText>
          </w:r>
          <w:r w:rsidRPr="00EB7ED0">
            <w:rPr>
              <w:sz w:val="24"/>
              <w:szCs w:val="24"/>
            </w:rPr>
            <w:fldChar w:fldCharType="separate"/>
          </w:r>
          <w:r w:rsidRPr="00EB7ED0">
            <w:rPr>
              <w:noProof/>
              <w:sz w:val="24"/>
              <w:szCs w:val="24"/>
            </w:rPr>
            <w:t xml:space="preserve"> [15]</w:t>
          </w:r>
          <w:r w:rsidRPr="00EB7ED0">
            <w:rPr>
              <w:sz w:val="24"/>
              <w:szCs w:val="24"/>
            </w:rPr>
            <w:fldChar w:fldCharType="end"/>
          </w:r>
        </w:sdtContent>
      </w:sdt>
      <w:r w:rsidRPr="00EB7ED0">
        <w:rPr>
          <w:sz w:val="24"/>
          <w:szCs w:val="24"/>
        </w:rPr>
        <w:t xml:space="preserve"> we can estimate the traffic for every hour as a fraction of the peak throughput. Here we take the case of an urban traffic scenario which shows the average pattern of traffic over a day on hourly scale.</w:t>
      </w:r>
    </w:p>
    <w:p w14:paraId="485594A6" w14:textId="77777777" w:rsidR="001820FD" w:rsidRPr="00F820F6" w:rsidRDefault="001820FD" w:rsidP="001820FD">
      <w:pPr>
        <w:pStyle w:val="NewNormal"/>
      </w:pPr>
    </w:p>
    <w:p w14:paraId="17AFFC53" w14:textId="77777777" w:rsidR="00684F5F" w:rsidRDefault="0092361D" w:rsidP="00EB7ED0">
      <w:pPr>
        <w:pStyle w:val="NewNormal"/>
        <w:keepNext/>
        <w:ind w:firstLine="3"/>
        <w:rPr>
          <w:del w:id="1652" w:author="Sulabh Sharma" w:date="2017-11-19T18:03:00Z"/>
        </w:rPr>
      </w:pPr>
      <w:del w:id="1653" w:author="Sulabh Sharma" w:date="2017-11-19T18:03:00Z">
        <w:r>
          <w:rPr>
            <w:noProof/>
          </w:rPr>
          <w:drawing>
            <wp:inline distT="0" distB="0" distL="0" distR="0" wp14:anchorId="556FC5A8" wp14:editId="3BFE9F24">
              <wp:extent cx="4019550" cy="2457450"/>
              <wp:effectExtent l="0" t="0" r="0" b="0"/>
              <wp:docPr id="456" name="Object 1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del>
    </w:p>
    <w:p w14:paraId="16346FD6" w14:textId="77777777" w:rsidR="001820FD" w:rsidRDefault="001820FD" w:rsidP="001820FD">
      <w:pPr>
        <w:pStyle w:val="NewNormal"/>
        <w:keepNext/>
        <w:ind w:firstLine="3"/>
        <w:rPr>
          <w:ins w:id="1654" w:author="Sulabh Sharma" w:date="2017-11-19T18:03:00Z"/>
        </w:rPr>
      </w:pPr>
      <w:ins w:id="1655" w:author="Sulabh Sharma" w:date="2017-11-19T18:03:00Z">
        <w:r>
          <w:rPr>
            <w:rFonts w:ascii="Calibri" w:hAnsi="Calibri"/>
            <w:noProof/>
          </w:rPr>
          <w:drawing>
            <wp:inline distT="0" distB="0" distL="0" distR="0" wp14:anchorId="63B93C84" wp14:editId="545372A9">
              <wp:extent cx="4019550" cy="2457450"/>
              <wp:effectExtent l="0" t="0" r="0" b="0"/>
              <wp:docPr id="18" name="Object 1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ins>
    </w:p>
    <w:p w14:paraId="74B31BD0" w14:textId="77777777" w:rsidR="001820FD" w:rsidRPr="005819E7" w:rsidRDefault="001820FD" w:rsidP="001820FD">
      <w:pPr>
        <w:rPr>
          <w:b/>
          <w:bCs/>
          <w:sz w:val="20"/>
          <w:szCs w:val="20"/>
        </w:rPr>
      </w:pPr>
      <w:bookmarkStart w:id="1656" w:name="_Toc497836840"/>
      <w:r w:rsidRPr="005819E7">
        <w:rPr>
          <w:b/>
          <w:bCs/>
          <w:sz w:val="20"/>
          <w:szCs w:val="20"/>
        </w:rPr>
        <w:t xml:space="preserve">Figure </w:t>
      </w:r>
      <w:r w:rsidRPr="005819E7">
        <w:rPr>
          <w:b/>
          <w:bCs/>
          <w:sz w:val="20"/>
          <w:szCs w:val="20"/>
        </w:rPr>
        <w:fldChar w:fldCharType="begin"/>
      </w:r>
      <w:r w:rsidRPr="005819E7">
        <w:rPr>
          <w:b/>
          <w:bCs/>
          <w:sz w:val="20"/>
          <w:szCs w:val="20"/>
        </w:rPr>
        <w:instrText xml:space="preserve"> SEQ Figure \* ARABIC </w:instrText>
      </w:r>
      <w:r w:rsidRPr="005819E7">
        <w:rPr>
          <w:b/>
          <w:bCs/>
          <w:sz w:val="20"/>
          <w:szCs w:val="20"/>
        </w:rPr>
        <w:fldChar w:fldCharType="separate"/>
      </w:r>
      <w:r>
        <w:rPr>
          <w:b/>
          <w:bCs/>
          <w:noProof/>
          <w:sz w:val="20"/>
          <w:szCs w:val="20"/>
        </w:rPr>
        <w:t>8</w:t>
      </w:r>
      <w:r w:rsidRPr="005819E7">
        <w:rPr>
          <w:b/>
          <w:bCs/>
          <w:sz w:val="20"/>
          <w:szCs w:val="20"/>
        </w:rPr>
        <w:fldChar w:fldCharType="end"/>
      </w:r>
      <w:r>
        <w:rPr>
          <w:b/>
          <w:bCs/>
          <w:sz w:val="20"/>
          <w:szCs w:val="20"/>
        </w:rPr>
        <w:t>.</w:t>
      </w:r>
      <w:r w:rsidRPr="005819E7">
        <w:rPr>
          <w:b/>
          <w:bCs/>
          <w:sz w:val="20"/>
          <w:szCs w:val="20"/>
        </w:rPr>
        <w:t xml:space="preserve"> The figure shows the variation of peak throughput percentage over the whole day.</w:t>
      </w:r>
      <w:bookmarkEnd w:id="1656"/>
    </w:p>
    <w:p w14:paraId="163EE7D0" w14:textId="77777777" w:rsidR="001820FD" w:rsidRPr="00466C2F" w:rsidRDefault="001820FD" w:rsidP="001820FD">
      <w:pPr>
        <w:pStyle w:val="Heading2"/>
        <w:jc w:val="both"/>
      </w:pPr>
      <w:bookmarkStart w:id="1657" w:name="_Toc497934430"/>
      <w:r w:rsidRPr="00466C2F">
        <w:t>Energy Saving schemes</w:t>
      </w:r>
      <w:bookmarkEnd w:id="1657"/>
    </w:p>
    <w:p w14:paraId="064FC3C0" w14:textId="322BEB24" w:rsidR="001820FD" w:rsidRPr="00FB7F25" w:rsidRDefault="001820FD" w:rsidP="001820FD">
      <w:pPr>
        <w:jc w:val="both"/>
        <w:rPr>
          <w:rFonts w:ascii="Times New Roman" w:hAnsi="Times New Roman"/>
          <w:sz w:val="24"/>
          <w:szCs w:val="24"/>
        </w:rPr>
      </w:pPr>
      <w:r w:rsidRPr="00FB7F25">
        <w:rPr>
          <w:rFonts w:ascii="Times New Roman" w:hAnsi="Times New Roman"/>
          <w:sz w:val="24"/>
          <w:szCs w:val="24"/>
        </w:rPr>
        <w:t>We wil</w:t>
      </w:r>
      <w:r w:rsidR="00FF0F68">
        <w:rPr>
          <w:rFonts w:ascii="Times New Roman" w:hAnsi="Times New Roman"/>
          <w:sz w:val="24"/>
          <w:szCs w:val="24"/>
        </w:rPr>
        <w:t>l consider the following energy</w:t>
      </w:r>
      <w:del w:id="1658" w:author="Sulabh Sharma" w:date="2017-11-19T18:03:00Z">
        <w:r w:rsidR="000634CA" w:rsidRPr="00FB7F25">
          <w:rPr>
            <w:rFonts w:ascii="Times New Roman" w:hAnsi="Times New Roman"/>
            <w:sz w:val="24"/>
            <w:szCs w:val="24"/>
          </w:rPr>
          <w:delText xml:space="preserve"> </w:delText>
        </w:r>
      </w:del>
      <w:commentRangeStart w:id="1659"/>
      <w:ins w:id="1660" w:author="Sulabh Sharma" w:date="2017-11-19T18:03:00Z">
        <w:r w:rsidR="00FF0F68">
          <w:rPr>
            <w:rFonts w:ascii="Times New Roman" w:hAnsi="Times New Roman"/>
            <w:sz w:val="24"/>
            <w:szCs w:val="24"/>
          </w:rPr>
          <w:t>-</w:t>
        </w:r>
        <w:commentRangeEnd w:id="1659"/>
        <w:r w:rsidR="00FF0F68">
          <w:rPr>
            <w:rStyle w:val="CommentReference"/>
          </w:rPr>
          <w:commentReference w:id="1659"/>
        </w:r>
      </w:ins>
      <w:r w:rsidRPr="00FB7F25">
        <w:rPr>
          <w:rFonts w:ascii="Times New Roman" w:hAnsi="Times New Roman"/>
          <w:sz w:val="24"/>
          <w:szCs w:val="24"/>
        </w:rPr>
        <w:t xml:space="preserve">saving schemes in our deployment of macro and micro nodes. These energy schemes are supposed to be implemented in future mobile networks on a large scale. </w:t>
      </w:r>
    </w:p>
    <w:p w14:paraId="3D153E2B" w14:textId="77777777" w:rsidR="001820FD" w:rsidRPr="00EB7ED0" w:rsidRDefault="001820FD" w:rsidP="001820FD">
      <w:pPr>
        <w:pStyle w:val="Heading3"/>
        <w:rPr>
          <w:rStyle w:val="Heading2Char"/>
          <w:rFonts w:ascii="Times New Roman" w:hAnsi="Times New Roman"/>
          <w:rPrChange w:id="1661" w:author="Sulabh Sharma" w:date="2017-11-19T18:03:00Z">
            <w:rPr>
              <w:rStyle w:val="Heading2Char"/>
              <w:rFonts w:ascii="Times New Roman" w:hAnsi="Times New Roman"/>
              <w:color w:val="243F60"/>
              <w:sz w:val="24"/>
            </w:rPr>
          </w:rPrChange>
        </w:rPr>
      </w:pPr>
      <w:bookmarkStart w:id="1662" w:name="_Toc497934431"/>
      <w:r w:rsidRPr="00EB7ED0">
        <w:rPr>
          <w:rStyle w:val="Heading2Char"/>
          <w:rFonts w:ascii="Times New Roman" w:hAnsi="Times New Roman"/>
          <w:rPrChange w:id="1663" w:author="Sulabh Sharma" w:date="2017-11-19T18:03:00Z">
            <w:rPr>
              <w:rStyle w:val="Heading2Char"/>
              <w:rFonts w:ascii="Times New Roman" w:hAnsi="Times New Roman"/>
              <w:color w:val="243F60"/>
              <w:sz w:val="24"/>
            </w:rPr>
          </w:rPrChange>
        </w:rPr>
        <w:t xml:space="preserve">Lean </w:t>
      </w:r>
      <w:r w:rsidRPr="00FB7F25">
        <w:rPr>
          <w:rStyle w:val="Heading2Char"/>
          <w:rPrChange w:id="1664" w:author="Sulabh Sharma" w:date="2017-11-19T18:03:00Z">
            <w:rPr>
              <w:rStyle w:val="Heading2Char"/>
              <w:color w:val="243F60"/>
              <w:sz w:val="24"/>
            </w:rPr>
          </w:rPrChange>
        </w:rPr>
        <w:t>Carrier</w:t>
      </w:r>
      <w:bookmarkEnd w:id="1662"/>
    </w:p>
    <w:p w14:paraId="3C52295C" w14:textId="20CCDC02" w:rsidR="00404743" w:rsidRDefault="00404743" w:rsidP="001820FD">
      <w:pPr>
        <w:jc w:val="both"/>
        <w:rPr>
          <w:rFonts w:ascii="Times New Roman" w:hAnsi="Times New Roman"/>
          <w:sz w:val="24"/>
          <w:szCs w:val="24"/>
        </w:rPr>
      </w:pPr>
      <w:r w:rsidRPr="00404743">
        <w:rPr>
          <w:rFonts w:ascii="Times New Roman" w:hAnsi="Times New Roman"/>
          <w:sz w:val="24"/>
          <w:szCs w:val="24"/>
        </w:rPr>
        <w:t xml:space="preserve">The Lean carrier </w:t>
      </w:r>
      <w:del w:id="1665" w:author="Sulabh Sharma" w:date="2017-11-19T18:03:00Z">
        <w:r w:rsidR="0057591E" w:rsidRPr="00FB7F25">
          <w:rPr>
            <w:rFonts w:ascii="Times New Roman" w:hAnsi="Times New Roman"/>
            <w:sz w:val="24"/>
            <w:szCs w:val="24"/>
          </w:rPr>
          <w:delText>makes</w:delText>
        </w:r>
      </w:del>
      <w:ins w:id="1666" w:author="Sulabh Sharma" w:date="2017-11-19T18:03:00Z">
        <w:r w:rsidRPr="00404743">
          <w:rPr>
            <w:rFonts w:ascii="Times New Roman" w:hAnsi="Times New Roman"/>
            <w:sz w:val="24"/>
            <w:szCs w:val="24"/>
          </w:rPr>
          <w:t>make</w:t>
        </w:r>
      </w:ins>
      <w:r w:rsidRPr="00404743">
        <w:rPr>
          <w:rFonts w:ascii="Times New Roman" w:hAnsi="Times New Roman"/>
          <w:sz w:val="24"/>
          <w:szCs w:val="24"/>
        </w:rPr>
        <w:t xml:space="preserve"> use </w:t>
      </w:r>
      <w:del w:id="1667" w:author="Sulabh Sharma" w:date="2017-11-19T18:03:00Z">
        <w:r w:rsidR="0057591E" w:rsidRPr="00FB7F25">
          <w:rPr>
            <w:rFonts w:ascii="Times New Roman" w:hAnsi="Times New Roman"/>
            <w:sz w:val="24"/>
            <w:szCs w:val="24"/>
          </w:rPr>
          <w:delText xml:space="preserve">of </w:delText>
        </w:r>
      </w:del>
      <w:r w:rsidRPr="00404743">
        <w:rPr>
          <w:rFonts w:ascii="Times New Roman" w:hAnsi="Times New Roman"/>
          <w:sz w:val="24"/>
          <w:szCs w:val="24"/>
        </w:rPr>
        <w:t xml:space="preserve">the sleep modes and switching off the cell </w:t>
      </w:r>
      <w:del w:id="1668" w:author="Sulabh Sharma" w:date="2017-11-19T18:03:00Z">
        <w:r w:rsidR="0057591E" w:rsidRPr="00FB7F25">
          <w:rPr>
            <w:rFonts w:ascii="Times New Roman" w:hAnsi="Times New Roman"/>
            <w:sz w:val="24"/>
            <w:szCs w:val="24"/>
          </w:rPr>
          <w:delText>whenever</w:delText>
        </w:r>
      </w:del>
      <w:ins w:id="1669" w:author="Sulabh Sharma" w:date="2017-11-19T18:03:00Z">
        <w:r w:rsidRPr="00404743">
          <w:rPr>
            <w:rFonts w:ascii="Times New Roman" w:hAnsi="Times New Roman"/>
            <w:sz w:val="24"/>
            <w:szCs w:val="24"/>
          </w:rPr>
          <w:t>when</w:t>
        </w:r>
      </w:ins>
      <w:r w:rsidRPr="00404743">
        <w:rPr>
          <w:rFonts w:ascii="Times New Roman" w:hAnsi="Times New Roman"/>
          <w:sz w:val="24"/>
          <w:szCs w:val="24"/>
        </w:rPr>
        <w:t xml:space="preserve"> there is no transmission of data. It </w:t>
      </w:r>
      <w:del w:id="1670" w:author="Sulabh Sharma" w:date="2017-11-19T18:03:00Z">
        <w:r w:rsidR="0057591E" w:rsidRPr="00FB7F25">
          <w:rPr>
            <w:rFonts w:ascii="Times New Roman" w:hAnsi="Times New Roman"/>
            <w:sz w:val="24"/>
            <w:szCs w:val="24"/>
          </w:rPr>
          <w:delText>makes</w:delText>
        </w:r>
      </w:del>
      <w:ins w:id="1671" w:author="Sulabh Sharma" w:date="2017-11-19T18:03:00Z">
        <w:r w:rsidRPr="00404743">
          <w:rPr>
            <w:rFonts w:ascii="Times New Roman" w:hAnsi="Times New Roman"/>
            <w:sz w:val="24"/>
            <w:szCs w:val="24"/>
          </w:rPr>
          <w:t>make</w:t>
        </w:r>
      </w:ins>
      <w:r w:rsidRPr="00404743">
        <w:rPr>
          <w:rFonts w:ascii="Times New Roman" w:hAnsi="Times New Roman"/>
          <w:sz w:val="24"/>
          <w:szCs w:val="24"/>
        </w:rPr>
        <w:t xml:space="preserve"> use of different features like transmitting the signal only when</w:t>
      </w:r>
      <w:del w:id="1672" w:author="Sulabh Sharma" w:date="2017-11-19T18:03:00Z">
        <w:r w:rsidR="0057591E" w:rsidRPr="00FB7F25">
          <w:rPr>
            <w:rFonts w:ascii="Times New Roman" w:hAnsi="Times New Roman"/>
            <w:sz w:val="24"/>
            <w:szCs w:val="24"/>
          </w:rPr>
          <w:delText xml:space="preserve"> it is</w:delText>
        </w:r>
      </w:del>
      <w:r w:rsidRPr="00404743">
        <w:rPr>
          <w:rFonts w:ascii="Times New Roman" w:hAnsi="Times New Roman"/>
          <w:sz w:val="24"/>
          <w:szCs w:val="24"/>
        </w:rPr>
        <w:t xml:space="preserve"> required, transmitting faster with higher modulation scheme, effectively utilizing the carrier aggregation to have large </w:t>
      </w:r>
      <w:r w:rsidRPr="00404743">
        <w:rPr>
          <w:rFonts w:ascii="Times New Roman" w:hAnsi="Times New Roman"/>
          <w:sz w:val="24"/>
          <w:szCs w:val="24"/>
        </w:rPr>
        <w:lastRenderedPageBreak/>
        <w:t>spectrum and making use of beam forming antennas. These features reduce extraneous signaling and interference.</w:t>
      </w:r>
    </w:p>
    <w:p w14:paraId="34C7ACC4" w14:textId="2E3EDA87" w:rsidR="001820FD" w:rsidRPr="00FB7F25" w:rsidRDefault="001820FD" w:rsidP="001820FD">
      <w:pPr>
        <w:jc w:val="both"/>
        <w:rPr>
          <w:rFonts w:ascii="Times New Roman" w:hAnsi="Times New Roman"/>
          <w:sz w:val="24"/>
          <w:szCs w:val="24"/>
        </w:rPr>
      </w:pPr>
      <w:r w:rsidRPr="00FB7F25">
        <w:rPr>
          <w:rFonts w:ascii="Times New Roman" w:hAnsi="Times New Roman"/>
          <w:sz w:val="24"/>
          <w:szCs w:val="24"/>
        </w:rPr>
        <w:t>Minimizing the overhead cell specific reference signaling and using the spectrum flexibility it reduces energy consumption. With lean carrier design, it is possible to achieve fraction of sleep at no load condition to 100%. More details about lean carrier can be found in</w:t>
      </w:r>
      <w:sdt>
        <w:sdtPr>
          <w:rPr>
            <w:rFonts w:ascii="Times New Roman" w:hAnsi="Times New Roman"/>
            <w:sz w:val="24"/>
            <w:szCs w:val="24"/>
          </w:rPr>
          <w:id w:val="2131352567"/>
          <w:citation/>
        </w:sdtPr>
        <w:sdtContent>
          <w:r w:rsidRPr="00FB7F25">
            <w:rPr>
              <w:rFonts w:ascii="Times New Roman" w:hAnsi="Times New Roman"/>
              <w:sz w:val="24"/>
              <w:szCs w:val="24"/>
            </w:rPr>
            <w:fldChar w:fldCharType="begin"/>
          </w:r>
          <w:r w:rsidRPr="00FB7F25">
            <w:rPr>
              <w:rFonts w:ascii="Times New Roman" w:hAnsi="Times New Roman"/>
              <w:sz w:val="24"/>
              <w:szCs w:val="24"/>
            </w:rPr>
            <w:instrText xml:space="preserve">CITATION 5Genergyperformance \l 1053 </w:instrText>
          </w:r>
          <w:r w:rsidRPr="00FB7F25">
            <w:rPr>
              <w:rFonts w:ascii="Times New Roman" w:hAnsi="Times New Roman"/>
              <w:sz w:val="24"/>
              <w:szCs w:val="24"/>
            </w:rPr>
            <w:fldChar w:fldCharType="separate"/>
          </w:r>
          <w:r w:rsidRPr="00FB7F25">
            <w:rPr>
              <w:rFonts w:ascii="Times New Roman" w:hAnsi="Times New Roman"/>
              <w:sz w:val="24"/>
              <w:szCs w:val="24"/>
            </w:rPr>
            <w:t xml:space="preserve"> [16]</w:t>
          </w:r>
          <w:r w:rsidRPr="00FB7F25">
            <w:rPr>
              <w:rFonts w:ascii="Times New Roman" w:hAnsi="Times New Roman"/>
              <w:sz w:val="24"/>
              <w:szCs w:val="24"/>
            </w:rPr>
            <w:fldChar w:fldCharType="end"/>
          </w:r>
        </w:sdtContent>
      </w:sdt>
      <w:r w:rsidRPr="00FB7F25">
        <w:rPr>
          <w:rFonts w:ascii="Times New Roman" w:hAnsi="Times New Roman"/>
          <w:sz w:val="24"/>
          <w:szCs w:val="24"/>
        </w:rPr>
        <w:t>.</w:t>
      </w:r>
      <w:r w:rsidR="000A5AFB">
        <w:rPr>
          <w:rStyle w:val="CommentReference"/>
        </w:rPr>
        <w:commentReference w:id="1673"/>
      </w:r>
    </w:p>
    <w:p w14:paraId="6B3B9BDD" w14:textId="77777777" w:rsidR="001820FD" w:rsidRPr="00EB7ED0" w:rsidRDefault="001820FD" w:rsidP="001820FD">
      <w:pPr>
        <w:pStyle w:val="Heading3"/>
        <w:rPr>
          <w:rStyle w:val="Heading2Char"/>
          <w:rFonts w:ascii="Times New Roman" w:hAnsi="Times New Roman"/>
          <w:rPrChange w:id="1674" w:author="Sulabh Sharma" w:date="2017-11-19T18:03:00Z">
            <w:rPr>
              <w:rStyle w:val="Heading2Char"/>
              <w:rFonts w:ascii="Times New Roman" w:hAnsi="Times New Roman"/>
              <w:color w:val="243F60"/>
              <w:sz w:val="24"/>
            </w:rPr>
          </w:rPrChange>
        </w:rPr>
      </w:pPr>
      <w:bookmarkStart w:id="1675" w:name="_Toc497934432"/>
      <w:r w:rsidRPr="00EB7ED0">
        <w:rPr>
          <w:rStyle w:val="Heading2Char"/>
          <w:rFonts w:ascii="Times New Roman" w:hAnsi="Times New Roman"/>
          <w:rPrChange w:id="1676" w:author="Sulabh Sharma" w:date="2017-11-19T18:03:00Z">
            <w:rPr>
              <w:rStyle w:val="Heading2Char"/>
              <w:rFonts w:ascii="Times New Roman" w:hAnsi="Times New Roman"/>
              <w:color w:val="243F60"/>
              <w:sz w:val="24"/>
            </w:rPr>
          </w:rPrChange>
        </w:rPr>
        <w:t>Micro TX sleep</w:t>
      </w:r>
      <w:bookmarkEnd w:id="1675"/>
    </w:p>
    <w:p w14:paraId="68D7641F" w14:textId="77777777" w:rsidR="001820FD" w:rsidRPr="00FB7F25" w:rsidRDefault="001820FD" w:rsidP="001820FD">
      <w:pPr>
        <w:jc w:val="both"/>
        <w:rPr>
          <w:rFonts w:ascii="Times New Roman" w:hAnsi="Times New Roman"/>
          <w:sz w:val="24"/>
          <w:szCs w:val="24"/>
        </w:rPr>
      </w:pPr>
      <w:r w:rsidRPr="00FB7F25">
        <w:rPr>
          <w:rFonts w:ascii="Times New Roman" w:hAnsi="Times New Roman"/>
          <w:sz w:val="24"/>
          <w:szCs w:val="24"/>
        </w:rPr>
        <w:t>The radio’s RRU component does not transmit all the time. There are time slots when the radio can be put to sleep mode depending upon the traffic handled and the scheduled transmission. When this point comes then the biasing of the final stage amplifiers is turned off, which can be achieved by sending a strobe signal based on the information of the data that the DU needs to send. This information is sent in a message that gives the symbols which will be sent over the radio during the transmission time interval.</w:t>
      </w:r>
      <w:sdt>
        <w:sdtPr>
          <w:rPr>
            <w:rFonts w:ascii="Times New Roman" w:hAnsi="Times New Roman"/>
            <w:sz w:val="24"/>
            <w:szCs w:val="24"/>
          </w:rPr>
          <w:id w:val="1013343917"/>
          <w:citation/>
        </w:sdtPr>
        <w:sdtContent>
          <w:r w:rsidRPr="00FB7F25">
            <w:rPr>
              <w:rFonts w:ascii="Times New Roman" w:hAnsi="Times New Roman"/>
              <w:sz w:val="24"/>
              <w:szCs w:val="24"/>
            </w:rPr>
            <w:fldChar w:fldCharType="begin"/>
          </w:r>
          <w:r w:rsidRPr="00FB7F25">
            <w:rPr>
              <w:rFonts w:ascii="Times New Roman" w:hAnsi="Times New Roman"/>
              <w:sz w:val="24"/>
              <w:szCs w:val="24"/>
            </w:rPr>
            <w:instrText xml:space="preserve"> CITATION Kas16 \l 1053 </w:instrText>
          </w:r>
          <w:r w:rsidRPr="00FB7F25">
            <w:rPr>
              <w:rFonts w:ascii="Times New Roman" w:hAnsi="Times New Roman"/>
              <w:sz w:val="24"/>
              <w:szCs w:val="24"/>
            </w:rPr>
            <w:fldChar w:fldCharType="separate"/>
          </w:r>
          <w:r w:rsidRPr="00FB7F25">
            <w:rPr>
              <w:rFonts w:ascii="Times New Roman" w:hAnsi="Times New Roman"/>
              <w:sz w:val="24"/>
              <w:szCs w:val="24"/>
            </w:rPr>
            <w:t xml:space="preserve"> [17]</w:t>
          </w:r>
          <w:r w:rsidRPr="00FB7F25">
            <w:rPr>
              <w:rFonts w:ascii="Times New Roman" w:hAnsi="Times New Roman"/>
              <w:sz w:val="24"/>
              <w:szCs w:val="24"/>
            </w:rPr>
            <w:fldChar w:fldCharType="end"/>
          </w:r>
        </w:sdtContent>
      </w:sdt>
    </w:p>
    <w:p w14:paraId="2A28D666" w14:textId="77777777" w:rsidR="001820FD" w:rsidRPr="00FB7F25" w:rsidRDefault="001820FD" w:rsidP="001820FD">
      <w:pPr>
        <w:jc w:val="both"/>
        <w:rPr>
          <w:rFonts w:ascii="Times New Roman" w:hAnsi="Times New Roman"/>
          <w:sz w:val="24"/>
          <w:szCs w:val="24"/>
        </w:rPr>
      </w:pPr>
      <w:r w:rsidRPr="00FB7F25">
        <w:rPr>
          <w:rFonts w:ascii="Times New Roman" w:hAnsi="Times New Roman"/>
          <w:sz w:val="24"/>
          <w:szCs w:val="24"/>
        </w:rPr>
        <w:t xml:space="preserve">An LTE RRU transmits 140 OFDM symbols per radio frame consisting of cell-specific radio signal (CSRS) and physical downlink control channel (PDCCH).  Assuming a </w:t>
      </w:r>
      <w:proofErr w:type="gramStart"/>
      <w:r w:rsidRPr="00FB7F25">
        <w:rPr>
          <w:rFonts w:ascii="Times New Roman" w:hAnsi="Times New Roman"/>
          <w:sz w:val="24"/>
          <w:szCs w:val="24"/>
        </w:rPr>
        <w:t>no load</w:t>
      </w:r>
      <w:proofErr w:type="gramEnd"/>
      <w:r w:rsidRPr="00FB7F25">
        <w:rPr>
          <w:rFonts w:ascii="Times New Roman" w:hAnsi="Times New Roman"/>
          <w:sz w:val="24"/>
          <w:szCs w:val="24"/>
        </w:rPr>
        <w:t xml:space="preserve"> situation when there is no scheduled users out of 140 OFDM symbols power amplifier could be put in sleep mode for 73 of them with 37 wake up events, this equals to 4.1 </w:t>
      </w:r>
      <w:proofErr w:type="spellStart"/>
      <w:r w:rsidRPr="00FB7F25">
        <w:rPr>
          <w:rFonts w:ascii="Times New Roman" w:hAnsi="Times New Roman"/>
          <w:sz w:val="24"/>
          <w:szCs w:val="24"/>
        </w:rPr>
        <w:t>ms</w:t>
      </w:r>
      <w:proofErr w:type="spellEnd"/>
      <w:r w:rsidRPr="00FB7F25">
        <w:rPr>
          <w:rFonts w:ascii="Times New Roman" w:hAnsi="Times New Roman"/>
          <w:sz w:val="24"/>
          <w:szCs w:val="24"/>
        </w:rPr>
        <w:t xml:space="preserve"> of sleep time during each radio frame or 41% of time. </w:t>
      </w:r>
    </w:p>
    <w:p w14:paraId="7BB5D86C" w14:textId="77777777" w:rsidR="001820FD" w:rsidRDefault="001820FD" w:rsidP="001820FD">
      <w:pPr>
        <w:pStyle w:val="Heading3"/>
        <w:rPr>
          <w:rFonts w:ascii="Times New Roman" w:hAnsi="Times New Roman"/>
        </w:rPr>
      </w:pPr>
      <w:bookmarkStart w:id="1677" w:name="_Toc497934433"/>
      <w:r w:rsidRPr="00466C2F">
        <w:rPr>
          <w:rStyle w:val="Heading2Char"/>
          <w:rPrChange w:id="1678" w:author="Sulabh Sharma" w:date="2017-11-19T18:03:00Z">
            <w:rPr>
              <w:rStyle w:val="Heading2Char"/>
              <w:sz w:val="24"/>
            </w:rPr>
          </w:rPrChange>
        </w:rPr>
        <w:t>MBSFN</w:t>
      </w:r>
      <w:bookmarkEnd w:id="1677"/>
    </w:p>
    <w:p w14:paraId="0A3CB17B" w14:textId="77777777" w:rsidR="001820FD" w:rsidRPr="00EB7ED0" w:rsidRDefault="001820FD" w:rsidP="001820FD">
      <w:pPr>
        <w:jc w:val="both"/>
        <w:rPr>
          <w:rFonts w:ascii="Times New Roman" w:hAnsi="Times New Roman"/>
          <w:sz w:val="24"/>
          <w:szCs w:val="24"/>
        </w:rPr>
      </w:pPr>
      <w:r w:rsidRPr="00EB7ED0">
        <w:rPr>
          <w:rFonts w:ascii="Times New Roman" w:hAnsi="Times New Roman"/>
          <w:sz w:val="24"/>
          <w:szCs w:val="24"/>
        </w:rPr>
        <w:t>In a LTE radio frame six out of ten sub-frames can be Multicast and Broadcast Single-Frequency Network (MBSFN) for FDD system</w:t>
      </w:r>
      <w:sdt>
        <w:sdtPr>
          <w:rPr>
            <w:rFonts w:ascii="Times New Roman" w:hAnsi="Times New Roman"/>
            <w:sz w:val="24"/>
            <w:szCs w:val="24"/>
          </w:rPr>
          <w:id w:val="1059360273"/>
          <w:citation/>
        </w:sdtPr>
        <w:sdtContent>
          <w:r w:rsidRPr="00EB7ED0">
            <w:rPr>
              <w:rFonts w:ascii="Times New Roman" w:hAnsi="Times New Roman"/>
              <w:sz w:val="24"/>
              <w:szCs w:val="24"/>
            </w:rPr>
            <w:fldChar w:fldCharType="begin"/>
          </w:r>
          <w:r w:rsidRPr="00EB7ED0">
            <w:rPr>
              <w:rFonts w:ascii="Times New Roman" w:hAnsi="Times New Roman"/>
              <w:sz w:val="24"/>
              <w:szCs w:val="24"/>
            </w:rPr>
            <w:instrText xml:space="preserve"> CITATION migliorini-stea-2013-power-aware-allocation-of-mbsfn-subframes-using-discontinuous-cell-transmission-in-lte-systems \l 1053 </w:instrText>
          </w:r>
          <w:r w:rsidRPr="00EB7ED0">
            <w:rPr>
              <w:rFonts w:ascii="Times New Roman" w:hAnsi="Times New Roman"/>
              <w:sz w:val="24"/>
              <w:szCs w:val="24"/>
            </w:rPr>
            <w:fldChar w:fldCharType="separate"/>
          </w:r>
          <w:r w:rsidRPr="00EB7ED0">
            <w:rPr>
              <w:rFonts w:ascii="Times New Roman" w:hAnsi="Times New Roman"/>
              <w:noProof/>
              <w:sz w:val="24"/>
              <w:szCs w:val="24"/>
            </w:rPr>
            <w:t xml:space="preserve"> [18]</w:t>
          </w:r>
          <w:r w:rsidRPr="00EB7ED0">
            <w:rPr>
              <w:rFonts w:ascii="Times New Roman" w:hAnsi="Times New Roman"/>
              <w:sz w:val="24"/>
              <w:szCs w:val="24"/>
            </w:rPr>
            <w:fldChar w:fldCharType="end"/>
          </w:r>
        </w:sdtContent>
      </w:sdt>
      <w:r w:rsidRPr="00EB7ED0">
        <w:rPr>
          <w:rFonts w:ascii="Times New Roman" w:hAnsi="Times New Roman"/>
          <w:sz w:val="24"/>
          <w:szCs w:val="24"/>
        </w:rPr>
        <w:t xml:space="preserve">. The MBSFN sub-frames are used to predict the future traffic load for a base station. Using these MBSFN a base station could calculate the load it needs to handle in subsequent frames and the resources required to cater to the traffic. This load prediction is made based on the previously served load information exchanged between the base stations over X2 interface. This load prediction is used to turn off the idle resources and setup the switch off intervals. Moreover, the MBSFN sub-frames have less number of reference </w:t>
      </w:r>
      <w:r w:rsidRPr="00EB7ED0">
        <w:rPr>
          <w:rFonts w:ascii="Times New Roman" w:hAnsi="Times New Roman"/>
          <w:sz w:val="24"/>
          <w:szCs w:val="24"/>
        </w:rPr>
        <w:lastRenderedPageBreak/>
        <w:t>signals than normal sub-frame, which gives an opportunity to turn off these sub-frames when there is no data available.</w:t>
      </w:r>
      <w:sdt>
        <w:sdtPr>
          <w:rPr>
            <w:rFonts w:ascii="Times New Roman" w:hAnsi="Times New Roman"/>
            <w:sz w:val="24"/>
            <w:szCs w:val="24"/>
          </w:rPr>
          <w:id w:val="2041010623"/>
          <w:citation/>
        </w:sdtPr>
        <w:sdtContent>
          <w:r w:rsidRPr="00EB7ED0">
            <w:rPr>
              <w:rFonts w:ascii="Times New Roman" w:hAnsi="Times New Roman"/>
              <w:sz w:val="24"/>
              <w:szCs w:val="24"/>
            </w:rPr>
            <w:fldChar w:fldCharType="begin"/>
          </w:r>
          <w:r w:rsidRPr="00EB7ED0">
            <w:rPr>
              <w:rFonts w:ascii="Times New Roman" w:hAnsi="Times New Roman"/>
              <w:sz w:val="24"/>
              <w:szCs w:val="24"/>
            </w:rPr>
            <w:instrText xml:space="preserve"> CITATION kanwal-safdar-2017-energy-management-in-lte-networks \l 1053 </w:instrText>
          </w:r>
          <w:r w:rsidRPr="00EB7ED0">
            <w:rPr>
              <w:rFonts w:ascii="Times New Roman" w:hAnsi="Times New Roman"/>
              <w:sz w:val="24"/>
              <w:szCs w:val="24"/>
            </w:rPr>
            <w:fldChar w:fldCharType="separate"/>
          </w:r>
          <w:r w:rsidRPr="00EB7ED0">
            <w:rPr>
              <w:rFonts w:ascii="Times New Roman" w:hAnsi="Times New Roman"/>
              <w:noProof/>
              <w:sz w:val="24"/>
              <w:szCs w:val="24"/>
            </w:rPr>
            <w:t xml:space="preserve"> [19]</w:t>
          </w:r>
          <w:r w:rsidRPr="00EB7ED0">
            <w:rPr>
              <w:rFonts w:ascii="Times New Roman" w:hAnsi="Times New Roman"/>
              <w:sz w:val="24"/>
              <w:szCs w:val="24"/>
            </w:rPr>
            <w:fldChar w:fldCharType="end"/>
          </w:r>
        </w:sdtContent>
      </w:sdt>
      <w:r w:rsidRPr="00EB7ED0">
        <w:rPr>
          <w:rFonts w:ascii="Times New Roman" w:hAnsi="Times New Roman"/>
          <w:sz w:val="24"/>
          <w:szCs w:val="24"/>
        </w:rPr>
        <w:t xml:space="preserve"> </w:t>
      </w:r>
    </w:p>
    <w:p w14:paraId="5571741B" w14:textId="77777777" w:rsidR="001820FD" w:rsidRPr="00EB7ED0" w:rsidRDefault="001820FD" w:rsidP="001820FD">
      <w:pPr>
        <w:jc w:val="both"/>
        <w:rPr>
          <w:rFonts w:ascii="Times New Roman" w:hAnsi="Times New Roman"/>
          <w:sz w:val="24"/>
          <w:szCs w:val="24"/>
        </w:rPr>
      </w:pPr>
      <w:r w:rsidRPr="00EB7ED0">
        <w:rPr>
          <w:rFonts w:ascii="Times New Roman" w:hAnsi="Times New Roman"/>
          <w:sz w:val="24"/>
          <w:szCs w:val="24"/>
        </w:rPr>
        <w:t xml:space="preserve">Using MBSFN scheme in no load condition we get 91 OFDM symbols with 19 wake up events per radio frame. Which gives a window of 5.9 </w:t>
      </w:r>
      <w:proofErr w:type="spellStart"/>
      <w:r w:rsidRPr="00EB7ED0">
        <w:rPr>
          <w:rFonts w:ascii="Times New Roman" w:hAnsi="Times New Roman"/>
          <w:sz w:val="24"/>
          <w:szCs w:val="24"/>
        </w:rPr>
        <w:t>ms</w:t>
      </w:r>
      <w:proofErr w:type="spellEnd"/>
      <w:r w:rsidRPr="00EB7ED0">
        <w:rPr>
          <w:rFonts w:ascii="Times New Roman" w:hAnsi="Times New Roman"/>
          <w:sz w:val="24"/>
          <w:szCs w:val="24"/>
        </w:rPr>
        <w:t xml:space="preserve"> or 59% with sleep mode enabled.</w:t>
      </w:r>
    </w:p>
    <w:p w14:paraId="7C800107" w14:textId="77777777" w:rsidR="001820FD" w:rsidRPr="00EB7ED0" w:rsidRDefault="001820FD" w:rsidP="001820FD">
      <w:pPr>
        <w:jc w:val="both"/>
        <w:rPr>
          <w:rFonts w:ascii="Times New Roman" w:hAnsi="Times New Roman"/>
          <w:sz w:val="24"/>
          <w:szCs w:val="24"/>
        </w:rPr>
      </w:pPr>
      <w:r w:rsidRPr="00EB7ED0">
        <w:rPr>
          <w:rFonts w:ascii="Times New Roman" w:hAnsi="Times New Roman"/>
          <w:sz w:val="24"/>
          <w:szCs w:val="24"/>
        </w:rPr>
        <w:fldChar w:fldCharType="begin"/>
      </w:r>
      <w:r w:rsidRPr="00EB7ED0">
        <w:rPr>
          <w:rFonts w:ascii="Times New Roman" w:hAnsi="Times New Roman"/>
          <w:sz w:val="24"/>
          <w:szCs w:val="24"/>
        </w:rPr>
        <w:instrText xml:space="preserve"> REF _Ref497834573 \h  \* MERGEFORMAT </w:instrText>
      </w:r>
      <w:r w:rsidRPr="00EB7ED0">
        <w:rPr>
          <w:rFonts w:ascii="Times New Roman" w:hAnsi="Times New Roman"/>
          <w:sz w:val="24"/>
          <w:szCs w:val="24"/>
        </w:rPr>
      </w:r>
      <w:r w:rsidRPr="00EB7ED0">
        <w:rPr>
          <w:rFonts w:ascii="Times New Roman" w:hAnsi="Times New Roman"/>
          <w:sz w:val="24"/>
          <w:szCs w:val="24"/>
        </w:rPr>
        <w:fldChar w:fldCharType="separate"/>
      </w:r>
      <w:r>
        <w:t xml:space="preserve">Figure </w:t>
      </w:r>
      <w:r>
        <w:rPr>
          <w:noProof/>
        </w:rPr>
        <w:t>9</w:t>
      </w:r>
      <w:r>
        <w:t xml:space="preserve">. </w:t>
      </w:r>
      <w:r w:rsidRPr="008A5FBA">
        <w:t xml:space="preserve">LTE OFDM radio frame </w:t>
      </w:r>
      <w:proofErr w:type="spellStart"/>
      <w:r w:rsidRPr="008A5FBA">
        <w:t>structure.</w:t>
      </w:r>
      <w:r w:rsidRPr="00EB7ED0">
        <w:rPr>
          <w:rFonts w:ascii="Times New Roman" w:hAnsi="Times New Roman"/>
          <w:sz w:val="24"/>
          <w:szCs w:val="24"/>
        </w:rPr>
        <w:fldChar w:fldCharType="end"/>
      </w:r>
      <w:r w:rsidRPr="00EB7ED0">
        <w:rPr>
          <w:rFonts w:ascii="Times New Roman" w:hAnsi="Times New Roman"/>
          <w:sz w:val="24"/>
          <w:szCs w:val="24"/>
        </w:rPr>
        <w:fldChar w:fldCharType="begin"/>
      </w:r>
      <w:r w:rsidRPr="00EB7ED0">
        <w:rPr>
          <w:rFonts w:ascii="Times New Roman" w:hAnsi="Times New Roman"/>
          <w:sz w:val="24"/>
          <w:szCs w:val="24"/>
        </w:rPr>
        <w:instrText xml:space="preserve"> REF _Ref497834577 \h  \* MERGEFORMAT </w:instrText>
      </w:r>
      <w:r w:rsidRPr="00EB7ED0">
        <w:rPr>
          <w:rFonts w:ascii="Times New Roman" w:hAnsi="Times New Roman"/>
          <w:sz w:val="24"/>
          <w:szCs w:val="24"/>
        </w:rPr>
      </w:r>
      <w:r w:rsidRPr="00EB7ED0">
        <w:rPr>
          <w:rFonts w:ascii="Times New Roman" w:hAnsi="Times New Roman"/>
          <w:sz w:val="24"/>
          <w:szCs w:val="24"/>
        </w:rPr>
        <w:fldChar w:fldCharType="separate"/>
      </w:r>
      <w:r w:rsidRPr="00112F27">
        <w:rPr>
          <w:rFonts w:ascii="Times New Roman" w:hAnsi="Times New Roman"/>
          <w:sz w:val="24"/>
          <w:szCs w:val="24"/>
        </w:rPr>
        <w:t>Figure</w:t>
      </w:r>
      <w:proofErr w:type="spellEnd"/>
      <w:r w:rsidRPr="00112F27">
        <w:rPr>
          <w:rFonts w:ascii="Times New Roman" w:hAnsi="Times New Roman"/>
          <w:sz w:val="24"/>
          <w:szCs w:val="24"/>
        </w:rPr>
        <w:t xml:space="preserve"> </w:t>
      </w:r>
      <w:r w:rsidRPr="00112F27">
        <w:rPr>
          <w:rFonts w:ascii="Times New Roman" w:hAnsi="Times New Roman"/>
          <w:noProof/>
          <w:sz w:val="24"/>
          <w:szCs w:val="24"/>
        </w:rPr>
        <w:t>9</w:t>
      </w:r>
      <w:r w:rsidRPr="00EB7ED0">
        <w:rPr>
          <w:rFonts w:ascii="Times New Roman" w:hAnsi="Times New Roman"/>
          <w:sz w:val="24"/>
          <w:szCs w:val="24"/>
        </w:rPr>
        <w:fldChar w:fldCharType="end"/>
      </w:r>
      <w:r w:rsidRPr="00EB7ED0">
        <w:rPr>
          <w:rFonts w:ascii="Times New Roman" w:hAnsi="Times New Roman"/>
          <w:sz w:val="24"/>
          <w:szCs w:val="24"/>
        </w:rPr>
        <w:t xml:space="preserve"> below shows the LTE OFDM radio frame structure.</w:t>
      </w:r>
    </w:p>
    <w:p w14:paraId="55B465D9" w14:textId="77777777" w:rsidR="001820FD" w:rsidRDefault="001820FD" w:rsidP="001820FD">
      <w:pPr>
        <w:keepNext/>
        <w:jc w:val="both"/>
      </w:pPr>
      <w:r w:rsidRPr="00786F60">
        <w:rPr>
          <w:noProof/>
        </w:rPr>
        <w:drawing>
          <wp:inline distT="0" distB="0" distL="0" distR="0" wp14:anchorId="2062AE04" wp14:editId="04BA8328">
            <wp:extent cx="4991100" cy="24003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91100" cy="2400300"/>
                    </a:xfrm>
                    <a:prstGeom prst="rect">
                      <a:avLst/>
                    </a:prstGeom>
                    <a:noFill/>
                    <a:ln>
                      <a:noFill/>
                    </a:ln>
                  </pic:spPr>
                </pic:pic>
              </a:graphicData>
            </a:graphic>
          </wp:inline>
        </w:drawing>
      </w:r>
    </w:p>
    <w:p w14:paraId="04B41CDD" w14:textId="77777777" w:rsidR="001820FD" w:rsidRPr="00786F60" w:rsidRDefault="001820FD" w:rsidP="001820FD">
      <w:pPr>
        <w:pStyle w:val="Caption"/>
        <w:jc w:val="both"/>
        <w:rPr>
          <w:noProof/>
        </w:rPr>
      </w:pPr>
      <w:bookmarkStart w:id="1679" w:name="_Ref497834577"/>
      <w:bookmarkStart w:id="1680" w:name="_Ref497834573"/>
      <w:bookmarkStart w:id="1681" w:name="_Toc497836841"/>
      <w:r>
        <w:t xml:space="preserve">Figure </w:t>
      </w:r>
      <w:r>
        <w:fldChar w:fldCharType="begin"/>
      </w:r>
      <w:r>
        <w:instrText xml:space="preserve"> SEQ Figure \* ARABIC </w:instrText>
      </w:r>
      <w:r>
        <w:fldChar w:fldCharType="separate"/>
      </w:r>
      <w:r>
        <w:rPr>
          <w:noProof/>
        </w:rPr>
        <w:t>9</w:t>
      </w:r>
      <w:r>
        <w:fldChar w:fldCharType="end"/>
      </w:r>
      <w:bookmarkEnd w:id="1679"/>
      <w:r>
        <w:t xml:space="preserve">. </w:t>
      </w:r>
      <w:r w:rsidRPr="008A5FBA">
        <w:t>LTE OFDM radio frame structure.</w:t>
      </w:r>
      <w:bookmarkEnd w:id="1680"/>
      <w:bookmarkEnd w:id="1681"/>
    </w:p>
    <w:p w14:paraId="0CC3F466" w14:textId="77777777" w:rsidR="001820FD" w:rsidRDefault="001820FD" w:rsidP="001820FD">
      <w:pPr>
        <w:suppressAutoHyphens w:val="0"/>
        <w:autoSpaceDN/>
        <w:spacing w:after="0" w:line="240" w:lineRule="auto"/>
        <w:textAlignment w:val="auto"/>
        <w:rPr>
          <w:lang w:eastAsia="sv-SE"/>
        </w:rPr>
      </w:pPr>
      <w:r>
        <w:rPr>
          <w:lang w:eastAsia="sv-SE"/>
        </w:rPr>
        <w:br w:type="page"/>
      </w:r>
    </w:p>
    <w:p w14:paraId="5483A3AD" w14:textId="77777777" w:rsidR="001820FD" w:rsidRPr="00EB7ED0" w:rsidRDefault="001820FD" w:rsidP="001820FD">
      <w:pPr>
        <w:pStyle w:val="Heading1"/>
        <w:rPr>
          <w:rFonts w:ascii="Times New Roman" w:hAnsi="Times New Roman"/>
        </w:rPr>
      </w:pPr>
      <w:bookmarkStart w:id="1682" w:name="_Toc497934434"/>
      <w:r w:rsidRPr="00EB7ED0">
        <w:rPr>
          <w:rFonts w:ascii="Times New Roman" w:hAnsi="Times New Roman"/>
        </w:rPr>
        <w:lastRenderedPageBreak/>
        <w:t>Methodology</w:t>
      </w:r>
      <w:bookmarkEnd w:id="1682"/>
    </w:p>
    <w:p w14:paraId="592B0DA5" w14:textId="77777777" w:rsidR="001820FD" w:rsidRPr="00EB7ED0" w:rsidRDefault="001820FD" w:rsidP="001820FD">
      <w:pPr>
        <w:pStyle w:val="NewNormal"/>
        <w:ind w:firstLine="0"/>
        <w:rPr>
          <w:sz w:val="24"/>
          <w:szCs w:val="24"/>
        </w:rPr>
      </w:pPr>
      <w:r w:rsidRPr="00EB7ED0">
        <w:rPr>
          <w:sz w:val="24"/>
          <w:szCs w:val="24"/>
        </w:rPr>
        <w:t>Here we explain the simulator and the deployment strategy used in running the simulations.</w:t>
      </w:r>
    </w:p>
    <w:p w14:paraId="63B75F10" w14:textId="77777777" w:rsidR="001820FD" w:rsidRDefault="001820FD" w:rsidP="001820FD">
      <w:pPr>
        <w:pStyle w:val="NewNormal"/>
        <w:ind w:left="450" w:firstLine="0"/>
      </w:pPr>
    </w:p>
    <w:p w14:paraId="0CC6C6C7" w14:textId="77777777" w:rsidR="001820FD" w:rsidRPr="00EB7ED0" w:rsidRDefault="001820FD" w:rsidP="001820FD">
      <w:pPr>
        <w:pStyle w:val="Heading2"/>
        <w:rPr>
          <w:rFonts w:ascii="Times New Roman" w:hAnsi="Times New Roman"/>
        </w:rPr>
      </w:pPr>
      <w:bookmarkStart w:id="1683" w:name="_Toc497934435"/>
      <w:r w:rsidRPr="00EB7ED0">
        <w:rPr>
          <w:rFonts w:ascii="Times New Roman" w:hAnsi="Times New Roman"/>
        </w:rPr>
        <w:t>The Simulator</w:t>
      </w:r>
      <w:bookmarkEnd w:id="1683"/>
    </w:p>
    <w:p w14:paraId="40C46B3A" w14:textId="77777777" w:rsidR="001820FD" w:rsidRPr="00EB7ED0" w:rsidRDefault="001820FD" w:rsidP="001820FD">
      <w:pPr>
        <w:pStyle w:val="NewNormal"/>
        <w:ind w:firstLine="0"/>
        <w:rPr>
          <w:sz w:val="24"/>
          <w:szCs w:val="24"/>
        </w:rPr>
      </w:pPr>
      <w:r w:rsidRPr="00EB7ED0">
        <w:rPr>
          <w:sz w:val="24"/>
          <w:szCs w:val="24"/>
        </w:rPr>
        <w:t xml:space="preserve">The simulator used is Ericsson’s internal network simulator. The simulator is time static system level simulator implemented in </w:t>
      </w:r>
      <w:proofErr w:type="spellStart"/>
      <w:r w:rsidRPr="00EB7ED0">
        <w:rPr>
          <w:sz w:val="24"/>
          <w:szCs w:val="24"/>
        </w:rPr>
        <w:t>Matlab</w:t>
      </w:r>
      <w:proofErr w:type="spellEnd"/>
      <w:r w:rsidRPr="00EB7ED0">
        <w:rPr>
          <w:sz w:val="24"/>
          <w:szCs w:val="24"/>
        </w:rPr>
        <w:t>. It provides various propagation models from statistical models to ray-tracing based models</w:t>
      </w:r>
      <w:sdt>
        <w:sdtPr>
          <w:rPr>
            <w:sz w:val="24"/>
            <w:szCs w:val="24"/>
          </w:rPr>
          <w:id w:val="-2038575220"/>
          <w:citation/>
        </w:sdtPr>
        <w:sdtContent>
          <w:r w:rsidRPr="00EB7ED0">
            <w:rPr>
              <w:sz w:val="24"/>
              <w:szCs w:val="24"/>
            </w:rPr>
            <w:fldChar w:fldCharType="begin"/>
          </w:r>
          <w:r w:rsidRPr="00EB7ED0">
            <w:rPr>
              <w:sz w:val="24"/>
              <w:szCs w:val="24"/>
            </w:rPr>
            <w:instrText xml:space="preserve"> CITATION rydén-2016-outdoor-to-indoor-coverage-in-5g-networks \l 1053 </w:instrText>
          </w:r>
          <w:r w:rsidRPr="00EB7ED0">
            <w:rPr>
              <w:sz w:val="24"/>
              <w:szCs w:val="24"/>
            </w:rPr>
            <w:fldChar w:fldCharType="separate"/>
          </w:r>
          <w:r w:rsidRPr="00EB7ED0">
            <w:rPr>
              <w:noProof/>
              <w:sz w:val="24"/>
              <w:szCs w:val="24"/>
            </w:rPr>
            <w:t xml:space="preserve"> [13]</w:t>
          </w:r>
          <w:r w:rsidRPr="00EB7ED0">
            <w:rPr>
              <w:sz w:val="24"/>
              <w:szCs w:val="24"/>
            </w:rPr>
            <w:fldChar w:fldCharType="end"/>
          </w:r>
        </w:sdtContent>
      </w:sdt>
      <w:r w:rsidRPr="00EB7ED0">
        <w:rPr>
          <w:sz w:val="24"/>
          <w:szCs w:val="24"/>
        </w:rPr>
        <w:t xml:space="preserve">. The model used in our thesis makes use of statistical model that determines the utilization of the base stations running on a </w:t>
      </w:r>
      <w:proofErr w:type="gramStart"/>
      <w:r w:rsidRPr="00EB7ED0">
        <w:rPr>
          <w:sz w:val="24"/>
          <w:szCs w:val="24"/>
        </w:rPr>
        <w:t>particular load</w:t>
      </w:r>
      <w:proofErr w:type="gramEnd"/>
      <w:r w:rsidRPr="00EB7ED0">
        <w:rPr>
          <w:sz w:val="24"/>
          <w:szCs w:val="24"/>
        </w:rPr>
        <w:t xml:space="preserve"> and using this we get estimate of the power being consumed by the whole network. </w:t>
      </w:r>
    </w:p>
    <w:p w14:paraId="4A526CFB" w14:textId="77777777" w:rsidR="001820FD" w:rsidRDefault="001820FD" w:rsidP="001820FD">
      <w:pPr>
        <w:pStyle w:val="NewNormal"/>
      </w:pPr>
    </w:p>
    <w:p w14:paraId="572BBC03" w14:textId="77777777" w:rsidR="001820FD" w:rsidRPr="00EB7ED0" w:rsidRDefault="001820FD" w:rsidP="001820FD">
      <w:pPr>
        <w:pStyle w:val="Heading2"/>
        <w:rPr>
          <w:rFonts w:ascii="Times New Roman" w:hAnsi="Times New Roman"/>
        </w:rPr>
      </w:pPr>
      <w:bookmarkStart w:id="1684" w:name="_Toc497934436"/>
      <w:r w:rsidRPr="00EB7ED0">
        <w:rPr>
          <w:rFonts w:ascii="Times New Roman" w:hAnsi="Times New Roman"/>
        </w:rPr>
        <w:t>Setup</w:t>
      </w:r>
      <w:bookmarkEnd w:id="1684"/>
    </w:p>
    <w:p w14:paraId="43D8AF55" w14:textId="77777777" w:rsidR="001820FD" w:rsidRPr="00EB7ED0" w:rsidRDefault="001820FD" w:rsidP="001820FD">
      <w:pPr>
        <w:pStyle w:val="NewNormal"/>
        <w:ind w:firstLine="0"/>
        <w:rPr>
          <w:sz w:val="24"/>
          <w:szCs w:val="24"/>
        </w:rPr>
      </w:pPr>
      <w:r w:rsidRPr="00EB7ED0">
        <w:rPr>
          <w:sz w:val="24"/>
          <w:szCs w:val="24"/>
        </w:rPr>
        <w:t>The scenario that we setup makes use of a “real like” dense city network, in which we are deploying the city with streets, buildings, base stations and users. The deployment is made keeping in mind of a typical dense urban network with high-rise buildings in the center and lesser dense and low height buildings outer wards. This way we make use of a real city like scenario rather than just a statistical propagation analysis.</w:t>
      </w:r>
    </w:p>
    <w:p w14:paraId="6ACB2D76" w14:textId="77777777" w:rsidR="001820FD" w:rsidRPr="00EB7ED0" w:rsidRDefault="001820FD" w:rsidP="001820FD">
      <w:pPr>
        <w:pStyle w:val="NewNormal"/>
        <w:ind w:firstLine="0"/>
        <w:rPr>
          <w:sz w:val="24"/>
          <w:szCs w:val="24"/>
        </w:rPr>
      </w:pPr>
      <w:r w:rsidRPr="00EB7ED0">
        <w:rPr>
          <w:sz w:val="24"/>
          <w:szCs w:val="24"/>
        </w:rPr>
        <w:t xml:space="preserve">In our setup, we make use of the static simulator with ray-tracing propagation model called BEZT. The simulator makes use of the multipath propagation model that calculates the path gain between the user and the base station. The channel gains over these paths are stored in a huge gain matrix which is used to estimate the throughput for every user, in the central part of the map </w:t>
      </w:r>
    </w:p>
    <w:p w14:paraId="0F9C030D" w14:textId="77777777" w:rsidR="001820FD" w:rsidRDefault="001820FD" w:rsidP="001820FD">
      <w:pPr>
        <w:pStyle w:val="NewNormal"/>
      </w:pPr>
    </w:p>
    <w:p w14:paraId="6F2DD4E0" w14:textId="77777777" w:rsidR="001820FD" w:rsidRDefault="001820FD" w:rsidP="001820FD">
      <w:pPr>
        <w:pStyle w:val="NewNormal"/>
        <w:keepNext/>
        <w:ind w:firstLine="0"/>
        <w:jc w:val="left"/>
      </w:pPr>
      <w:r w:rsidRPr="00213469">
        <w:rPr>
          <w:noProof/>
          <w:lang w:val="sv-SE" w:eastAsia="sv-SE"/>
        </w:rPr>
        <w:lastRenderedPageBreak/>
        <w:drawing>
          <wp:inline distT="0" distB="0" distL="0" distR="0" wp14:anchorId="024655C0" wp14:editId="5F544D69">
            <wp:extent cx="4276725" cy="3209925"/>
            <wp:effectExtent l="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76725" cy="3209925"/>
                    </a:xfrm>
                    <a:prstGeom prst="rect">
                      <a:avLst/>
                    </a:prstGeom>
                    <a:noFill/>
                    <a:ln>
                      <a:noFill/>
                    </a:ln>
                  </pic:spPr>
                </pic:pic>
              </a:graphicData>
            </a:graphic>
          </wp:inline>
        </w:drawing>
      </w:r>
    </w:p>
    <w:p w14:paraId="4C4C7655" w14:textId="77777777" w:rsidR="001820FD" w:rsidRDefault="001820FD" w:rsidP="001820FD">
      <w:pPr>
        <w:pStyle w:val="Caption"/>
        <w:jc w:val="both"/>
      </w:pPr>
      <w:bookmarkStart w:id="1685" w:name="_Toc497836842"/>
      <w:r>
        <w:t xml:space="preserve">Figure </w:t>
      </w:r>
      <w:r>
        <w:fldChar w:fldCharType="begin"/>
      </w:r>
      <w:r>
        <w:instrText xml:space="preserve"> SEQ Figure \* ARABIC </w:instrText>
      </w:r>
      <w:r>
        <w:fldChar w:fldCharType="separate"/>
      </w:r>
      <w:r>
        <w:rPr>
          <w:noProof/>
        </w:rPr>
        <w:t>10</w:t>
      </w:r>
      <w:r>
        <w:fldChar w:fldCharType="end"/>
      </w:r>
      <w:r>
        <w:t xml:space="preserve">. </w:t>
      </w:r>
      <w:r>
        <w:rPr>
          <w:lang w:eastAsia="sv-SE"/>
        </w:rPr>
        <w:t>The figure shows the 3D model of the city with buildings and streets, the city center has high rise buildings.</w:t>
      </w:r>
      <w:bookmarkEnd w:id="1685"/>
    </w:p>
    <w:p w14:paraId="2C647685" w14:textId="77777777" w:rsidR="001820FD" w:rsidRPr="00EB7ED0" w:rsidRDefault="001820FD" w:rsidP="001820FD">
      <w:pPr>
        <w:pStyle w:val="Heading2"/>
        <w:rPr>
          <w:rFonts w:ascii="Times New Roman" w:hAnsi="Times New Roman"/>
        </w:rPr>
      </w:pPr>
      <w:bookmarkStart w:id="1686" w:name="_Toc497934437"/>
      <w:r w:rsidRPr="00EB7ED0">
        <w:rPr>
          <w:rFonts w:ascii="Times New Roman" w:hAnsi="Times New Roman"/>
        </w:rPr>
        <w:t>Deployment</w:t>
      </w:r>
      <w:bookmarkEnd w:id="1686"/>
    </w:p>
    <w:p w14:paraId="2523856A" w14:textId="77777777" w:rsidR="001820FD" w:rsidRPr="00EB7ED0" w:rsidRDefault="001820FD" w:rsidP="001820FD">
      <w:pPr>
        <w:pStyle w:val="NewNormal"/>
        <w:ind w:firstLine="0"/>
        <w:rPr>
          <w:sz w:val="24"/>
          <w:szCs w:val="24"/>
        </w:rPr>
      </w:pPr>
      <w:r w:rsidRPr="00EB7ED0">
        <w:rPr>
          <w:sz w:val="24"/>
          <w:szCs w:val="24"/>
        </w:rPr>
        <w:t xml:space="preserve">We are deploying a real like city scenario in which the outer layer of macro grid will provide baseline coverage for the users outside the city center, this is the surrounding macro layer. In first scenario, we deploy macro cells in the city center complemented by the surrounding macro grid and in second scenario we deploy small micro cells in the city center complemented by the surrounding macro grid. </w:t>
      </w:r>
    </w:p>
    <w:p w14:paraId="5EC1F6B8" w14:textId="77777777" w:rsidR="001820FD" w:rsidRPr="00EB7ED0" w:rsidRDefault="001820FD" w:rsidP="001820FD">
      <w:pPr>
        <w:pStyle w:val="NewNormal"/>
        <w:ind w:firstLine="0"/>
        <w:rPr>
          <w:sz w:val="24"/>
          <w:szCs w:val="24"/>
        </w:rPr>
      </w:pPr>
      <w:r w:rsidRPr="00EB7ED0">
        <w:rPr>
          <w:sz w:val="24"/>
          <w:szCs w:val="24"/>
        </w:rPr>
        <w:t xml:space="preserve">In the first scenario setup, we have taken 21 macro cells deployed in the central grid of the city with inter-site distance of 200m surrounded by a base layer of macro cells inter-site distance of 400m. </w:t>
      </w:r>
    </w:p>
    <w:p w14:paraId="5222C80F" w14:textId="77777777" w:rsidR="001820FD" w:rsidRPr="00EB7ED0" w:rsidRDefault="001820FD" w:rsidP="001820FD">
      <w:pPr>
        <w:pStyle w:val="NewNormal"/>
        <w:ind w:firstLine="0"/>
        <w:rPr>
          <w:sz w:val="24"/>
          <w:szCs w:val="24"/>
        </w:rPr>
      </w:pPr>
      <w:r w:rsidRPr="00EB7ED0">
        <w:rPr>
          <w:sz w:val="24"/>
          <w:szCs w:val="24"/>
        </w:rPr>
        <w:t>In the second scenario setup, we have taken 28 micro cells deployed in the central grid of the city with a base layer of macro cells inter-site distance of 400m.</w:t>
      </w:r>
    </w:p>
    <w:p w14:paraId="1B61D1C6" w14:textId="77777777" w:rsidR="001820FD" w:rsidRPr="00EB7ED0" w:rsidRDefault="001820FD" w:rsidP="001820FD">
      <w:pPr>
        <w:pStyle w:val="NewNormal"/>
        <w:ind w:firstLine="0"/>
        <w:rPr>
          <w:sz w:val="24"/>
          <w:szCs w:val="24"/>
        </w:rPr>
      </w:pPr>
      <w:r w:rsidRPr="00EB7ED0">
        <w:rPr>
          <w:sz w:val="24"/>
          <w:szCs w:val="24"/>
        </w:rPr>
        <w:t xml:space="preserve">The system under consideration is a LTE network with carrier frequency of 2 GHz, highest modulation scheme is 64 QAM, each site has three-sectors, </w:t>
      </w:r>
      <w:r w:rsidRPr="00EB7ED0">
        <w:rPr>
          <w:sz w:val="24"/>
          <w:szCs w:val="24"/>
        </w:rPr>
        <w:lastRenderedPageBreak/>
        <w:t xml:space="preserve">In the power model we have considered the </w:t>
      </w:r>
      <w:r w:rsidRPr="00EB7ED0">
        <w:rPr>
          <w:i/>
          <w:sz w:val="24"/>
          <w:szCs w:val="24"/>
        </w:rPr>
        <w:t>P</w:t>
      </w:r>
      <w:r w:rsidRPr="00EB7ED0">
        <w:rPr>
          <w:i/>
          <w:sz w:val="24"/>
          <w:szCs w:val="24"/>
          <w:vertAlign w:val="subscript"/>
        </w:rPr>
        <w:t>0</w:t>
      </w:r>
      <w:r w:rsidRPr="00EB7ED0">
        <w:rPr>
          <w:sz w:val="24"/>
          <w:szCs w:val="24"/>
        </w:rPr>
        <w:t xml:space="preserve"> = 130W for the whole macro cell including the three sectors. For the micro cell we have considered the P</w:t>
      </w:r>
      <w:r w:rsidRPr="00EB7ED0">
        <w:rPr>
          <w:sz w:val="24"/>
          <w:szCs w:val="24"/>
          <w:vertAlign w:val="subscript"/>
        </w:rPr>
        <w:t>0</w:t>
      </w:r>
      <w:r w:rsidRPr="00EB7ED0">
        <w:rPr>
          <w:sz w:val="24"/>
          <w:szCs w:val="24"/>
        </w:rPr>
        <w:t xml:space="preserve"> = 56W </w:t>
      </w:r>
      <w:proofErr w:type="gramStart"/>
      <w:r w:rsidRPr="00EB7ED0">
        <w:rPr>
          <w:sz w:val="24"/>
          <w:szCs w:val="24"/>
        </w:rPr>
        <w:t>taking into account</w:t>
      </w:r>
      <w:proofErr w:type="gramEnd"/>
      <w:r w:rsidRPr="00EB7ED0">
        <w:rPr>
          <w:sz w:val="24"/>
          <w:szCs w:val="24"/>
        </w:rPr>
        <w:t xml:space="preserve"> the EARTH power model.  The central grid area is 1000x1000m. The max Output Power out per antenna in DL is 40 W. </w:t>
      </w:r>
      <w:proofErr w:type="spellStart"/>
      <w:r w:rsidRPr="00EB7ED0">
        <w:rPr>
          <w:i/>
          <w:sz w:val="24"/>
          <w:szCs w:val="24"/>
        </w:rPr>
        <w:t>Δ</w:t>
      </w:r>
      <w:r w:rsidRPr="00EB7ED0">
        <w:rPr>
          <w:i/>
          <w:sz w:val="24"/>
          <w:szCs w:val="24"/>
          <w:vertAlign w:val="subscript"/>
        </w:rPr>
        <w:t>p</w:t>
      </w:r>
      <w:proofErr w:type="spellEnd"/>
      <w:r w:rsidRPr="00EB7ED0">
        <w:rPr>
          <w:sz w:val="24"/>
          <w:szCs w:val="24"/>
        </w:rPr>
        <w:t xml:space="preserve"> = 4.7 </w:t>
      </w:r>
      <w:proofErr w:type="spellStart"/>
      <w:r w:rsidRPr="00EB7ED0">
        <w:rPr>
          <w:i/>
          <w:sz w:val="24"/>
          <w:szCs w:val="24"/>
        </w:rPr>
        <w:t>P</w:t>
      </w:r>
      <w:r w:rsidRPr="00EB7ED0">
        <w:rPr>
          <w:i/>
          <w:sz w:val="24"/>
          <w:szCs w:val="24"/>
          <w:vertAlign w:val="subscript"/>
        </w:rPr>
        <w:t>sleep</w:t>
      </w:r>
      <w:proofErr w:type="spellEnd"/>
      <w:r w:rsidRPr="00EB7ED0">
        <w:rPr>
          <w:sz w:val="24"/>
          <w:szCs w:val="24"/>
        </w:rPr>
        <w:t xml:space="preserve"> = 75.0 for macro cells.</w:t>
      </w:r>
    </w:p>
    <w:p w14:paraId="12B9691B" w14:textId="77777777" w:rsidR="001820FD" w:rsidRPr="00EB7ED0" w:rsidRDefault="001820FD" w:rsidP="001820FD">
      <w:pPr>
        <w:pStyle w:val="NewNormal"/>
        <w:ind w:firstLine="0"/>
        <w:rPr>
          <w:sz w:val="24"/>
          <w:szCs w:val="24"/>
        </w:rPr>
      </w:pPr>
      <w:r w:rsidRPr="00EB7ED0">
        <w:rPr>
          <w:sz w:val="24"/>
          <w:szCs w:val="24"/>
        </w:rPr>
        <w:t xml:space="preserve">The max Output Power out per antenna in DL from the micros is 10 W and </w:t>
      </w:r>
      <w:proofErr w:type="spellStart"/>
      <w:r w:rsidRPr="00EB7ED0">
        <w:rPr>
          <w:i/>
          <w:sz w:val="24"/>
          <w:szCs w:val="24"/>
        </w:rPr>
        <w:t>Δ</w:t>
      </w:r>
      <w:r w:rsidRPr="00EB7ED0">
        <w:rPr>
          <w:i/>
          <w:sz w:val="24"/>
          <w:szCs w:val="24"/>
          <w:vertAlign w:val="subscript"/>
        </w:rPr>
        <w:t>p</w:t>
      </w:r>
      <w:proofErr w:type="spellEnd"/>
      <w:r w:rsidRPr="00EB7ED0">
        <w:rPr>
          <w:sz w:val="24"/>
          <w:szCs w:val="24"/>
        </w:rPr>
        <w:t xml:space="preserve"> = 2.6 </w:t>
      </w:r>
      <w:proofErr w:type="gramStart"/>
      <w:r w:rsidRPr="00EB7ED0">
        <w:rPr>
          <w:sz w:val="24"/>
          <w:szCs w:val="24"/>
        </w:rPr>
        <w:t xml:space="preserve">and  </w:t>
      </w:r>
      <w:proofErr w:type="spellStart"/>
      <w:r w:rsidRPr="00EB7ED0">
        <w:rPr>
          <w:i/>
          <w:sz w:val="24"/>
          <w:szCs w:val="24"/>
        </w:rPr>
        <w:t>P</w:t>
      </w:r>
      <w:r w:rsidRPr="00EB7ED0">
        <w:rPr>
          <w:i/>
          <w:sz w:val="24"/>
          <w:szCs w:val="24"/>
          <w:vertAlign w:val="subscript"/>
        </w:rPr>
        <w:t>sleep</w:t>
      </w:r>
      <w:proofErr w:type="spellEnd"/>
      <w:proofErr w:type="gramEnd"/>
      <w:r w:rsidRPr="00EB7ED0">
        <w:rPr>
          <w:sz w:val="24"/>
          <w:szCs w:val="24"/>
        </w:rPr>
        <w:t xml:space="preserve"> = 39.0 for micro cells.</w:t>
      </w:r>
    </w:p>
    <w:p w14:paraId="6E01F1EB" w14:textId="77777777" w:rsidR="001820FD" w:rsidRDefault="001820FD" w:rsidP="001820FD">
      <w:pPr>
        <w:pStyle w:val="NewNormal"/>
      </w:pPr>
      <w:r>
        <w:t>.</w:t>
      </w:r>
    </w:p>
    <w:p w14:paraId="5BAABEA7" w14:textId="77777777" w:rsidR="001820FD" w:rsidRDefault="001820FD" w:rsidP="001820FD">
      <w:pPr>
        <w:pStyle w:val="NewNormal"/>
        <w:keepNext/>
        <w:ind w:firstLine="0"/>
        <w:jc w:val="left"/>
      </w:pPr>
      <w:r w:rsidRPr="00213469">
        <w:rPr>
          <w:noProof/>
          <w:lang w:val="sv-SE" w:eastAsia="sv-SE"/>
        </w:rPr>
        <w:drawing>
          <wp:inline distT="0" distB="0" distL="0" distR="0" wp14:anchorId="402AAADC" wp14:editId="3FE9921D">
            <wp:extent cx="4286250" cy="2647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6250" cy="2647950"/>
                    </a:xfrm>
                    <a:prstGeom prst="rect">
                      <a:avLst/>
                    </a:prstGeom>
                    <a:noFill/>
                    <a:ln>
                      <a:noFill/>
                    </a:ln>
                  </pic:spPr>
                </pic:pic>
              </a:graphicData>
            </a:graphic>
          </wp:inline>
        </w:drawing>
      </w:r>
    </w:p>
    <w:p w14:paraId="4060F74B" w14:textId="77777777" w:rsidR="001820FD" w:rsidRDefault="001820FD" w:rsidP="001820FD">
      <w:pPr>
        <w:pStyle w:val="Caption"/>
        <w:jc w:val="both"/>
      </w:pPr>
      <w:bookmarkStart w:id="1687" w:name="_Toc497836843"/>
      <w:r>
        <w:t xml:space="preserve">Figure </w:t>
      </w:r>
      <w:r>
        <w:fldChar w:fldCharType="begin"/>
      </w:r>
      <w:r>
        <w:instrText xml:space="preserve"> SEQ Figure \* ARABIC </w:instrText>
      </w:r>
      <w:r>
        <w:fldChar w:fldCharType="separate"/>
      </w:r>
      <w:r>
        <w:rPr>
          <w:noProof/>
        </w:rPr>
        <w:t>11</w:t>
      </w:r>
      <w:r>
        <w:fldChar w:fldCharType="end"/>
      </w:r>
      <w:r>
        <w:t>.</w:t>
      </w:r>
      <w:r w:rsidRPr="008A5FBA">
        <w:t xml:space="preserve"> The figure shows deployment of micro cells in the center of the city with macro cells in the surrounding area.</w:t>
      </w:r>
      <w:bookmarkEnd w:id="1687"/>
    </w:p>
    <w:p w14:paraId="62FBBDED" w14:textId="77777777" w:rsidR="001820FD" w:rsidRPr="00EB7ED0" w:rsidRDefault="001820FD" w:rsidP="001820FD">
      <w:pPr>
        <w:pStyle w:val="Heading2"/>
        <w:rPr>
          <w:rFonts w:ascii="Times New Roman" w:hAnsi="Times New Roman"/>
        </w:rPr>
      </w:pPr>
      <w:bookmarkStart w:id="1688" w:name="_Toc497934438"/>
      <w:r w:rsidRPr="00EB7ED0">
        <w:rPr>
          <w:rFonts w:ascii="Times New Roman" w:hAnsi="Times New Roman"/>
        </w:rPr>
        <w:t>Traffic</w:t>
      </w:r>
      <w:bookmarkEnd w:id="1688"/>
    </w:p>
    <w:p w14:paraId="6EB22A73" w14:textId="77777777" w:rsidR="001820FD" w:rsidRPr="00EB7ED0" w:rsidRDefault="001820FD" w:rsidP="001820FD">
      <w:pPr>
        <w:pStyle w:val="NewNormal"/>
        <w:ind w:firstLine="0"/>
        <w:rPr>
          <w:sz w:val="24"/>
          <w:szCs w:val="24"/>
        </w:rPr>
      </w:pPr>
      <w:r w:rsidRPr="00EB7ED0">
        <w:rPr>
          <w:sz w:val="24"/>
          <w:szCs w:val="24"/>
        </w:rPr>
        <w:t xml:space="preserve">When we deploy a </w:t>
      </w:r>
      <w:proofErr w:type="gramStart"/>
      <w:r w:rsidRPr="00EB7ED0">
        <w:rPr>
          <w:sz w:val="24"/>
          <w:szCs w:val="24"/>
        </w:rPr>
        <w:t>particular scenario</w:t>
      </w:r>
      <w:proofErr w:type="gramEnd"/>
      <w:r w:rsidRPr="00EB7ED0">
        <w:rPr>
          <w:sz w:val="24"/>
          <w:szCs w:val="24"/>
        </w:rPr>
        <w:t xml:space="preserve"> in the simulator with buildings, streets, base stations and users. The simulator calculates the SINR between each user and node deployed on macro or micro layer, as the propagation model and the interference is known thus the gain or the propagation loss is calculated for each link. To simulate the dynamic network where the download by users happens at random; equal buffer traffic model is utilized. Each session is of fixed file size where the request comes as per the Poisson distribution. The users fully utilize the link bit rate during the file download. The total air traffic could be given by offered traffic per m</w:t>
      </w:r>
      <w:r w:rsidRPr="00EB7ED0">
        <w:rPr>
          <w:sz w:val="24"/>
          <w:szCs w:val="24"/>
          <w:vertAlign w:val="superscript"/>
        </w:rPr>
        <w:t>2</w:t>
      </w:r>
      <w:r w:rsidRPr="00EB7ED0">
        <w:rPr>
          <w:b/>
          <w:sz w:val="24"/>
          <w:szCs w:val="24"/>
        </w:rPr>
        <w:t xml:space="preserve">. </w:t>
      </w:r>
      <w:r w:rsidRPr="00EB7ED0">
        <w:rPr>
          <w:sz w:val="24"/>
          <w:szCs w:val="24"/>
        </w:rPr>
        <w:t xml:space="preserve">Because of the capacity </w:t>
      </w:r>
      <w:r w:rsidRPr="00EB7ED0">
        <w:rPr>
          <w:sz w:val="24"/>
          <w:szCs w:val="24"/>
        </w:rPr>
        <w:lastRenderedPageBreak/>
        <w:t xml:space="preserve">limitations the served traffic is lower than offered traffic. In the simulations, we sweep through varying loads of offered traffic and make use of the served traffic to compare performances. </w:t>
      </w:r>
    </w:p>
    <w:p w14:paraId="4413798F" w14:textId="77777777" w:rsidR="001820FD" w:rsidRDefault="001820FD" w:rsidP="001820FD">
      <w:pPr>
        <w:pStyle w:val="NewNormal"/>
        <w:ind w:left="450" w:firstLine="0"/>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1"/>
      </w:tblGrid>
      <w:tr w:rsidR="001820FD" w14:paraId="3C454D8A" w14:textId="77777777" w:rsidTr="000C26DA">
        <w:tc>
          <w:tcPr>
            <w:tcW w:w="2170" w:type="dxa"/>
            <w:shd w:val="clear" w:color="auto" w:fill="auto"/>
            <w:vAlign w:val="bottom"/>
          </w:tcPr>
          <w:p w14:paraId="3A2B3F7D" w14:textId="77777777" w:rsidR="001820FD" w:rsidRPr="00EB7ED0" w:rsidRDefault="001820FD" w:rsidP="000C26DA">
            <w:pPr>
              <w:pStyle w:val="NewNormal"/>
              <w:ind w:firstLine="0"/>
              <w:rPr>
                <w:sz w:val="24"/>
                <w:szCs w:val="24"/>
              </w:rPr>
            </w:pPr>
            <w:r w:rsidRPr="00EB7ED0">
              <w:rPr>
                <w:b/>
                <w:bCs/>
                <w:sz w:val="24"/>
                <w:szCs w:val="24"/>
              </w:rPr>
              <w:t>Parameter</w:t>
            </w:r>
          </w:p>
        </w:tc>
        <w:tc>
          <w:tcPr>
            <w:tcW w:w="2171" w:type="dxa"/>
            <w:shd w:val="clear" w:color="auto" w:fill="auto"/>
            <w:vAlign w:val="bottom"/>
          </w:tcPr>
          <w:p w14:paraId="282F5E67" w14:textId="77777777" w:rsidR="001820FD" w:rsidRPr="00EB7ED0" w:rsidRDefault="001820FD" w:rsidP="000C26DA">
            <w:pPr>
              <w:pStyle w:val="NewNormal"/>
              <w:ind w:firstLine="0"/>
              <w:rPr>
                <w:sz w:val="24"/>
                <w:szCs w:val="24"/>
              </w:rPr>
            </w:pPr>
            <w:r w:rsidRPr="00EB7ED0">
              <w:rPr>
                <w:b/>
                <w:bCs/>
                <w:sz w:val="24"/>
                <w:szCs w:val="24"/>
              </w:rPr>
              <w:t>Value</w:t>
            </w:r>
          </w:p>
        </w:tc>
      </w:tr>
      <w:tr w:rsidR="001820FD" w14:paraId="41B4FCA5" w14:textId="77777777" w:rsidTr="000C26DA">
        <w:tc>
          <w:tcPr>
            <w:tcW w:w="2170" w:type="dxa"/>
            <w:shd w:val="clear" w:color="auto" w:fill="auto"/>
            <w:vAlign w:val="bottom"/>
          </w:tcPr>
          <w:p w14:paraId="49BC82D8" w14:textId="77777777" w:rsidR="001820FD" w:rsidRPr="00EB7ED0" w:rsidRDefault="001820FD" w:rsidP="000C26DA">
            <w:pPr>
              <w:pStyle w:val="NewNormal"/>
              <w:ind w:firstLine="0"/>
              <w:rPr>
                <w:sz w:val="24"/>
                <w:szCs w:val="24"/>
              </w:rPr>
            </w:pPr>
            <w:r w:rsidRPr="00EB7ED0">
              <w:rPr>
                <w:sz w:val="24"/>
                <w:szCs w:val="24"/>
              </w:rPr>
              <w:t>Carrier frequency</w:t>
            </w:r>
          </w:p>
        </w:tc>
        <w:tc>
          <w:tcPr>
            <w:tcW w:w="2171" w:type="dxa"/>
            <w:shd w:val="clear" w:color="auto" w:fill="auto"/>
            <w:vAlign w:val="bottom"/>
          </w:tcPr>
          <w:p w14:paraId="5FF47EE5" w14:textId="77777777" w:rsidR="001820FD" w:rsidRPr="00EB7ED0" w:rsidRDefault="001820FD" w:rsidP="000C26DA">
            <w:pPr>
              <w:pStyle w:val="NewNormal"/>
              <w:ind w:firstLine="0"/>
              <w:rPr>
                <w:sz w:val="24"/>
                <w:szCs w:val="24"/>
              </w:rPr>
            </w:pPr>
            <w:r w:rsidRPr="00EB7ED0">
              <w:rPr>
                <w:sz w:val="24"/>
                <w:szCs w:val="24"/>
              </w:rPr>
              <w:t>2.0 GHz</w:t>
            </w:r>
          </w:p>
        </w:tc>
      </w:tr>
      <w:tr w:rsidR="001820FD" w14:paraId="03D0C030" w14:textId="77777777" w:rsidTr="000C26DA">
        <w:tc>
          <w:tcPr>
            <w:tcW w:w="2170" w:type="dxa"/>
            <w:shd w:val="clear" w:color="auto" w:fill="auto"/>
            <w:vAlign w:val="bottom"/>
          </w:tcPr>
          <w:p w14:paraId="574D1D88" w14:textId="77777777" w:rsidR="001820FD" w:rsidRPr="00EB7ED0" w:rsidRDefault="001820FD" w:rsidP="000C26DA">
            <w:pPr>
              <w:pStyle w:val="NewNormal"/>
              <w:ind w:firstLine="0"/>
              <w:rPr>
                <w:sz w:val="24"/>
                <w:szCs w:val="24"/>
              </w:rPr>
            </w:pPr>
            <w:r w:rsidRPr="00EB7ED0">
              <w:rPr>
                <w:sz w:val="24"/>
                <w:szCs w:val="24"/>
              </w:rPr>
              <w:t>Bandwidth</w:t>
            </w:r>
          </w:p>
        </w:tc>
        <w:tc>
          <w:tcPr>
            <w:tcW w:w="2171" w:type="dxa"/>
            <w:shd w:val="clear" w:color="auto" w:fill="auto"/>
            <w:vAlign w:val="bottom"/>
          </w:tcPr>
          <w:p w14:paraId="4472D135" w14:textId="77777777" w:rsidR="001820FD" w:rsidRPr="00EB7ED0" w:rsidRDefault="001820FD" w:rsidP="000C26DA">
            <w:pPr>
              <w:pStyle w:val="NewNormal"/>
              <w:ind w:firstLine="0"/>
              <w:rPr>
                <w:sz w:val="24"/>
                <w:szCs w:val="24"/>
              </w:rPr>
            </w:pPr>
            <w:r w:rsidRPr="00EB7ED0">
              <w:rPr>
                <w:sz w:val="24"/>
                <w:szCs w:val="24"/>
              </w:rPr>
              <w:t>20 MHz</w:t>
            </w:r>
          </w:p>
        </w:tc>
      </w:tr>
      <w:tr w:rsidR="001820FD" w14:paraId="390D6A0B" w14:textId="77777777" w:rsidTr="000C26DA">
        <w:tc>
          <w:tcPr>
            <w:tcW w:w="2170" w:type="dxa"/>
            <w:shd w:val="clear" w:color="auto" w:fill="auto"/>
            <w:vAlign w:val="bottom"/>
          </w:tcPr>
          <w:p w14:paraId="7A69B46C" w14:textId="77777777" w:rsidR="001820FD" w:rsidRPr="00EB7ED0" w:rsidRDefault="001820FD" w:rsidP="000C26DA">
            <w:pPr>
              <w:pStyle w:val="NewNormal"/>
              <w:ind w:firstLine="0"/>
              <w:rPr>
                <w:sz w:val="24"/>
                <w:szCs w:val="24"/>
              </w:rPr>
            </w:pPr>
            <w:r w:rsidRPr="00EB7ED0">
              <w:rPr>
                <w:sz w:val="24"/>
                <w:szCs w:val="24"/>
              </w:rPr>
              <w:t>Modulation scheme</w:t>
            </w:r>
          </w:p>
        </w:tc>
        <w:tc>
          <w:tcPr>
            <w:tcW w:w="2171" w:type="dxa"/>
            <w:shd w:val="clear" w:color="auto" w:fill="auto"/>
            <w:vAlign w:val="bottom"/>
          </w:tcPr>
          <w:p w14:paraId="443B7BE9" w14:textId="77777777" w:rsidR="001820FD" w:rsidRPr="00EB7ED0" w:rsidRDefault="001820FD" w:rsidP="000C26DA">
            <w:pPr>
              <w:pStyle w:val="NewNormal"/>
              <w:ind w:firstLine="0"/>
              <w:rPr>
                <w:sz w:val="24"/>
                <w:szCs w:val="24"/>
              </w:rPr>
            </w:pPr>
            <w:r w:rsidRPr="00EB7ED0">
              <w:rPr>
                <w:sz w:val="24"/>
                <w:szCs w:val="24"/>
              </w:rPr>
              <w:t>64 QAM</w:t>
            </w:r>
          </w:p>
        </w:tc>
      </w:tr>
      <w:tr w:rsidR="001820FD" w14:paraId="554DE379" w14:textId="77777777" w:rsidTr="000C26DA">
        <w:tc>
          <w:tcPr>
            <w:tcW w:w="2170" w:type="dxa"/>
            <w:shd w:val="clear" w:color="auto" w:fill="auto"/>
            <w:vAlign w:val="bottom"/>
          </w:tcPr>
          <w:p w14:paraId="52A9FE03" w14:textId="77777777" w:rsidR="001820FD" w:rsidRPr="00EB7ED0" w:rsidRDefault="001820FD" w:rsidP="000C26DA">
            <w:pPr>
              <w:pStyle w:val="NewNormal"/>
              <w:ind w:firstLine="0"/>
              <w:rPr>
                <w:sz w:val="24"/>
                <w:szCs w:val="24"/>
              </w:rPr>
            </w:pPr>
            <w:r w:rsidRPr="00EB7ED0">
              <w:rPr>
                <w:sz w:val="24"/>
                <w:szCs w:val="24"/>
              </w:rPr>
              <w:t>Packet traffic model</w:t>
            </w:r>
          </w:p>
        </w:tc>
        <w:tc>
          <w:tcPr>
            <w:tcW w:w="2171" w:type="dxa"/>
            <w:shd w:val="clear" w:color="auto" w:fill="auto"/>
            <w:vAlign w:val="bottom"/>
          </w:tcPr>
          <w:p w14:paraId="5E82A702" w14:textId="77777777" w:rsidR="001820FD" w:rsidRPr="00EB7ED0" w:rsidRDefault="001820FD" w:rsidP="000C26DA">
            <w:pPr>
              <w:pStyle w:val="NewNormal"/>
              <w:ind w:firstLine="0"/>
              <w:rPr>
                <w:sz w:val="24"/>
                <w:szCs w:val="24"/>
              </w:rPr>
            </w:pPr>
            <w:r w:rsidRPr="00EB7ED0">
              <w:rPr>
                <w:sz w:val="24"/>
                <w:szCs w:val="24"/>
              </w:rPr>
              <w:t>Equal buffer model</w:t>
            </w:r>
          </w:p>
        </w:tc>
      </w:tr>
      <w:tr w:rsidR="001820FD" w14:paraId="672D7BE4" w14:textId="77777777" w:rsidTr="000C26DA">
        <w:tc>
          <w:tcPr>
            <w:tcW w:w="2170" w:type="dxa"/>
            <w:shd w:val="clear" w:color="auto" w:fill="auto"/>
            <w:vAlign w:val="bottom"/>
          </w:tcPr>
          <w:p w14:paraId="281C7A71" w14:textId="77777777" w:rsidR="001820FD" w:rsidRPr="00EB7ED0" w:rsidRDefault="001820FD" w:rsidP="000C26DA">
            <w:pPr>
              <w:pStyle w:val="NewNormal"/>
              <w:ind w:firstLine="0"/>
              <w:rPr>
                <w:sz w:val="24"/>
                <w:szCs w:val="24"/>
              </w:rPr>
            </w:pPr>
            <w:r w:rsidRPr="00EB7ED0">
              <w:rPr>
                <w:sz w:val="24"/>
                <w:szCs w:val="24"/>
              </w:rPr>
              <w:t>Macro TX Power</w:t>
            </w:r>
          </w:p>
        </w:tc>
        <w:tc>
          <w:tcPr>
            <w:tcW w:w="2171" w:type="dxa"/>
            <w:shd w:val="clear" w:color="auto" w:fill="auto"/>
            <w:vAlign w:val="bottom"/>
          </w:tcPr>
          <w:p w14:paraId="67920096" w14:textId="77777777" w:rsidR="001820FD" w:rsidRPr="00EB7ED0" w:rsidRDefault="001820FD" w:rsidP="000C26DA">
            <w:pPr>
              <w:pStyle w:val="NewNormal"/>
              <w:ind w:firstLine="0"/>
              <w:rPr>
                <w:sz w:val="24"/>
                <w:szCs w:val="24"/>
              </w:rPr>
            </w:pPr>
            <w:r w:rsidRPr="00EB7ED0">
              <w:rPr>
                <w:sz w:val="24"/>
                <w:szCs w:val="24"/>
              </w:rPr>
              <w:t>40 W per sector</w:t>
            </w:r>
          </w:p>
        </w:tc>
      </w:tr>
      <w:tr w:rsidR="001820FD" w14:paraId="0F66B453" w14:textId="77777777" w:rsidTr="000C26DA">
        <w:tc>
          <w:tcPr>
            <w:tcW w:w="2170" w:type="dxa"/>
            <w:shd w:val="clear" w:color="auto" w:fill="auto"/>
            <w:vAlign w:val="bottom"/>
          </w:tcPr>
          <w:p w14:paraId="56F6CE44" w14:textId="77777777" w:rsidR="001820FD" w:rsidRPr="00EB7ED0" w:rsidRDefault="001820FD" w:rsidP="000C26DA">
            <w:pPr>
              <w:pStyle w:val="NewNormal"/>
              <w:ind w:firstLine="0"/>
              <w:rPr>
                <w:sz w:val="24"/>
                <w:szCs w:val="24"/>
              </w:rPr>
            </w:pPr>
            <w:r w:rsidRPr="00EB7ED0">
              <w:rPr>
                <w:sz w:val="24"/>
                <w:szCs w:val="24"/>
              </w:rPr>
              <w:t>Micro TX Power</w:t>
            </w:r>
          </w:p>
        </w:tc>
        <w:tc>
          <w:tcPr>
            <w:tcW w:w="2171" w:type="dxa"/>
            <w:shd w:val="clear" w:color="auto" w:fill="auto"/>
            <w:vAlign w:val="bottom"/>
          </w:tcPr>
          <w:p w14:paraId="5553EAE2" w14:textId="77777777" w:rsidR="001820FD" w:rsidRPr="00EB7ED0" w:rsidRDefault="001820FD" w:rsidP="000C26DA">
            <w:pPr>
              <w:pStyle w:val="NewNormal"/>
              <w:ind w:firstLine="0"/>
              <w:rPr>
                <w:sz w:val="24"/>
                <w:szCs w:val="24"/>
              </w:rPr>
            </w:pPr>
            <w:r w:rsidRPr="00EB7ED0">
              <w:rPr>
                <w:sz w:val="24"/>
                <w:szCs w:val="24"/>
              </w:rPr>
              <w:t>10 W</w:t>
            </w:r>
          </w:p>
        </w:tc>
      </w:tr>
      <w:tr w:rsidR="001820FD" w14:paraId="7ABAA63F" w14:textId="77777777" w:rsidTr="000C26DA">
        <w:tc>
          <w:tcPr>
            <w:tcW w:w="2170" w:type="dxa"/>
            <w:shd w:val="clear" w:color="auto" w:fill="auto"/>
            <w:vAlign w:val="bottom"/>
          </w:tcPr>
          <w:p w14:paraId="72208DEB" w14:textId="77777777" w:rsidR="001820FD" w:rsidRPr="00EB7ED0" w:rsidRDefault="001820FD" w:rsidP="000C26DA">
            <w:pPr>
              <w:pStyle w:val="NewNormal"/>
              <w:ind w:firstLine="0"/>
              <w:rPr>
                <w:sz w:val="24"/>
                <w:szCs w:val="24"/>
              </w:rPr>
            </w:pPr>
            <w:r w:rsidRPr="00EB7ED0">
              <w:rPr>
                <w:sz w:val="24"/>
                <w:szCs w:val="24"/>
              </w:rPr>
              <w:t>Macro cells in central grid</w:t>
            </w:r>
          </w:p>
        </w:tc>
        <w:tc>
          <w:tcPr>
            <w:tcW w:w="2171" w:type="dxa"/>
            <w:shd w:val="clear" w:color="auto" w:fill="auto"/>
            <w:vAlign w:val="bottom"/>
          </w:tcPr>
          <w:p w14:paraId="65F1724B" w14:textId="77777777" w:rsidR="001820FD" w:rsidRPr="00EB7ED0" w:rsidRDefault="001820FD" w:rsidP="000C26DA">
            <w:pPr>
              <w:pStyle w:val="NewNormal"/>
              <w:ind w:firstLine="0"/>
              <w:rPr>
                <w:sz w:val="24"/>
                <w:szCs w:val="24"/>
              </w:rPr>
            </w:pPr>
            <w:r w:rsidRPr="00EB7ED0">
              <w:rPr>
                <w:sz w:val="24"/>
                <w:szCs w:val="24"/>
              </w:rPr>
              <w:t>21</w:t>
            </w:r>
          </w:p>
        </w:tc>
      </w:tr>
      <w:tr w:rsidR="001820FD" w14:paraId="41AE1558" w14:textId="77777777" w:rsidTr="000C26DA">
        <w:tc>
          <w:tcPr>
            <w:tcW w:w="2170" w:type="dxa"/>
            <w:shd w:val="clear" w:color="auto" w:fill="auto"/>
            <w:vAlign w:val="bottom"/>
          </w:tcPr>
          <w:p w14:paraId="6588BA84" w14:textId="77777777" w:rsidR="001820FD" w:rsidRPr="00EB7ED0" w:rsidRDefault="001820FD" w:rsidP="000C26DA">
            <w:pPr>
              <w:pStyle w:val="NewNormal"/>
              <w:ind w:firstLine="0"/>
              <w:rPr>
                <w:sz w:val="24"/>
                <w:szCs w:val="24"/>
              </w:rPr>
            </w:pPr>
            <w:r w:rsidRPr="00EB7ED0">
              <w:rPr>
                <w:sz w:val="24"/>
                <w:szCs w:val="24"/>
              </w:rPr>
              <w:t>Micro cells in central grid</w:t>
            </w:r>
          </w:p>
        </w:tc>
        <w:tc>
          <w:tcPr>
            <w:tcW w:w="2171" w:type="dxa"/>
            <w:shd w:val="clear" w:color="auto" w:fill="auto"/>
            <w:vAlign w:val="bottom"/>
          </w:tcPr>
          <w:p w14:paraId="49684F11" w14:textId="77777777" w:rsidR="001820FD" w:rsidRPr="00EB7ED0" w:rsidRDefault="001820FD" w:rsidP="000C26DA">
            <w:pPr>
              <w:pStyle w:val="NewNormal"/>
              <w:ind w:firstLine="0"/>
              <w:rPr>
                <w:sz w:val="24"/>
                <w:szCs w:val="24"/>
              </w:rPr>
            </w:pPr>
            <w:r w:rsidRPr="00EB7ED0">
              <w:rPr>
                <w:sz w:val="24"/>
                <w:szCs w:val="24"/>
              </w:rPr>
              <w:t>28</w:t>
            </w:r>
          </w:p>
        </w:tc>
      </w:tr>
      <w:tr w:rsidR="001820FD" w14:paraId="4ECF7EBE" w14:textId="77777777" w:rsidTr="000C26DA">
        <w:tc>
          <w:tcPr>
            <w:tcW w:w="2170" w:type="dxa"/>
            <w:shd w:val="clear" w:color="auto" w:fill="auto"/>
            <w:vAlign w:val="bottom"/>
          </w:tcPr>
          <w:p w14:paraId="4E75A676" w14:textId="77777777" w:rsidR="001820FD" w:rsidRPr="00EB7ED0" w:rsidRDefault="001820FD" w:rsidP="000C26DA">
            <w:pPr>
              <w:pStyle w:val="NewNormal"/>
              <w:ind w:firstLine="0"/>
              <w:rPr>
                <w:sz w:val="24"/>
                <w:szCs w:val="24"/>
              </w:rPr>
            </w:pPr>
            <w:r w:rsidRPr="00EB7ED0">
              <w:rPr>
                <w:sz w:val="24"/>
                <w:szCs w:val="24"/>
              </w:rPr>
              <w:t>Feeder loss</w:t>
            </w:r>
          </w:p>
        </w:tc>
        <w:tc>
          <w:tcPr>
            <w:tcW w:w="2171" w:type="dxa"/>
            <w:shd w:val="clear" w:color="auto" w:fill="auto"/>
            <w:vAlign w:val="bottom"/>
          </w:tcPr>
          <w:p w14:paraId="127FE060" w14:textId="77777777" w:rsidR="001820FD" w:rsidRPr="00EB7ED0" w:rsidRDefault="001820FD" w:rsidP="000C26DA">
            <w:pPr>
              <w:pStyle w:val="NewNormal"/>
              <w:keepNext/>
              <w:ind w:firstLine="0"/>
              <w:rPr>
                <w:sz w:val="24"/>
                <w:szCs w:val="24"/>
              </w:rPr>
            </w:pPr>
            <w:r w:rsidRPr="00EB7ED0">
              <w:rPr>
                <w:sz w:val="24"/>
                <w:szCs w:val="24"/>
              </w:rPr>
              <w:t>10 dB</w:t>
            </w:r>
          </w:p>
        </w:tc>
      </w:tr>
    </w:tbl>
    <w:p w14:paraId="093E1DE3" w14:textId="77777777" w:rsidR="001820FD" w:rsidRDefault="001820FD" w:rsidP="001820FD">
      <w:pPr>
        <w:pStyle w:val="Caption"/>
        <w:ind w:firstLine="450"/>
      </w:pPr>
      <w:bookmarkStart w:id="1689" w:name="_Toc497847929"/>
    </w:p>
    <w:p w14:paraId="2F0D3F4B" w14:textId="77777777" w:rsidR="001820FD" w:rsidRDefault="001820FD" w:rsidP="001820FD">
      <w:pPr>
        <w:pStyle w:val="Caption"/>
      </w:pPr>
      <w:r>
        <w:t xml:space="preserve">Table </w:t>
      </w:r>
      <w:r>
        <w:fldChar w:fldCharType="begin"/>
      </w:r>
      <w:r>
        <w:instrText xml:space="preserve"> SEQ Table \* ARABIC </w:instrText>
      </w:r>
      <w:r>
        <w:fldChar w:fldCharType="separate"/>
      </w:r>
      <w:r>
        <w:rPr>
          <w:noProof/>
        </w:rPr>
        <w:t>4</w:t>
      </w:r>
      <w:r>
        <w:fldChar w:fldCharType="end"/>
      </w:r>
      <w:r>
        <w:t xml:space="preserve">. </w:t>
      </w:r>
      <w:r w:rsidRPr="008A5FBA">
        <w:t>Simulation parameters</w:t>
      </w:r>
      <w:bookmarkEnd w:id="1689"/>
    </w:p>
    <w:p w14:paraId="2A41F212" w14:textId="77777777" w:rsidR="001820FD" w:rsidRPr="004A0A8B" w:rsidRDefault="001820FD" w:rsidP="001820FD">
      <w:pPr>
        <w:pStyle w:val="NewNormal"/>
        <w:ind w:firstLine="0"/>
      </w:pPr>
    </w:p>
    <w:p w14:paraId="3EF05D81" w14:textId="77777777" w:rsidR="001820FD" w:rsidRPr="00213469" w:rsidRDefault="001820FD" w:rsidP="001820FD">
      <w:pPr>
        <w:pStyle w:val="NewNormal"/>
        <w:rPr>
          <w:color w:val="4F81BD"/>
        </w:rPr>
      </w:pPr>
    </w:p>
    <w:p w14:paraId="263FE3D9" w14:textId="77777777" w:rsidR="001820FD" w:rsidRPr="00213469" w:rsidRDefault="001820FD" w:rsidP="001820FD">
      <w:pPr>
        <w:pStyle w:val="NewNormal"/>
        <w:rPr>
          <w:color w:val="4F81BD"/>
        </w:rPr>
      </w:pPr>
    </w:p>
    <w:p w14:paraId="7C14C855" w14:textId="77777777" w:rsidR="001820FD" w:rsidRPr="00213469" w:rsidRDefault="001820FD" w:rsidP="001820FD">
      <w:pPr>
        <w:pStyle w:val="NewNormal"/>
        <w:rPr>
          <w:color w:val="4F81BD"/>
        </w:rPr>
      </w:pPr>
    </w:p>
    <w:p w14:paraId="4456502D" w14:textId="77777777" w:rsidR="001820FD" w:rsidRDefault="001820FD" w:rsidP="001820FD">
      <w:pPr>
        <w:pStyle w:val="NewNormal"/>
      </w:pPr>
    </w:p>
    <w:p w14:paraId="3E4EAC62" w14:textId="77777777" w:rsidR="001820FD" w:rsidRDefault="001820FD" w:rsidP="001820FD">
      <w:pPr>
        <w:pStyle w:val="NewNormal"/>
      </w:pPr>
    </w:p>
    <w:p w14:paraId="6B3803DD" w14:textId="77777777" w:rsidR="001820FD" w:rsidRDefault="001820FD" w:rsidP="001820FD">
      <w:pPr>
        <w:pStyle w:val="NewNormal"/>
      </w:pPr>
    </w:p>
    <w:p w14:paraId="5EF93470" w14:textId="77777777" w:rsidR="001820FD" w:rsidRDefault="001820FD" w:rsidP="001820FD">
      <w:pPr>
        <w:pStyle w:val="NewNormal"/>
        <w:ind w:left="450" w:firstLine="0"/>
        <w:rPr>
          <w:sz w:val="28"/>
          <w:szCs w:val="28"/>
        </w:rPr>
      </w:pPr>
    </w:p>
    <w:p w14:paraId="195D8FF8" w14:textId="77777777" w:rsidR="001820FD" w:rsidRPr="00EB7ED0" w:rsidRDefault="001820FD" w:rsidP="001820FD">
      <w:pPr>
        <w:pStyle w:val="Heading1"/>
        <w:rPr>
          <w:rFonts w:ascii="Times New Roman" w:hAnsi="Times New Roman"/>
        </w:rPr>
      </w:pPr>
      <w:bookmarkStart w:id="1690" w:name="_Toc497934439"/>
      <w:r w:rsidRPr="00EB7ED0">
        <w:rPr>
          <w:rFonts w:ascii="Times New Roman" w:hAnsi="Times New Roman"/>
        </w:rPr>
        <w:lastRenderedPageBreak/>
        <w:t>Results and Discussions</w:t>
      </w:r>
      <w:bookmarkEnd w:id="1690"/>
      <w:r w:rsidRPr="00EB7ED0">
        <w:rPr>
          <w:rFonts w:ascii="Times New Roman" w:hAnsi="Times New Roman"/>
        </w:rPr>
        <w:tab/>
      </w:r>
    </w:p>
    <w:p w14:paraId="3568EA6C" w14:textId="77777777" w:rsidR="001820FD" w:rsidRPr="00EB7ED0" w:rsidRDefault="001820FD" w:rsidP="001820FD">
      <w:pPr>
        <w:rPr>
          <w:rFonts w:ascii="Times New Roman" w:hAnsi="Times New Roman"/>
        </w:rPr>
      </w:pPr>
    </w:p>
    <w:p w14:paraId="14F5F619" w14:textId="77777777" w:rsidR="001820FD" w:rsidRPr="00EB7ED0" w:rsidRDefault="001820FD" w:rsidP="001820FD">
      <w:pPr>
        <w:pStyle w:val="Heading2"/>
      </w:pPr>
      <w:bookmarkStart w:id="1691" w:name="_Toc497934440"/>
      <w:r w:rsidRPr="00EB7ED0">
        <w:t>Comparison macro v/s micro without energy saving schemes</w:t>
      </w:r>
      <w:bookmarkEnd w:id="1691"/>
      <w:r w:rsidRPr="00EB7ED0">
        <w:t xml:space="preserve"> </w:t>
      </w:r>
    </w:p>
    <w:p w14:paraId="3AEECDC9" w14:textId="77777777" w:rsidR="001820FD" w:rsidRPr="00EB7ED0" w:rsidRDefault="001820FD" w:rsidP="001820FD">
      <w:pPr>
        <w:rPr>
          <w:sz w:val="24"/>
          <w:szCs w:val="24"/>
        </w:rPr>
      </w:pPr>
    </w:p>
    <w:p w14:paraId="76597467" w14:textId="77777777" w:rsidR="001820FD" w:rsidRPr="00EB7ED0" w:rsidRDefault="001820FD" w:rsidP="001820FD">
      <w:pPr>
        <w:pStyle w:val="NewNormal"/>
        <w:ind w:firstLine="0"/>
        <w:rPr>
          <w:sz w:val="24"/>
          <w:szCs w:val="24"/>
        </w:rPr>
      </w:pPr>
      <w:r w:rsidRPr="00EB7ED0">
        <w:rPr>
          <w:sz w:val="24"/>
          <w:szCs w:val="24"/>
        </w:rPr>
        <w:t xml:space="preserve">In this chapter, we discuss about the results which we got after running the simulations for the scenarios we deployed. We will compare the energy performance and the network performance of deploying the large cells of macro grid in the city center versus small cells of micro grid. </w:t>
      </w:r>
    </w:p>
    <w:p w14:paraId="60D39232" w14:textId="77777777" w:rsidR="001820FD" w:rsidRDefault="001820FD" w:rsidP="001820FD">
      <w:pPr>
        <w:pStyle w:val="NewNormal"/>
        <w:ind w:left="450" w:firstLine="0"/>
      </w:pPr>
    </w:p>
    <w:p w14:paraId="2F9C6EE4" w14:textId="77777777" w:rsidR="001820FD" w:rsidRDefault="001820FD" w:rsidP="001820FD">
      <w:pPr>
        <w:pStyle w:val="NewNormal"/>
        <w:ind w:left="450" w:firstLine="0"/>
      </w:pPr>
    </w:p>
    <w:p w14:paraId="1F56FBCB" w14:textId="77777777" w:rsidR="001820FD" w:rsidRDefault="001820FD" w:rsidP="001820FD">
      <w:pPr>
        <w:pStyle w:val="NewNormal"/>
        <w:keepNext/>
        <w:ind w:firstLine="0"/>
      </w:pPr>
      <w:r w:rsidRPr="00746DB6">
        <w:rPr>
          <w:noProof/>
          <w:lang w:eastAsia="sv-SE"/>
        </w:rPr>
        <w:drawing>
          <wp:inline distT="0" distB="0" distL="0" distR="0" wp14:anchorId="7E97345A" wp14:editId="09C06E63">
            <wp:extent cx="4283710" cy="2954655"/>
            <wp:effectExtent l="0" t="0" r="254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83710" cy="2954655"/>
                    </a:xfrm>
                    <a:prstGeom prst="rect">
                      <a:avLst/>
                    </a:prstGeom>
                  </pic:spPr>
                </pic:pic>
              </a:graphicData>
            </a:graphic>
          </wp:inline>
        </w:drawing>
      </w:r>
    </w:p>
    <w:p w14:paraId="670661DA" w14:textId="77777777" w:rsidR="001820FD" w:rsidRDefault="001820FD" w:rsidP="001820FD">
      <w:pPr>
        <w:pStyle w:val="Caption"/>
        <w:spacing w:after="0"/>
        <w:jc w:val="both"/>
      </w:pPr>
      <w:bookmarkStart w:id="1692" w:name="_Ref497835954"/>
      <w:bookmarkStart w:id="1693" w:name="_Toc497836844"/>
      <w:r>
        <w:t xml:space="preserve">Figure </w:t>
      </w:r>
      <w:r>
        <w:fldChar w:fldCharType="begin"/>
      </w:r>
      <w:r>
        <w:instrText xml:space="preserve"> SEQ Figure \* ARABIC </w:instrText>
      </w:r>
      <w:r>
        <w:fldChar w:fldCharType="separate"/>
      </w:r>
      <w:r>
        <w:rPr>
          <w:noProof/>
        </w:rPr>
        <w:t>12</w:t>
      </w:r>
      <w:r>
        <w:fldChar w:fldCharType="end"/>
      </w:r>
      <w:bookmarkEnd w:id="1692"/>
      <w:r>
        <w:t>.</w:t>
      </w:r>
      <w:r w:rsidRPr="00FD20C5">
        <w:t xml:space="preserve"> </w:t>
      </w:r>
      <w:r>
        <w:t>Comparison of Power per area unit versus System throughput</w:t>
      </w:r>
      <w:bookmarkEnd w:id="1693"/>
      <w:r>
        <w:t xml:space="preserve"> </w:t>
      </w:r>
    </w:p>
    <w:p w14:paraId="7AE4D07E" w14:textId="77777777" w:rsidR="001820FD" w:rsidRDefault="001820FD" w:rsidP="001820FD">
      <w:pPr>
        <w:pStyle w:val="Caption"/>
        <w:spacing w:after="0"/>
        <w:jc w:val="both"/>
        <w:rPr>
          <w:lang w:eastAsia="sv-SE"/>
        </w:rPr>
      </w:pPr>
      <w:r>
        <w:t>for central deployment of macro cells and micro cells.</w:t>
      </w:r>
    </w:p>
    <w:p w14:paraId="371F6BFB" w14:textId="77777777" w:rsidR="001820FD" w:rsidRPr="00EB7ED0" w:rsidRDefault="001820FD" w:rsidP="001820FD">
      <w:pPr>
        <w:pStyle w:val="NewNormal"/>
        <w:ind w:firstLine="0"/>
        <w:rPr>
          <w:sz w:val="24"/>
          <w:szCs w:val="24"/>
        </w:rPr>
      </w:pPr>
      <w:r w:rsidRPr="00EB7ED0">
        <w:rPr>
          <w:sz w:val="24"/>
          <w:szCs w:val="24"/>
          <w:lang w:eastAsia="sv-SE"/>
        </w:rPr>
        <w:t>The Power per unit area is measured for power per 1 km</w:t>
      </w:r>
      <w:r w:rsidRPr="00EB7ED0">
        <w:rPr>
          <w:sz w:val="24"/>
          <w:szCs w:val="24"/>
          <w:vertAlign w:val="superscript"/>
          <w:lang w:eastAsia="sv-SE"/>
        </w:rPr>
        <w:t xml:space="preserve">2 </w:t>
      </w:r>
      <w:r w:rsidRPr="00EB7ED0">
        <w:rPr>
          <w:sz w:val="24"/>
          <w:szCs w:val="24"/>
          <w:lang w:eastAsia="sv-SE"/>
        </w:rPr>
        <w:t xml:space="preserve">around the central area of the map. We calculate the utilization of each node which taken as a factor for calculating the total power consumed by that node for the utilization.  As we can see in </w:t>
      </w:r>
      <w:r w:rsidRPr="00EB7ED0">
        <w:rPr>
          <w:sz w:val="24"/>
          <w:szCs w:val="24"/>
          <w:lang w:eastAsia="sv-SE"/>
        </w:rPr>
        <w:fldChar w:fldCharType="begin"/>
      </w:r>
      <w:r w:rsidRPr="00EB7ED0">
        <w:rPr>
          <w:sz w:val="24"/>
          <w:szCs w:val="24"/>
          <w:lang w:eastAsia="sv-SE"/>
        </w:rPr>
        <w:instrText xml:space="preserve"> REF _Ref497835954 \h </w:instrText>
      </w:r>
      <w:r>
        <w:rPr>
          <w:sz w:val="24"/>
          <w:szCs w:val="24"/>
          <w:lang w:eastAsia="sv-SE"/>
        </w:rPr>
        <w:instrText xml:space="preserve"> \* MERGEFORMAT </w:instrText>
      </w:r>
      <w:r w:rsidRPr="00EB7ED0">
        <w:rPr>
          <w:sz w:val="24"/>
          <w:szCs w:val="24"/>
          <w:lang w:eastAsia="sv-SE"/>
        </w:rPr>
      </w:r>
      <w:r w:rsidRPr="00EB7ED0">
        <w:rPr>
          <w:sz w:val="24"/>
          <w:szCs w:val="24"/>
          <w:lang w:eastAsia="sv-SE"/>
        </w:rPr>
        <w:fldChar w:fldCharType="separate"/>
      </w:r>
      <w:r w:rsidRPr="00112F27">
        <w:rPr>
          <w:sz w:val="24"/>
          <w:szCs w:val="24"/>
        </w:rPr>
        <w:t xml:space="preserve">Figure </w:t>
      </w:r>
      <w:r w:rsidRPr="00112F27">
        <w:rPr>
          <w:noProof/>
          <w:sz w:val="24"/>
          <w:szCs w:val="24"/>
        </w:rPr>
        <w:t>12</w:t>
      </w:r>
      <w:r w:rsidRPr="00EB7ED0">
        <w:rPr>
          <w:sz w:val="24"/>
          <w:szCs w:val="24"/>
          <w:lang w:eastAsia="sv-SE"/>
        </w:rPr>
        <w:fldChar w:fldCharType="end"/>
      </w:r>
      <w:r w:rsidRPr="00EB7ED0">
        <w:rPr>
          <w:sz w:val="24"/>
          <w:szCs w:val="24"/>
          <w:lang w:eastAsia="sv-SE"/>
        </w:rPr>
        <w:t xml:space="preserve">, the power per unit area for micro cells is lesser than the macro cells. Here we are sweeping the simulation for </w:t>
      </w:r>
      <w:r w:rsidRPr="00EB7ED0">
        <w:rPr>
          <w:sz w:val="24"/>
          <w:szCs w:val="24"/>
          <w:lang w:eastAsia="sv-SE"/>
        </w:rPr>
        <w:lastRenderedPageBreak/>
        <w:t>various loads to test the system for varying units of system throughput. We can see that the Power per area unit increases as the throughput increases as we predicted by the earth power model.</w:t>
      </w:r>
    </w:p>
    <w:p w14:paraId="4B7E5FEA" w14:textId="77777777" w:rsidR="001820FD" w:rsidRDefault="001820FD" w:rsidP="001820FD">
      <w:pPr>
        <w:pStyle w:val="NewNormal"/>
        <w:rPr>
          <w:lang w:eastAsia="sv-SE"/>
        </w:rPr>
      </w:pPr>
    </w:p>
    <w:p w14:paraId="4A3264C8" w14:textId="77777777" w:rsidR="001820FD" w:rsidRDefault="001820FD" w:rsidP="001820FD">
      <w:pPr>
        <w:pStyle w:val="NewNormal"/>
        <w:keepNext/>
        <w:ind w:firstLine="0"/>
      </w:pPr>
      <w:r w:rsidRPr="00FD20C5">
        <w:rPr>
          <w:noProof/>
          <w:lang w:eastAsia="sv-SE"/>
        </w:rPr>
        <w:drawing>
          <wp:inline distT="0" distB="0" distL="0" distR="0" wp14:anchorId="36579206" wp14:editId="5889C3A6">
            <wp:extent cx="4283710" cy="3279775"/>
            <wp:effectExtent l="0" t="0" r="254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83710" cy="3279775"/>
                    </a:xfrm>
                    <a:prstGeom prst="rect">
                      <a:avLst/>
                    </a:prstGeom>
                  </pic:spPr>
                </pic:pic>
              </a:graphicData>
            </a:graphic>
          </wp:inline>
        </w:drawing>
      </w:r>
    </w:p>
    <w:p w14:paraId="0A511F28" w14:textId="77777777" w:rsidR="001820FD" w:rsidRDefault="001820FD" w:rsidP="001820FD">
      <w:pPr>
        <w:pStyle w:val="Caption"/>
        <w:jc w:val="both"/>
      </w:pPr>
    </w:p>
    <w:p w14:paraId="6524F47B" w14:textId="77777777" w:rsidR="001820FD" w:rsidRDefault="001820FD" w:rsidP="001820FD">
      <w:pPr>
        <w:pStyle w:val="Caption"/>
        <w:jc w:val="both"/>
        <w:rPr>
          <w:lang w:eastAsia="sv-SE"/>
        </w:rPr>
      </w:pPr>
      <w:bookmarkStart w:id="1694" w:name="_Ref497836117"/>
      <w:bookmarkStart w:id="1695" w:name="_Toc497836845"/>
      <w:r>
        <w:t xml:space="preserve">Figure </w:t>
      </w:r>
      <w:r>
        <w:fldChar w:fldCharType="begin"/>
      </w:r>
      <w:r>
        <w:instrText xml:space="preserve"> SEQ Figure \* ARABIC </w:instrText>
      </w:r>
      <w:r>
        <w:fldChar w:fldCharType="separate"/>
      </w:r>
      <w:r>
        <w:rPr>
          <w:noProof/>
        </w:rPr>
        <w:t>13</w:t>
      </w:r>
      <w:r>
        <w:fldChar w:fldCharType="end"/>
      </w:r>
      <w:bookmarkEnd w:id="1694"/>
      <w:r>
        <w:t>.</w:t>
      </w:r>
      <w:r w:rsidRPr="00FD20C5">
        <w:t xml:space="preserve"> Comparison of Energy per bit versus System throughput for central deployment of macro cells and micro cells.</w:t>
      </w:r>
      <w:bookmarkEnd w:id="1695"/>
    </w:p>
    <w:p w14:paraId="55C4004D" w14:textId="77777777" w:rsidR="001820FD" w:rsidRPr="00EB7ED0" w:rsidRDefault="001820FD" w:rsidP="001820FD">
      <w:pPr>
        <w:pStyle w:val="NewNormal"/>
        <w:ind w:firstLine="0"/>
        <w:rPr>
          <w:sz w:val="24"/>
          <w:szCs w:val="24"/>
          <w:lang w:eastAsia="sv-SE"/>
        </w:rPr>
      </w:pPr>
      <w:r w:rsidRPr="00EB7ED0">
        <w:rPr>
          <w:sz w:val="24"/>
          <w:szCs w:val="24"/>
          <w:lang w:eastAsia="sv-SE"/>
        </w:rPr>
        <w:t xml:space="preserve">In </w:t>
      </w:r>
      <w:r w:rsidRPr="00EB7ED0">
        <w:rPr>
          <w:sz w:val="24"/>
          <w:szCs w:val="24"/>
          <w:lang w:eastAsia="sv-SE"/>
        </w:rPr>
        <w:fldChar w:fldCharType="begin"/>
      </w:r>
      <w:r w:rsidRPr="00EB7ED0">
        <w:rPr>
          <w:sz w:val="24"/>
          <w:szCs w:val="24"/>
          <w:lang w:eastAsia="sv-SE"/>
        </w:rPr>
        <w:instrText xml:space="preserve"> REF _Ref497836117 \h </w:instrText>
      </w:r>
      <w:r>
        <w:rPr>
          <w:sz w:val="24"/>
          <w:szCs w:val="24"/>
          <w:lang w:eastAsia="sv-SE"/>
        </w:rPr>
        <w:instrText xml:space="preserve"> \* MERGEFORMAT </w:instrText>
      </w:r>
      <w:r w:rsidRPr="00EB7ED0">
        <w:rPr>
          <w:sz w:val="24"/>
          <w:szCs w:val="24"/>
          <w:lang w:eastAsia="sv-SE"/>
        </w:rPr>
      </w:r>
      <w:r w:rsidRPr="00EB7ED0">
        <w:rPr>
          <w:sz w:val="24"/>
          <w:szCs w:val="24"/>
          <w:lang w:eastAsia="sv-SE"/>
        </w:rPr>
        <w:fldChar w:fldCharType="separate"/>
      </w:r>
      <w:r w:rsidRPr="00112F27">
        <w:rPr>
          <w:sz w:val="24"/>
          <w:szCs w:val="24"/>
        </w:rPr>
        <w:t xml:space="preserve">Figure </w:t>
      </w:r>
      <w:r w:rsidRPr="00112F27">
        <w:rPr>
          <w:noProof/>
          <w:sz w:val="24"/>
          <w:szCs w:val="24"/>
        </w:rPr>
        <w:t>13</w:t>
      </w:r>
      <w:r w:rsidRPr="00EB7ED0">
        <w:rPr>
          <w:sz w:val="24"/>
          <w:szCs w:val="24"/>
          <w:lang w:eastAsia="sv-SE"/>
        </w:rPr>
        <w:fldChar w:fldCharType="end"/>
      </w:r>
      <w:r w:rsidRPr="00EB7ED0">
        <w:rPr>
          <w:sz w:val="24"/>
          <w:szCs w:val="24"/>
          <w:lang w:eastAsia="sv-SE"/>
        </w:rPr>
        <w:t xml:space="preserve">, we compare the energy performance with respect to the energy per bit. For calculating the energy per bit, we divide the total energy consumed by the serving nodes by the total traffic served by them. Energy per bit tells us that how much energy is needed in the system to deliver a single bit. As we can observe that the deployment of micro cells proves out to take lesser energy per bit as the power amplifier in the micro cells do not ramp up the energy consumption with the load as much in macro units. The energy per bit is higher for lower load because the system throughput increases faster than the power consumption in the serving nodes. </w:t>
      </w:r>
    </w:p>
    <w:p w14:paraId="5B4C8035" w14:textId="77777777" w:rsidR="001820FD" w:rsidRPr="00BC3EB1" w:rsidRDefault="001820FD" w:rsidP="001820FD">
      <w:pPr>
        <w:pStyle w:val="NewNormal"/>
        <w:ind w:firstLine="0"/>
        <w:rPr>
          <w:lang w:eastAsia="sv-SE"/>
        </w:rPr>
      </w:pPr>
    </w:p>
    <w:p w14:paraId="20DF6339" w14:textId="77777777" w:rsidR="001820FD" w:rsidRDefault="001820FD" w:rsidP="001820FD">
      <w:pPr>
        <w:pStyle w:val="NewNormal"/>
        <w:rPr>
          <w:lang w:eastAsia="sv-SE"/>
        </w:rPr>
      </w:pPr>
    </w:p>
    <w:p w14:paraId="34EE3FC0" w14:textId="77777777" w:rsidR="001820FD" w:rsidRDefault="001820FD" w:rsidP="001820FD">
      <w:pPr>
        <w:pStyle w:val="NewNormal"/>
        <w:keepNext/>
        <w:ind w:firstLine="0"/>
        <w:jc w:val="left"/>
      </w:pPr>
      <w:r w:rsidRPr="00FD20C5">
        <w:rPr>
          <w:noProof/>
          <w:lang w:eastAsia="sv-SE"/>
        </w:rPr>
        <w:drawing>
          <wp:inline distT="0" distB="0" distL="0" distR="0" wp14:anchorId="38239E7B" wp14:editId="4983B318">
            <wp:extent cx="4283710" cy="3279775"/>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83710" cy="3279775"/>
                    </a:xfrm>
                    <a:prstGeom prst="rect">
                      <a:avLst/>
                    </a:prstGeom>
                  </pic:spPr>
                </pic:pic>
              </a:graphicData>
            </a:graphic>
          </wp:inline>
        </w:drawing>
      </w:r>
    </w:p>
    <w:p w14:paraId="33106B83" w14:textId="77777777" w:rsidR="001820FD" w:rsidRDefault="001820FD" w:rsidP="001820FD">
      <w:pPr>
        <w:pStyle w:val="Caption"/>
        <w:jc w:val="both"/>
        <w:rPr>
          <w:lang w:eastAsia="sv-SE"/>
        </w:rPr>
      </w:pPr>
      <w:bookmarkStart w:id="1696" w:name="_Ref497836234"/>
      <w:bookmarkStart w:id="1697" w:name="_Toc497836846"/>
      <w:r>
        <w:t xml:space="preserve">Figure </w:t>
      </w:r>
      <w:r>
        <w:fldChar w:fldCharType="begin"/>
      </w:r>
      <w:r>
        <w:instrText xml:space="preserve"> SEQ Figure \* ARABIC </w:instrText>
      </w:r>
      <w:r>
        <w:fldChar w:fldCharType="separate"/>
      </w:r>
      <w:r>
        <w:rPr>
          <w:noProof/>
        </w:rPr>
        <w:t>14</w:t>
      </w:r>
      <w:r>
        <w:fldChar w:fldCharType="end"/>
      </w:r>
      <w:bookmarkEnd w:id="1696"/>
      <w:r>
        <w:t>.</w:t>
      </w:r>
      <w:r w:rsidRPr="00FD20C5">
        <w:t xml:space="preserve"> Comparison of Energy per bit versus 10th percentile DL user throughput for central deployment of macro cells and micro cells.</w:t>
      </w:r>
      <w:bookmarkEnd w:id="1697"/>
    </w:p>
    <w:p w14:paraId="17F9545D" w14:textId="77777777" w:rsidR="001820FD" w:rsidRPr="00213469" w:rsidRDefault="001820FD" w:rsidP="001820FD">
      <w:pPr>
        <w:pStyle w:val="NewNormal"/>
        <w:ind w:firstLine="0"/>
        <w:rPr>
          <w:color w:val="4F81BD"/>
        </w:rPr>
      </w:pPr>
    </w:p>
    <w:p w14:paraId="53262A1B" w14:textId="77777777" w:rsidR="001820FD" w:rsidRPr="00EB7ED0" w:rsidRDefault="001820FD" w:rsidP="001820FD">
      <w:pPr>
        <w:pStyle w:val="NewNormal"/>
        <w:ind w:firstLine="0"/>
        <w:rPr>
          <w:sz w:val="24"/>
          <w:szCs w:val="24"/>
          <w:lang w:eastAsia="sv-SE"/>
        </w:rPr>
      </w:pPr>
      <w:r w:rsidRPr="00EB7ED0">
        <w:rPr>
          <w:sz w:val="24"/>
          <w:szCs w:val="24"/>
          <w:lang w:eastAsia="sv-SE"/>
        </w:rPr>
        <w:t xml:space="preserve">In </w:t>
      </w:r>
      <w:r w:rsidRPr="00EB7ED0">
        <w:rPr>
          <w:sz w:val="24"/>
          <w:szCs w:val="24"/>
          <w:lang w:eastAsia="sv-SE"/>
        </w:rPr>
        <w:fldChar w:fldCharType="begin"/>
      </w:r>
      <w:r w:rsidRPr="00EB7ED0">
        <w:rPr>
          <w:sz w:val="24"/>
          <w:szCs w:val="24"/>
          <w:lang w:eastAsia="sv-SE"/>
        </w:rPr>
        <w:instrText xml:space="preserve"> REF _Ref497836234 \h </w:instrText>
      </w:r>
      <w:r>
        <w:rPr>
          <w:sz w:val="24"/>
          <w:szCs w:val="24"/>
          <w:lang w:eastAsia="sv-SE"/>
        </w:rPr>
        <w:instrText xml:space="preserve"> \* MERGEFORMAT </w:instrText>
      </w:r>
      <w:r w:rsidRPr="00EB7ED0">
        <w:rPr>
          <w:sz w:val="24"/>
          <w:szCs w:val="24"/>
          <w:lang w:eastAsia="sv-SE"/>
        </w:rPr>
      </w:r>
      <w:r w:rsidRPr="00EB7ED0">
        <w:rPr>
          <w:sz w:val="24"/>
          <w:szCs w:val="24"/>
          <w:lang w:eastAsia="sv-SE"/>
        </w:rPr>
        <w:fldChar w:fldCharType="separate"/>
      </w:r>
      <w:r w:rsidRPr="00112F27">
        <w:rPr>
          <w:sz w:val="24"/>
          <w:szCs w:val="24"/>
        </w:rPr>
        <w:t xml:space="preserve">Figure </w:t>
      </w:r>
      <w:r w:rsidRPr="00112F27">
        <w:rPr>
          <w:noProof/>
          <w:sz w:val="24"/>
          <w:szCs w:val="24"/>
        </w:rPr>
        <w:t>14</w:t>
      </w:r>
      <w:r w:rsidRPr="00EB7ED0">
        <w:rPr>
          <w:sz w:val="24"/>
          <w:szCs w:val="24"/>
          <w:lang w:eastAsia="sv-SE"/>
        </w:rPr>
        <w:fldChar w:fldCharType="end"/>
      </w:r>
      <w:r w:rsidRPr="00EB7ED0">
        <w:rPr>
          <w:sz w:val="24"/>
          <w:szCs w:val="24"/>
          <w:lang w:eastAsia="sv-SE"/>
        </w:rPr>
        <w:t xml:space="preserve">, we do a critical analysis of quality of service down to the 10 percentiles of users, these users have the worst downlink throughput, they could be considered as edge cell users. So, to deliver a good throughput to these edge cell users say, 11 </w:t>
      </w:r>
      <w:proofErr w:type="spellStart"/>
      <w:r w:rsidRPr="00EB7ED0">
        <w:rPr>
          <w:sz w:val="24"/>
          <w:szCs w:val="24"/>
          <w:lang w:eastAsia="sv-SE"/>
        </w:rPr>
        <w:t>Mbps</w:t>
      </w:r>
      <w:proofErr w:type="spellEnd"/>
      <w:r w:rsidRPr="00EB7ED0">
        <w:rPr>
          <w:sz w:val="24"/>
          <w:szCs w:val="24"/>
          <w:lang w:eastAsia="sv-SE"/>
        </w:rPr>
        <w:t xml:space="preserve"> we can see the macro cells need something around 1.8 kJ/Mbit while micro cells need 0.3 kJ/Mbit. Here the macro cells come out to as winner because of they can handle a higher load than micro cells as well as the increased load compensates for the increased power consumption in macro cells.</w:t>
      </w:r>
    </w:p>
    <w:p w14:paraId="7A2A4218" w14:textId="77777777" w:rsidR="001820FD" w:rsidRDefault="001820FD" w:rsidP="001820FD">
      <w:pPr>
        <w:pStyle w:val="NewNormal"/>
        <w:rPr>
          <w:lang w:eastAsia="sv-SE"/>
        </w:rPr>
      </w:pPr>
    </w:p>
    <w:p w14:paraId="42368F53" w14:textId="77777777" w:rsidR="001820FD" w:rsidRDefault="001820FD" w:rsidP="001820FD">
      <w:pPr>
        <w:pStyle w:val="NewNormal"/>
        <w:keepNext/>
        <w:ind w:firstLine="0"/>
      </w:pPr>
      <w:r w:rsidRPr="00FD20C5">
        <w:rPr>
          <w:noProof/>
          <w:lang w:eastAsia="sv-SE"/>
        </w:rPr>
        <w:lastRenderedPageBreak/>
        <w:drawing>
          <wp:inline distT="0" distB="0" distL="0" distR="0" wp14:anchorId="5C7A7476" wp14:editId="60D2BD6A">
            <wp:extent cx="4283710" cy="3279775"/>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83710" cy="3279775"/>
                    </a:xfrm>
                    <a:prstGeom prst="rect">
                      <a:avLst/>
                    </a:prstGeom>
                  </pic:spPr>
                </pic:pic>
              </a:graphicData>
            </a:graphic>
          </wp:inline>
        </w:drawing>
      </w:r>
    </w:p>
    <w:p w14:paraId="42253FB0" w14:textId="77777777" w:rsidR="001820FD" w:rsidRDefault="001820FD" w:rsidP="001820FD">
      <w:pPr>
        <w:pStyle w:val="Caption"/>
        <w:jc w:val="both"/>
        <w:rPr>
          <w:lang w:eastAsia="sv-SE"/>
        </w:rPr>
      </w:pPr>
      <w:bookmarkStart w:id="1698" w:name="_Ref497836522"/>
      <w:bookmarkStart w:id="1699" w:name="_Toc497836847"/>
      <w:r>
        <w:t xml:space="preserve">Figure </w:t>
      </w:r>
      <w:r>
        <w:fldChar w:fldCharType="begin"/>
      </w:r>
      <w:r>
        <w:instrText xml:space="preserve"> SEQ Figure \* ARABIC </w:instrText>
      </w:r>
      <w:r>
        <w:fldChar w:fldCharType="separate"/>
      </w:r>
      <w:r>
        <w:rPr>
          <w:noProof/>
        </w:rPr>
        <w:t>15</w:t>
      </w:r>
      <w:r>
        <w:fldChar w:fldCharType="end"/>
      </w:r>
      <w:bookmarkEnd w:id="1698"/>
      <w:r>
        <w:t>.</w:t>
      </w:r>
      <w:r w:rsidRPr="00FD20C5">
        <w:t xml:space="preserve"> Comparison of bits per unit energy versus system throughput for central deployment of macro cells and micro cells.</w:t>
      </w:r>
      <w:bookmarkEnd w:id="1699"/>
    </w:p>
    <w:p w14:paraId="2A09294B" w14:textId="77777777" w:rsidR="001820FD" w:rsidRPr="00EB7ED0" w:rsidRDefault="001820FD" w:rsidP="001820FD">
      <w:pPr>
        <w:pStyle w:val="NewNormal"/>
        <w:ind w:firstLine="0"/>
        <w:rPr>
          <w:sz w:val="24"/>
          <w:szCs w:val="24"/>
          <w:lang w:eastAsia="sv-SE"/>
        </w:rPr>
      </w:pPr>
      <w:r w:rsidRPr="00EB7ED0">
        <w:rPr>
          <w:sz w:val="24"/>
          <w:szCs w:val="24"/>
          <w:lang w:eastAsia="sv-SE"/>
        </w:rPr>
        <w:t xml:space="preserve">Bits per unit energy is the inverse of energy per bit, to calculate this, we divide the total traffic by total power consumption. In </w:t>
      </w:r>
      <w:r w:rsidRPr="00EB7ED0">
        <w:rPr>
          <w:sz w:val="24"/>
          <w:szCs w:val="24"/>
          <w:lang w:eastAsia="sv-SE"/>
        </w:rPr>
        <w:fldChar w:fldCharType="begin"/>
      </w:r>
      <w:r w:rsidRPr="00EB7ED0">
        <w:rPr>
          <w:sz w:val="24"/>
          <w:szCs w:val="24"/>
          <w:lang w:eastAsia="sv-SE"/>
        </w:rPr>
        <w:instrText xml:space="preserve"> REF _Ref497836522 \h </w:instrText>
      </w:r>
      <w:r>
        <w:rPr>
          <w:sz w:val="24"/>
          <w:szCs w:val="24"/>
          <w:lang w:eastAsia="sv-SE"/>
        </w:rPr>
        <w:instrText xml:space="preserve"> \* MERGEFORMAT </w:instrText>
      </w:r>
      <w:r w:rsidRPr="00EB7ED0">
        <w:rPr>
          <w:sz w:val="24"/>
          <w:szCs w:val="24"/>
          <w:lang w:eastAsia="sv-SE"/>
        </w:rPr>
      </w:r>
      <w:r w:rsidRPr="00EB7ED0">
        <w:rPr>
          <w:sz w:val="24"/>
          <w:szCs w:val="24"/>
          <w:lang w:eastAsia="sv-SE"/>
        </w:rPr>
        <w:fldChar w:fldCharType="separate"/>
      </w:r>
      <w:r w:rsidRPr="00112F27">
        <w:rPr>
          <w:sz w:val="24"/>
          <w:szCs w:val="24"/>
        </w:rPr>
        <w:t xml:space="preserve">Figure </w:t>
      </w:r>
      <w:r w:rsidRPr="00112F27">
        <w:rPr>
          <w:noProof/>
          <w:sz w:val="24"/>
          <w:szCs w:val="24"/>
        </w:rPr>
        <w:t>15</w:t>
      </w:r>
      <w:r w:rsidRPr="00EB7ED0">
        <w:rPr>
          <w:sz w:val="24"/>
          <w:szCs w:val="24"/>
          <w:lang w:eastAsia="sv-SE"/>
        </w:rPr>
        <w:fldChar w:fldCharType="end"/>
      </w:r>
      <w:r w:rsidRPr="00EB7ED0">
        <w:rPr>
          <w:sz w:val="24"/>
          <w:szCs w:val="24"/>
          <w:lang w:eastAsia="sv-SE"/>
        </w:rPr>
        <w:t xml:space="preserve">, we can see that the micro cells can transfer more bits per unit energy than the macro cells and as the power consumption in micro cells increases less with served traffic load, the number of bits transferred in unit energy (Mbit/kJ) is higher for smaller cells than the large macro cells. </w:t>
      </w:r>
    </w:p>
    <w:p w14:paraId="3C81DA5E" w14:textId="77777777" w:rsidR="001820FD" w:rsidRPr="00213469" w:rsidRDefault="001820FD" w:rsidP="001820FD">
      <w:pPr>
        <w:pStyle w:val="NewNormal"/>
        <w:ind w:left="450" w:firstLine="0"/>
        <w:rPr>
          <w:color w:val="4F81BD"/>
        </w:rPr>
      </w:pPr>
    </w:p>
    <w:p w14:paraId="5CA323DC" w14:textId="77777777" w:rsidR="001820FD" w:rsidRPr="00213469" w:rsidRDefault="001820FD" w:rsidP="001820FD">
      <w:pPr>
        <w:pStyle w:val="NewNormal"/>
        <w:ind w:left="450" w:firstLine="0"/>
        <w:rPr>
          <w:color w:val="4F81BD"/>
        </w:rPr>
      </w:pPr>
    </w:p>
    <w:p w14:paraId="79A39558" w14:textId="77777777" w:rsidR="001820FD" w:rsidRDefault="001820FD" w:rsidP="001820FD">
      <w:pPr>
        <w:pStyle w:val="NewNormal"/>
        <w:ind w:left="450" w:firstLine="0"/>
      </w:pPr>
    </w:p>
    <w:p w14:paraId="13A55CCA" w14:textId="77777777" w:rsidR="001820FD" w:rsidRPr="009A4B56" w:rsidRDefault="001820FD" w:rsidP="001820FD">
      <w:pPr>
        <w:pStyle w:val="NewNormal"/>
        <w:rPr>
          <w:b/>
          <w:sz w:val="32"/>
          <w:szCs w:val="32"/>
        </w:rPr>
      </w:pPr>
    </w:p>
    <w:p w14:paraId="49E562C3" w14:textId="77777777" w:rsidR="001820FD" w:rsidRDefault="001820FD" w:rsidP="001820FD">
      <w:pPr>
        <w:pStyle w:val="NewNormal"/>
        <w:ind w:firstLine="0"/>
        <w:rPr>
          <w:lang w:eastAsia="sv-SE"/>
        </w:rPr>
      </w:pPr>
      <w:r w:rsidRPr="00EE7510">
        <w:rPr>
          <w:noProof/>
          <w:lang w:eastAsia="sv-SE"/>
        </w:rPr>
        <w:lastRenderedPageBreak/>
        <w:drawing>
          <wp:inline distT="0" distB="0" distL="0" distR="0" wp14:anchorId="0FB97097" wp14:editId="5821059B">
            <wp:extent cx="4286250" cy="3190875"/>
            <wp:effectExtent l="0" t="0" r="0" b="0"/>
            <wp:docPr id="27"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86250" cy="3190875"/>
                    </a:xfrm>
                    <a:prstGeom prst="rect">
                      <a:avLst/>
                    </a:prstGeom>
                    <a:noFill/>
                    <a:ln>
                      <a:noFill/>
                    </a:ln>
                  </pic:spPr>
                </pic:pic>
              </a:graphicData>
            </a:graphic>
          </wp:inline>
        </w:drawing>
      </w:r>
    </w:p>
    <w:p w14:paraId="000AA138" w14:textId="77777777" w:rsidR="001820FD" w:rsidRDefault="001820FD" w:rsidP="001820FD">
      <w:pPr>
        <w:pStyle w:val="NewNormal"/>
        <w:ind w:firstLine="0"/>
        <w:rPr>
          <w:rFonts w:ascii="Calibri" w:hAnsi="Calibri"/>
          <w:b/>
          <w:bCs/>
          <w:sz w:val="20"/>
          <w:szCs w:val="20"/>
        </w:rPr>
      </w:pPr>
      <w:r w:rsidRPr="00EB7ED0">
        <w:rPr>
          <w:rFonts w:ascii="Calibri" w:hAnsi="Calibri"/>
          <w:b/>
          <w:bCs/>
          <w:sz w:val="20"/>
          <w:szCs w:val="20"/>
        </w:rPr>
        <w:t>Figure 16. Comparison of DL user throughput for 50th and 95th percentile versus system throughput.</w:t>
      </w:r>
    </w:p>
    <w:p w14:paraId="32D794AC" w14:textId="77777777" w:rsidR="001820FD" w:rsidRPr="00EB7ED0" w:rsidRDefault="001820FD" w:rsidP="001820FD">
      <w:pPr>
        <w:pStyle w:val="NewNormal"/>
        <w:ind w:firstLine="0"/>
        <w:rPr>
          <w:rFonts w:ascii="Calibri" w:hAnsi="Calibri"/>
          <w:b/>
          <w:bCs/>
          <w:sz w:val="20"/>
          <w:szCs w:val="20"/>
        </w:rPr>
      </w:pPr>
    </w:p>
    <w:p w14:paraId="136F4E39" w14:textId="77777777" w:rsidR="001820FD" w:rsidRPr="00EB7ED0" w:rsidRDefault="001820FD" w:rsidP="001820FD">
      <w:pPr>
        <w:pStyle w:val="NewNormal"/>
        <w:ind w:firstLine="0"/>
        <w:rPr>
          <w:sz w:val="24"/>
          <w:szCs w:val="24"/>
          <w:lang w:eastAsia="sv-SE"/>
        </w:rPr>
      </w:pPr>
      <w:r w:rsidRPr="00EB7ED0">
        <w:rPr>
          <w:sz w:val="24"/>
          <w:szCs w:val="24"/>
          <w:lang w:eastAsia="sv-SE"/>
        </w:rPr>
        <w:t>The DL user throughput is calculated for 10</w:t>
      </w:r>
      <w:r w:rsidRPr="00EB7ED0">
        <w:rPr>
          <w:sz w:val="24"/>
          <w:szCs w:val="24"/>
          <w:vertAlign w:val="superscript"/>
          <w:lang w:eastAsia="sv-SE"/>
        </w:rPr>
        <w:t>th</w:t>
      </w:r>
      <w:r w:rsidRPr="00EB7ED0">
        <w:rPr>
          <w:sz w:val="24"/>
          <w:szCs w:val="24"/>
          <w:lang w:eastAsia="sv-SE"/>
        </w:rPr>
        <w:t>, 50</w:t>
      </w:r>
      <w:r w:rsidRPr="00EB7ED0">
        <w:rPr>
          <w:sz w:val="24"/>
          <w:szCs w:val="24"/>
          <w:vertAlign w:val="superscript"/>
          <w:lang w:eastAsia="sv-SE"/>
        </w:rPr>
        <w:t>th</w:t>
      </w:r>
      <w:r w:rsidRPr="00EB7ED0">
        <w:rPr>
          <w:sz w:val="24"/>
          <w:szCs w:val="24"/>
          <w:lang w:eastAsia="sv-SE"/>
        </w:rPr>
        <w:t xml:space="preserve"> and 95</w:t>
      </w:r>
      <w:r w:rsidRPr="00EB7ED0">
        <w:rPr>
          <w:sz w:val="24"/>
          <w:szCs w:val="24"/>
          <w:vertAlign w:val="superscript"/>
          <w:lang w:eastAsia="sv-SE"/>
        </w:rPr>
        <w:t>th</w:t>
      </w:r>
      <w:r w:rsidRPr="00EB7ED0">
        <w:rPr>
          <w:sz w:val="24"/>
          <w:szCs w:val="24"/>
          <w:lang w:eastAsia="sv-SE"/>
        </w:rPr>
        <w:t xml:space="preserve"> percentile. The 10</w:t>
      </w:r>
      <w:r w:rsidRPr="00EB7ED0">
        <w:rPr>
          <w:sz w:val="24"/>
          <w:szCs w:val="24"/>
          <w:vertAlign w:val="superscript"/>
          <w:lang w:eastAsia="sv-SE"/>
        </w:rPr>
        <w:t>th</w:t>
      </w:r>
      <w:r w:rsidRPr="00EB7ED0">
        <w:rPr>
          <w:sz w:val="24"/>
          <w:szCs w:val="24"/>
          <w:lang w:eastAsia="sv-SE"/>
        </w:rPr>
        <w:t xml:space="preserve"> percentile refers to the cell edge users the 50</w:t>
      </w:r>
      <w:r w:rsidRPr="00EB7ED0">
        <w:rPr>
          <w:sz w:val="24"/>
          <w:szCs w:val="24"/>
          <w:vertAlign w:val="superscript"/>
          <w:lang w:eastAsia="sv-SE"/>
        </w:rPr>
        <w:t>th</w:t>
      </w:r>
      <w:r w:rsidRPr="00EB7ED0">
        <w:rPr>
          <w:sz w:val="24"/>
          <w:szCs w:val="24"/>
          <w:lang w:eastAsia="sv-SE"/>
        </w:rPr>
        <w:t xml:space="preserve"> percentile is the median user data rate for the served traffic, the 95</w:t>
      </w:r>
      <w:r w:rsidRPr="00EB7ED0">
        <w:rPr>
          <w:sz w:val="24"/>
          <w:szCs w:val="24"/>
          <w:vertAlign w:val="superscript"/>
          <w:lang w:eastAsia="sv-SE"/>
        </w:rPr>
        <w:t>th</w:t>
      </w:r>
      <w:r w:rsidRPr="00EB7ED0">
        <w:rPr>
          <w:sz w:val="24"/>
          <w:szCs w:val="24"/>
          <w:lang w:eastAsia="sv-SE"/>
        </w:rPr>
        <w:t xml:space="preserve"> percentile users are the best-case users with top 5% data rates. In figure 16 the 95</w:t>
      </w:r>
      <w:r w:rsidRPr="00EB7ED0">
        <w:rPr>
          <w:sz w:val="24"/>
          <w:szCs w:val="24"/>
          <w:vertAlign w:val="superscript"/>
          <w:lang w:eastAsia="sv-SE"/>
        </w:rPr>
        <w:t>th</w:t>
      </w:r>
      <w:r w:rsidRPr="00EB7ED0">
        <w:rPr>
          <w:sz w:val="24"/>
          <w:szCs w:val="24"/>
          <w:lang w:eastAsia="sv-SE"/>
        </w:rPr>
        <w:t xml:space="preserve"> percentile users have similar data rates in macros and micros. The 50</w:t>
      </w:r>
      <w:r w:rsidRPr="00EB7ED0">
        <w:rPr>
          <w:sz w:val="24"/>
          <w:szCs w:val="24"/>
          <w:vertAlign w:val="superscript"/>
          <w:lang w:eastAsia="sv-SE"/>
        </w:rPr>
        <w:t>th</w:t>
      </w:r>
      <w:r w:rsidRPr="00EB7ED0">
        <w:rPr>
          <w:sz w:val="24"/>
          <w:szCs w:val="24"/>
          <w:lang w:eastAsia="sv-SE"/>
        </w:rPr>
        <w:t xml:space="preserve"> percentile users experience difference in data rates experience because the data rates at the user side increases with transmit power. </w:t>
      </w:r>
    </w:p>
    <w:p w14:paraId="3018A99D" w14:textId="77777777" w:rsidR="001820FD" w:rsidRPr="00EB7ED0" w:rsidRDefault="001820FD" w:rsidP="001820FD">
      <w:pPr>
        <w:pStyle w:val="NewNormal"/>
        <w:ind w:firstLine="0"/>
        <w:rPr>
          <w:sz w:val="24"/>
          <w:szCs w:val="24"/>
          <w:lang w:eastAsia="sv-SE"/>
        </w:rPr>
      </w:pPr>
      <w:r w:rsidRPr="00EB7ED0">
        <w:rPr>
          <w:sz w:val="24"/>
          <w:szCs w:val="24"/>
          <w:lang w:eastAsia="sv-SE"/>
        </w:rPr>
        <w:tab/>
      </w:r>
    </w:p>
    <w:p w14:paraId="3D2FBBC2" w14:textId="77777777" w:rsidR="001820FD" w:rsidRPr="00EB7ED0" w:rsidRDefault="001820FD" w:rsidP="001820FD">
      <w:pPr>
        <w:pStyle w:val="NewNormal"/>
        <w:ind w:firstLine="0"/>
        <w:rPr>
          <w:sz w:val="24"/>
          <w:szCs w:val="24"/>
          <w:lang w:eastAsia="sv-SE"/>
        </w:rPr>
      </w:pPr>
      <w:r w:rsidRPr="00EB7ED0">
        <w:rPr>
          <w:sz w:val="24"/>
          <w:szCs w:val="24"/>
          <w:lang w:eastAsia="sv-SE"/>
        </w:rPr>
        <w:t xml:space="preserve">The DL data rate decreases with the increasing traffic load this is because at lower load there are enough of resources available for the cells to serve the users with high data rates but as the traffic load increases the bandwidth and the available resources reduces and hence it leads to a lowered data rate. </w:t>
      </w:r>
    </w:p>
    <w:p w14:paraId="6B42E581" w14:textId="77777777" w:rsidR="001820FD" w:rsidRDefault="001820FD" w:rsidP="001820FD">
      <w:pPr>
        <w:pStyle w:val="NewNormal"/>
        <w:rPr>
          <w:lang w:eastAsia="sv-SE"/>
        </w:rPr>
      </w:pPr>
    </w:p>
    <w:p w14:paraId="006B7283" w14:textId="77777777" w:rsidR="001820FD" w:rsidRDefault="001820FD" w:rsidP="001820FD">
      <w:pPr>
        <w:pStyle w:val="NewNormal"/>
        <w:rPr>
          <w:lang w:eastAsia="sv-SE"/>
        </w:rPr>
      </w:pPr>
    </w:p>
    <w:p w14:paraId="3514CDC1" w14:textId="77777777" w:rsidR="001820FD" w:rsidRPr="00F80E5C" w:rsidRDefault="001820FD" w:rsidP="001820FD">
      <w:pPr>
        <w:pStyle w:val="NewNormal"/>
        <w:rPr>
          <w:lang w:eastAsia="sv-SE"/>
        </w:rPr>
      </w:pPr>
    </w:p>
    <w:p w14:paraId="7A26277F" w14:textId="77777777" w:rsidR="001820FD" w:rsidRDefault="001820FD" w:rsidP="001820FD">
      <w:pPr>
        <w:pStyle w:val="NewNormal"/>
        <w:rPr>
          <w:lang w:eastAsia="sv-SE"/>
        </w:rPr>
      </w:pPr>
    </w:p>
    <w:p w14:paraId="24C63C4C" w14:textId="77777777" w:rsidR="001820FD" w:rsidRDefault="001820FD" w:rsidP="001820FD">
      <w:pPr>
        <w:pStyle w:val="NewNormal"/>
        <w:rPr>
          <w:lang w:eastAsia="sv-SE"/>
        </w:rPr>
      </w:pPr>
    </w:p>
    <w:p w14:paraId="6403E2EF" w14:textId="77777777" w:rsidR="001820FD" w:rsidRDefault="001820FD" w:rsidP="001820FD">
      <w:pPr>
        <w:pStyle w:val="NewNormal"/>
        <w:ind w:firstLine="0"/>
        <w:rPr>
          <w:lang w:eastAsia="sv-SE"/>
        </w:rPr>
      </w:pPr>
      <w:r w:rsidRPr="00BD2658">
        <w:rPr>
          <w:noProof/>
          <w:lang w:eastAsia="sv-SE"/>
        </w:rPr>
        <w:drawing>
          <wp:inline distT="0" distB="0" distL="0" distR="0" wp14:anchorId="05E0E05B" wp14:editId="1F0BBCC1">
            <wp:extent cx="4283710" cy="3308350"/>
            <wp:effectExtent l="0" t="0" r="2540" b="63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83710" cy="3308350"/>
                    </a:xfrm>
                    <a:prstGeom prst="rect">
                      <a:avLst/>
                    </a:prstGeom>
                  </pic:spPr>
                </pic:pic>
              </a:graphicData>
            </a:graphic>
          </wp:inline>
        </w:drawing>
      </w:r>
    </w:p>
    <w:p w14:paraId="0425D4ED" w14:textId="77777777" w:rsidR="001820FD" w:rsidRDefault="001820FD" w:rsidP="001820FD">
      <w:pPr>
        <w:pStyle w:val="NewNormal"/>
        <w:ind w:firstLine="0"/>
        <w:rPr>
          <w:rFonts w:ascii="Calibri" w:hAnsi="Calibri"/>
          <w:b/>
          <w:bCs/>
          <w:sz w:val="20"/>
          <w:szCs w:val="20"/>
        </w:rPr>
      </w:pPr>
      <w:r w:rsidRPr="00EB7ED0">
        <w:rPr>
          <w:rFonts w:ascii="Calibri" w:hAnsi="Calibri"/>
          <w:b/>
          <w:bCs/>
          <w:sz w:val="20"/>
          <w:szCs w:val="20"/>
        </w:rPr>
        <w:t>Figure 17. Comparison of DL user throughput for 10th percentile versus system throughput.</w:t>
      </w:r>
    </w:p>
    <w:p w14:paraId="3A66435E" w14:textId="77777777" w:rsidR="001820FD" w:rsidRPr="00EB7ED0" w:rsidRDefault="001820FD" w:rsidP="001820FD">
      <w:pPr>
        <w:pStyle w:val="NewNormal"/>
        <w:ind w:firstLine="0"/>
        <w:rPr>
          <w:rFonts w:ascii="Calibri" w:hAnsi="Calibri"/>
          <w:b/>
          <w:bCs/>
          <w:sz w:val="20"/>
          <w:szCs w:val="20"/>
        </w:rPr>
      </w:pPr>
    </w:p>
    <w:p w14:paraId="00333AA1" w14:textId="77777777" w:rsidR="001820FD" w:rsidRPr="00EB7ED0" w:rsidRDefault="001820FD" w:rsidP="001820FD">
      <w:pPr>
        <w:pStyle w:val="NewNormal"/>
        <w:ind w:firstLine="0"/>
        <w:rPr>
          <w:sz w:val="24"/>
          <w:szCs w:val="24"/>
          <w:lang w:eastAsia="sv-SE"/>
        </w:rPr>
      </w:pPr>
      <w:r w:rsidRPr="00EB7ED0">
        <w:rPr>
          <w:sz w:val="24"/>
          <w:szCs w:val="24"/>
          <w:lang w:eastAsia="sv-SE"/>
        </w:rPr>
        <w:t>The 10th percentile users represents the cell edge users; the figure 17 compares the data rates for the cell edge users between the micro grid and the macro grid. When the data throughput drops to zero then it represents that the total traffic in the area is so high that the cell edge user could not be served. The data rates for these users decreases rapidly for micro case which proves that it is not the best choice for coverage purpose. This clearly shows that the capacity of macro cells is more than micro cells.</w:t>
      </w:r>
    </w:p>
    <w:p w14:paraId="485CDEEC" w14:textId="77777777" w:rsidR="001820FD" w:rsidRDefault="001820FD" w:rsidP="001820FD">
      <w:pPr>
        <w:pStyle w:val="NewNormal"/>
        <w:rPr>
          <w:sz w:val="32"/>
          <w:szCs w:val="32"/>
        </w:rPr>
      </w:pPr>
    </w:p>
    <w:p w14:paraId="2DE0D290" w14:textId="77777777" w:rsidR="001820FD" w:rsidRDefault="001820FD" w:rsidP="001820FD">
      <w:pPr>
        <w:pStyle w:val="NewNormal"/>
        <w:rPr>
          <w:sz w:val="32"/>
          <w:szCs w:val="32"/>
        </w:rPr>
      </w:pPr>
    </w:p>
    <w:p w14:paraId="24FAA379" w14:textId="77777777" w:rsidR="001820FD" w:rsidRDefault="001820FD" w:rsidP="001820FD">
      <w:pPr>
        <w:pStyle w:val="NewNormal"/>
        <w:rPr>
          <w:sz w:val="32"/>
          <w:szCs w:val="32"/>
        </w:rPr>
      </w:pPr>
    </w:p>
    <w:p w14:paraId="3E5E2589" w14:textId="77777777" w:rsidR="001820FD" w:rsidRDefault="001820FD" w:rsidP="001820FD">
      <w:pPr>
        <w:pStyle w:val="NewNormal"/>
        <w:rPr>
          <w:sz w:val="32"/>
          <w:szCs w:val="32"/>
        </w:rPr>
      </w:pPr>
    </w:p>
    <w:p w14:paraId="3CD2C4AC" w14:textId="77777777" w:rsidR="001820FD" w:rsidRDefault="001820FD" w:rsidP="001820FD">
      <w:pPr>
        <w:pStyle w:val="Heading2"/>
      </w:pPr>
      <w:bookmarkStart w:id="1700" w:name="_Toc497934441"/>
      <w:bookmarkStart w:id="1701" w:name="_Toc353965511"/>
      <w:bookmarkStart w:id="1702" w:name="_Toc353966389"/>
      <w:bookmarkStart w:id="1703" w:name="_Toc436313868"/>
      <w:r>
        <w:t xml:space="preserve">Comparison </w:t>
      </w:r>
      <w:r w:rsidRPr="00466C2F">
        <w:t>macro</w:t>
      </w:r>
      <w:r>
        <w:t xml:space="preserve"> with and without energy saving schemes</w:t>
      </w:r>
      <w:bookmarkEnd w:id="1700"/>
    </w:p>
    <w:p w14:paraId="7CCFD465" w14:textId="77777777" w:rsidR="001820FD" w:rsidRDefault="001820FD" w:rsidP="001820FD">
      <w:r>
        <w:tab/>
      </w:r>
    </w:p>
    <w:p w14:paraId="4C1425B2" w14:textId="77777777" w:rsidR="001820FD" w:rsidRDefault="001820FD" w:rsidP="001820FD">
      <w:r w:rsidRPr="001C0F01">
        <w:rPr>
          <w:noProof/>
        </w:rPr>
        <w:drawing>
          <wp:inline distT="0" distB="0" distL="0" distR="0" wp14:anchorId="20550CB6" wp14:editId="79D5585D">
            <wp:extent cx="4286250" cy="310515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86250" cy="3105150"/>
                    </a:xfrm>
                    <a:prstGeom prst="rect">
                      <a:avLst/>
                    </a:prstGeom>
                    <a:noFill/>
                    <a:ln>
                      <a:noFill/>
                    </a:ln>
                  </pic:spPr>
                </pic:pic>
              </a:graphicData>
            </a:graphic>
          </wp:inline>
        </w:drawing>
      </w:r>
    </w:p>
    <w:p w14:paraId="3BF6F302" w14:textId="77777777" w:rsidR="001820FD" w:rsidRPr="00EB7ED0" w:rsidRDefault="001820FD" w:rsidP="001820FD">
      <w:pPr>
        <w:pStyle w:val="NewNormal"/>
        <w:ind w:firstLine="0"/>
        <w:rPr>
          <w:rFonts w:ascii="Calibri" w:hAnsi="Calibri"/>
          <w:b/>
          <w:bCs/>
          <w:sz w:val="20"/>
          <w:szCs w:val="20"/>
        </w:rPr>
      </w:pPr>
      <w:r w:rsidRPr="00EB7ED0">
        <w:rPr>
          <w:rFonts w:ascii="Calibri" w:hAnsi="Calibri"/>
          <w:b/>
          <w:bCs/>
          <w:sz w:val="20"/>
          <w:szCs w:val="20"/>
        </w:rPr>
        <w:t>Figure 18. Comparison of power per area unit versus system throughput for central deployment of macro cells.</w:t>
      </w:r>
    </w:p>
    <w:p w14:paraId="0BD5694C" w14:textId="77777777" w:rsidR="001820FD" w:rsidRPr="00562B00" w:rsidRDefault="001820FD" w:rsidP="001820FD">
      <w:pPr>
        <w:pStyle w:val="NewNormal"/>
        <w:rPr>
          <w:lang w:eastAsia="sv-SE"/>
        </w:rPr>
      </w:pPr>
    </w:p>
    <w:p w14:paraId="15354CB9" w14:textId="77777777" w:rsidR="001820FD" w:rsidRPr="00DC1FB9" w:rsidRDefault="001820FD" w:rsidP="001820FD">
      <w:pPr>
        <w:pStyle w:val="NewNormal"/>
        <w:ind w:firstLine="0"/>
        <w:rPr>
          <w:sz w:val="24"/>
          <w:szCs w:val="24"/>
          <w:lang w:eastAsia="sv-SE"/>
        </w:rPr>
      </w:pPr>
      <w:bookmarkStart w:id="1704" w:name="_Hlk497241073"/>
      <w:r w:rsidRPr="00DC1FB9">
        <w:rPr>
          <w:sz w:val="24"/>
          <w:szCs w:val="24"/>
          <w:lang w:eastAsia="sv-SE"/>
        </w:rPr>
        <w:t>As we can see in figure 18, the power per unit area for micro cells with energy saving schemes is lesser than micro cells without energy saving schemes. Here we can see that as the traffic load increases the power required to serve that traffic also goes up. The Lean energy saving scheme seems to be more energy efficient than MBSFN and micro sleep. We can easily save around 10-15% energy using any of the energy saving schemes. Lean scheme proved to be the most energy efficient with 17% savings on energy.</w:t>
      </w:r>
    </w:p>
    <w:p w14:paraId="38CD0CF4" w14:textId="77777777" w:rsidR="001820FD" w:rsidRDefault="001820FD" w:rsidP="001820FD">
      <w:pPr>
        <w:pStyle w:val="NewNormal"/>
        <w:ind w:firstLine="0"/>
        <w:rPr>
          <w:lang w:eastAsia="sv-SE"/>
        </w:rPr>
      </w:pPr>
    </w:p>
    <w:p w14:paraId="2D76CBE0" w14:textId="77777777" w:rsidR="001820FD" w:rsidRDefault="001820FD" w:rsidP="001820FD">
      <w:pPr>
        <w:pStyle w:val="NewNormal"/>
        <w:ind w:firstLine="0"/>
        <w:rPr>
          <w:lang w:eastAsia="sv-SE"/>
        </w:rPr>
      </w:pPr>
      <w:r w:rsidRPr="008470D9">
        <w:rPr>
          <w:noProof/>
          <w:lang w:eastAsia="sv-SE"/>
        </w:rPr>
        <w:lastRenderedPageBreak/>
        <w:drawing>
          <wp:inline distT="0" distB="0" distL="0" distR="0" wp14:anchorId="08ABD51C" wp14:editId="431B473F">
            <wp:extent cx="4286250" cy="302895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86250" cy="3028950"/>
                    </a:xfrm>
                    <a:prstGeom prst="rect">
                      <a:avLst/>
                    </a:prstGeom>
                    <a:noFill/>
                    <a:ln>
                      <a:noFill/>
                    </a:ln>
                  </pic:spPr>
                </pic:pic>
              </a:graphicData>
            </a:graphic>
          </wp:inline>
        </w:drawing>
      </w:r>
    </w:p>
    <w:p w14:paraId="4178250B" w14:textId="77777777" w:rsidR="001820FD" w:rsidRPr="00DC1FB9" w:rsidRDefault="001820FD" w:rsidP="001820FD">
      <w:pPr>
        <w:pStyle w:val="NewNormal"/>
        <w:ind w:firstLine="0"/>
        <w:rPr>
          <w:rFonts w:ascii="Calibri" w:hAnsi="Calibri"/>
          <w:b/>
          <w:bCs/>
          <w:sz w:val="20"/>
          <w:szCs w:val="20"/>
        </w:rPr>
      </w:pPr>
      <w:r w:rsidRPr="00DC1FB9">
        <w:rPr>
          <w:rFonts w:ascii="Calibri" w:hAnsi="Calibri"/>
          <w:b/>
          <w:bCs/>
          <w:sz w:val="20"/>
          <w:szCs w:val="20"/>
        </w:rPr>
        <w:t>Figure 19. Comparison of energy per bit unit versus system throughput for central deployment of macro cells.</w:t>
      </w:r>
    </w:p>
    <w:p w14:paraId="3931FA94" w14:textId="77777777" w:rsidR="001820FD" w:rsidRDefault="001820FD" w:rsidP="001820FD">
      <w:pPr>
        <w:pStyle w:val="NewNormal"/>
        <w:ind w:firstLine="0"/>
        <w:rPr>
          <w:lang w:eastAsia="sv-SE"/>
        </w:rPr>
      </w:pPr>
    </w:p>
    <w:p w14:paraId="4D66C29A" w14:textId="77777777" w:rsidR="001820FD" w:rsidRPr="00DC1FB9" w:rsidRDefault="001820FD" w:rsidP="001820FD">
      <w:pPr>
        <w:pStyle w:val="NewNormal"/>
        <w:ind w:firstLine="0"/>
        <w:rPr>
          <w:sz w:val="24"/>
          <w:szCs w:val="24"/>
          <w:lang w:eastAsia="sv-SE"/>
        </w:rPr>
      </w:pPr>
      <w:r w:rsidRPr="00DC1FB9">
        <w:rPr>
          <w:sz w:val="24"/>
          <w:szCs w:val="24"/>
          <w:lang w:eastAsia="sv-SE"/>
        </w:rPr>
        <w:t xml:space="preserve">From fig 19 we can derive that there is some difference in energy needed to transmit a bit for lower traffic load in different schemes but, as we gradually move towards higher loads this difference comes close together because at higher traffic loads there will be less idle time for the cells to save energy. </w:t>
      </w:r>
    </w:p>
    <w:p w14:paraId="7A4468AE" w14:textId="77777777" w:rsidR="001820FD" w:rsidRPr="00DC1FB9" w:rsidRDefault="001820FD" w:rsidP="001820FD">
      <w:pPr>
        <w:pStyle w:val="NewNormal"/>
        <w:ind w:firstLine="0"/>
        <w:rPr>
          <w:sz w:val="24"/>
          <w:szCs w:val="24"/>
          <w:lang w:eastAsia="sv-SE"/>
        </w:rPr>
      </w:pPr>
    </w:p>
    <w:p w14:paraId="2D70DA24" w14:textId="77777777" w:rsidR="001820FD" w:rsidRDefault="001820FD" w:rsidP="001820FD">
      <w:pPr>
        <w:pStyle w:val="NewNormal"/>
        <w:ind w:firstLine="0"/>
        <w:rPr>
          <w:lang w:eastAsia="sv-SE"/>
        </w:rPr>
      </w:pPr>
    </w:p>
    <w:p w14:paraId="5D6D6587" w14:textId="77777777" w:rsidR="001820FD" w:rsidRDefault="001820FD" w:rsidP="001820FD">
      <w:pPr>
        <w:pStyle w:val="NewNormal"/>
        <w:ind w:firstLine="0"/>
        <w:rPr>
          <w:lang w:eastAsia="sv-SE"/>
        </w:rPr>
      </w:pPr>
    </w:p>
    <w:p w14:paraId="48DCCCB3" w14:textId="77777777" w:rsidR="001820FD" w:rsidRDefault="001820FD" w:rsidP="001820FD">
      <w:pPr>
        <w:pStyle w:val="NewNormal"/>
        <w:ind w:firstLine="0"/>
        <w:rPr>
          <w:lang w:eastAsia="sv-SE"/>
        </w:rPr>
      </w:pPr>
    </w:p>
    <w:p w14:paraId="59A5D501" w14:textId="77777777" w:rsidR="001820FD" w:rsidRDefault="001820FD" w:rsidP="001820FD">
      <w:pPr>
        <w:pStyle w:val="NewNormal"/>
        <w:ind w:firstLine="0"/>
        <w:rPr>
          <w:lang w:eastAsia="sv-SE"/>
        </w:rPr>
      </w:pPr>
    </w:p>
    <w:p w14:paraId="49E9695F" w14:textId="77777777" w:rsidR="001820FD" w:rsidRDefault="001820FD" w:rsidP="001820FD">
      <w:pPr>
        <w:pStyle w:val="NewNormal"/>
        <w:ind w:firstLine="0"/>
        <w:rPr>
          <w:lang w:eastAsia="sv-SE"/>
        </w:rPr>
      </w:pPr>
    </w:p>
    <w:p w14:paraId="1A7C2B78" w14:textId="77777777" w:rsidR="001820FD" w:rsidRDefault="001820FD" w:rsidP="001820FD">
      <w:pPr>
        <w:pStyle w:val="NewNormal"/>
        <w:ind w:firstLine="0"/>
        <w:rPr>
          <w:lang w:eastAsia="sv-SE"/>
        </w:rPr>
      </w:pPr>
    </w:p>
    <w:p w14:paraId="289C58C9" w14:textId="77777777" w:rsidR="001820FD" w:rsidRDefault="001820FD" w:rsidP="001820FD">
      <w:pPr>
        <w:pStyle w:val="NewNormal"/>
        <w:ind w:firstLine="0"/>
        <w:rPr>
          <w:lang w:eastAsia="sv-SE"/>
        </w:rPr>
      </w:pPr>
    </w:p>
    <w:p w14:paraId="1106E7B8" w14:textId="77777777" w:rsidR="001820FD" w:rsidRDefault="001820FD" w:rsidP="001820FD">
      <w:pPr>
        <w:pStyle w:val="NewNormal"/>
        <w:ind w:firstLine="0"/>
        <w:rPr>
          <w:lang w:eastAsia="sv-SE"/>
        </w:rPr>
      </w:pPr>
    </w:p>
    <w:p w14:paraId="50F4495F" w14:textId="77777777" w:rsidR="001820FD" w:rsidRDefault="001820FD" w:rsidP="001820FD">
      <w:pPr>
        <w:pStyle w:val="NewNormal"/>
        <w:ind w:firstLine="0"/>
        <w:rPr>
          <w:lang w:eastAsia="sv-SE"/>
        </w:rPr>
      </w:pPr>
    </w:p>
    <w:p w14:paraId="46AF9EF2" w14:textId="77777777" w:rsidR="001820FD" w:rsidRDefault="001820FD" w:rsidP="001820FD">
      <w:pPr>
        <w:pStyle w:val="NewNormal"/>
        <w:ind w:firstLine="0"/>
        <w:rPr>
          <w:lang w:eastAsia="sv-SE"/>
        </w:rPr>
      </w:pPr>
    </w:p>
    <w:p w14:paraId="5A719729" w14:textId="77777777" w:rsidR="001820FD" w:rsidRDefault="001820FD" w:rsidP="001820FD">
      <w:pPr>
        <w:pStyle w:val="NewNormal"/>
        <w:ind w:firstLine="0"/>
        <w:rPr>
          <w:lang w:eastAsia="sv-SE"/>
        </w:rPr>
      </w:pPr>
      <w:r w:rsidRPr="008470D9">
        <w:rPr>
          <w:noProof/>
          <w:lang w:eastAsia="sv-SE"/>
        </w:rPr>
        <w:drawing>
          <wp:inline distT="0" distB="0" distL="0" distR="0" wp14:anchorId="08891EF2" wp14:editId="0F74E257">
            <wp:extent cx="4286250" cy="327660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86250" cy="3276600"/>
                    </a:xfrm>
                    <a:prstGeom prst="rect">
                      <a:avLst/>
                    </a:prstGeom>
                    <a:noFill/>
                    <a:ln>
                      <a:noFill/>
                    </a:ln>
                  </pic:spPr>
                </pic:pic>
              </a:graphicData>
            </a:graphic>
          </wp:inline>
        </w:drawing>
      </w:r>
    </w:p>
    <w:p w14:paraId="52C0D34A" w14:textId="77777777" w:rsidR="001820FD" w:rsidRDefault="001820FD" w:rsidP="001820FD">
      <w:pPr>
        <w:pStyle w:val="NewNormal"/>
        <w:ind w:firstLine="0"/>
        <w:rPr>
          <w:rFonts w:ascii="Calibri" w:hAnsi="Calibri"/>
          <w:b/>
          <w:bCs/>
          <w:sz w:val="20"/>
          <w:szCs w:val="20"/>
        </w:rPr>
      </w:pPr>
    </w:p>
    <w:p w14:paraId="4A769E17" w14:textId="77777777" w:rsidR="001820FD" w:rsidRPr="00DC1FB9" w:rsidRDefault="001820FD" w:rsidP="001820FD">
      <w:pPr>
        <w:pStyle w:val="NewNormal"/>
        <w:ind w:firstLine="0"/>
        <w:rPr>
          <w:rFonts w:ascii="Calibri" w:hAnsi="Calibri"/>
          <w:b/>
          <w:bCs/>
          <w:sz w:val="20"/>
          <w:szCs w:val="20"/>
        </w:rPr>
      </w:pPr>
      <w:r w:rsidRPr="00DC1FB9">
        <w:rPr>
          <w:rFonts w:ascii="Calibri" w:hAnsi="Calibri"/>
          <w:b/>
          <w:bCs/>
          <w:sz w:val="20"/>
          <w:szCs w:val="20"/>
        </w:rPr>
        <w:t>Figure 20. Comparison of bits per unit energy versus system throughput for central deployment of macro cells.</w:t>
      </w:r>
    </w:p>
    <w:p w14:paraId="439BBAE3" w14:textId="77777777" w:rsidR="001820FD" w:rsidRDefault="001820FD" w:rsidP="001820FD">
      <w:pPr>
        <w:pStyle w:val="NewNormal"/>
        <w:ind w:firstLine="0"/>
        <w:rPr>
          <w:lang w:eastAsia="sv-SE"/>
        </w:rPr>
      </w:pPr>
    </w:p>
    <w:p w14:paraId="485D6AD5" w14:textId="77777777" w:rsidR="001820FD" w:rsidRPr="00DC1FB9" w:rsidRDefault="001820FD" w:rsidP="001820FD">
      <w:pPr>
        <w:pStyle w:val="NewNormal"/>
        <w:ind w:firstLine="0"/>
        <w:rPr>
          <w:sz w:val="24"/>
          <w:szCs w:val="24"/>
          <w:lang w:eastAsia="sv-SE"/>
        </w:rPr>
      </w:pPr>
      <w:r w:rsidRPr="00DC1FB9">
        <w:rPr>
          <w:sz w:val="24"/>
          <w:szCs w:val="24"/>
          <w:lang w:eastAsia="sv-SE"/>
        </w:rPr>
        <w:t>In the continuation to figure 19 we plot the bits per unit energy versus traffic demand in figure 20 and we encounter that there are more number of bits which could be transferred per unit energy where we make use of energy saving schemes.</w:t>
      </w:r>
    </w:p>
    <w:p w14:paraId="42D85B73" w14:textId="77777777" w:rsidR="001820FD" w:rsidRDefault="001820FD" w:rsidP="001820FD">
      <w:pPr>
        <w:pStyle w:val="NewNormal"/>
        <w:ind w:firstLine="0"/>
        <w:rPr>
          <w:lang w:eastAsia="sv-SE"/>
        </w:rPr>
      </w:pPr>
    </w:p>
    <w:p w14:paraId="01391E1A" w14:textId="77777777" w:rsidR="001820FD" w:rsidRDefault="001820FD" w:rsidP="001820FD">
      <w:pPr>
        <w:pStyle w:val="NewNormal"/>
        <w:tabs>
          <w:tab w:val="left" w:pos="2175"/>
        </w:tabs>
        <w:ind w:firstLine="0"/>
        <w:rPr>
          <w:lang w:eastAsia="sv-SE"/>
        </w:rPr>
      </w:pPr>
      <w:r>
        <w:rPr>
          <w:lang w:eastAsia="sv-SE"/>
        </w:rPr>
        <w:tab/>
      </w:r>
    </w:p>
    <w:p w14:paraId="07447E53" w14:textId="77777777" w:rsidR="001820FD" w:rsidRDefault="001820FD" w:rsidP="001820FD">
      <w:pPr>
        <w:pStyle w:val="NewNormal"/>
        <w:ind w:firstLine="0"/>
      </w:pPr>
      <w:r w:rsidRPr="00493530">
        <w:rPr>
          <w:lang w:eastAsia="sv-SE"/>
        </w:rPr>
        <w:br w:type="page"/>
      </w:r>
      <w:bookmarkEnd w:id="1704"/>
    </w:p>
    <w:p w14:paraId="69AEF671" w14:textId="77777777" w:rsidR="001820FD" w:rsidRDefault="001820FD" w:rsidP="001820FD">
      <w:pPr>
        <w:pStyle w:val="Heading2"/>
      </w:pPr>
      <w:bookmarkStart w:id="1705" w:name="_Toc497934442"/>
      <w:r>
        <w:lastRenderedPageBreak/>
        <w:t>Comparison micro with and without energy saving schemes</w:t>
      </w:r>
      <w:bookmarkEnd w:id="1705"/>
    </w:p>
    <w:p w14:paraId="78312C8B" w14:textId="77777777" w:rsidR="001820FD" w:rsidRPr="00D14405" w:rsidRDefault="001820FD" w:rsidP="001820FD">
      <w:pPr>
        <w:jc w:val="both"/>
      </w:pPr>
      <w:r w:rsidRPr="001C0F01">
        <w:rPr>
          <w:noProof/>
        </w:rPr>
        <w:drawing>
          <wp:inline distT="0" distB="0" distL="0" distR="0" wp14:anchorId="121BCE78" wp14:editId="4FCC812C">
            <wp:extent cx="4286250" cy="3571875"/>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86250" cy="3571875"/>
                    </a:xfrm>
                    <a:prstGeom prst="rect">
                      <a:avLst/>
                    </a:prstGeom>
                    <a:noFill/>
                    <a:ln>
                      <a:noFill/>
                    </a:ln>
                  </pic:spPr>
                </pic:pic>
              </a:graphicData>
            </a:graphic>
          </wp:inline>
        </w:drawing>
      </w:r>
    </w:p>
    <w:p w14:paraId="1186D0C7" w14:textId="77777777" w:rsidR="001820FD" w:rsidRPr="00DC1FB9" w:rsidRDefault="001820FD" w:rsidP="001820FD">
      <w:pPr>
        <w:pStyle w:val="NewNormal"/>
        <w:ind w:firstLine="0"/>
        <w:rPr>
          <w:rFonts w:ascii="Calibri" w:hAnsi="Calibri"/>
          <w:b/>
          <w:bCs/>
          <w:sz w:val="20"/>
          <w:szCs w:val="20"/>
        </w:rPr>
      </w:pPr>
      <w:r w:rsidRPr="00DC1FB9">
        <w:rPr>
          <w:rFonts w:ascii="Calibri" w:hAnsi="Calibri"/>
          <w:b/>
          <w:bCs/>
          <w:sz w:val="20"/>
          <w:szCs w:val="20"/>
        </w:rPr>
        <w:t>Figure 21. Comparison of Power per area unit versus System throughput for central deployment of macro cells.</w:t>
      </w:r>
    </w:p>
    <w:p w14:paraId="7C041491" w14:textId="77777777" w:rsidR="001820FD" w:rsidRPr="00DC1FB9" w:rsidRDefault="001820FD" w:rsidP="001820FD">
      <w:pPr>
        <w:pStyle w:val="NewNormal"/>
        <w:ind w:firstLine="0"/>
        <w:rPr>
          <w:sz w:val="24"/>
          <w:szCs w:val="24"/>
          <w:lang w:eastAsia="sv-SE"/>
        </w:rPr>
      </w:pPr>
      <w:r w:rsidRPr="00DC1FB9">
        <w:rPr>
          <w:sz w:val="24"/>
          <w:szCs w:val="24"/>
          <w:lang w:eastAsia="sv-SE"/>
        </w:rPr>
        <w:t xml:space="preserve">As we can see in figure 21, the Power per area unit variation for micro cells also follows the similar pattern as in the power per unit area for macro cells. The energy saving schemes can save </w:t>
      </w:r>
      <w:proofErr w:type="spellStart"/>
      <w:r w:rsidRPr="00DC1FB9">
        <w:rPr>
          <w:sz w:val="24"/>
          <w:szCs w:val="24"/>
          <w:lang w:eastAsia="sv-SE"/>
        </w:rPr>
        <w:t>upto</w:t>
      </w:r>
      <w:proofErr w:type="spellEnd"/>
      <w:r w:rsidRPr="00DC1FB9">
        <w:rPr>
          <w:sz w:val="24"/>
          <w:szCs w:val="24"/>
          <w:lang w:eastAsia="sv-SE"/>
        </w:rPr>
        <w:t xml:space="preserve"> 2 kW/km</w:t>
      </w:r>
      <w:r w:rsidRPr="00DC1FB9">
        <w:rPr>
          <w:sz w:val="24"/>
          <w:szCs w:val="24"/>
          <w:vertAlign w:val="superscript"/>
          <w:lang w:eastAsia="sv-SE"/>
        </w:rPr>
        <w:t xml:space="preserve">2 </w:t>
      </w:r>
      <w:r w:rsidRPr="00DC1FB9">
        <w:rPr>
          <w:sz w:val="24"/>
          <w:szCs w:val="24"/>
          <w:lang w:eastAsia="sv-SE"/>
        </w:rPr>
        <w:t xml:space="preserve">for varying traffic load lesser than micro cells without energy saving schemes. Here we can see that as the traffic load increases the power required to serve that traffic also goes up. The Lean energy saving scheme seems to be more energy efficient than MBSFN and micro sleep. We can see over here that deployment with lean power saving scheme can save 23.5% energy compared with when deployment without any energy saving scheme. </w:t>
      </w:r>
    </w:p>
    <w:p w14:paraId="4395FA4F" w14:textId="77777777" w:rsidR="001820FD" w:rsidRDefault="001820FD" w:rsidP="001820FD">
      <w:pPr>
        <w:pStyle w:val="NewNormal"/>
        <w:ind w:firstLine="0"/>
        <w:rPr>
          <w:lang w:eastAsia="sv-SE"/>
        </w:rPr>
      </w:pPr>
    </w:p>
    <w:p w14:paraId="6BB07772" w14:textId="77777777" w:rsidR="001820FD" w:rsidRDefault="001820FD" w:rsidP="001820FD">
      <w:pPr>
        <w:pStyle w:val="NewNormal"/>
        <w:ind w:firstLine="0"/>
        <w:rPr>
          <w:lang w:eastAsia="sv-SE"/>
        </w:rPr>
      </w:pPr>
      <w:r>
        <w:rPr>
          <w:lang w:eastAsia="sv-SE"/>
        </w:rPr>
        <w:br w:type="page"/>
      </w:r>
      <w:r w:rsidRPr="008470D9">
        <w:rPr>
          <w:noProof/>
          <w:lang w:eastAsia="sv-SE"/>
        </w:rPr>
        <w:lastRenderedPageBreak/>
        <w:drawing>
          <wp:inline distT="0" distB="0" distL="0" distR="0" wp14:anchorId="73845BEF" wp14:editId="37C7CFB1">
            <wp:extent cx="4286250" cy="315277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86250" cy="3152775"/>
                    </a:xfrm>
                    <a:prstGeom prst="rect">
                      <a:avLst/>
                    </a:prstGeom>
                    <a:noFill/>
                    <a:ln>
                      <a:noFill/>
                    </a:ln>
                  </pic:spPr>
                </pic:pic>
              </a:graphicData>
            </a:graphic>
          </wp:inline>
        </w:drawing>
      </w:r>
    </w:p>
    <w:p w14:paraId="6BE34CF1" w14:textId="77777777" w:rsidR="001820FD" w:rsidRDefault="001820FD" w:rsidP="001820FD">
      <w:pPr>
        <w:pStyle w:val="NewNormal"/>
        <w:ind w:firstLine="0"/>
        <w:rPr>
          <w:noProof/>
          <w:lang w:eastAsia="sv-SE"/>
        </w:rPr>
      </w:pPr>
    </w:p>
    <w:p w14:paraId="0A0BB590" w14:textId="77777777" w:rsidR="001820FD" w:rsidRPr="00DC1FB9" w:rsidRDefault="001820FD" w:rsidP="001820FD">
      <w:pPr>
        <w:pStyle w:val="NewNormal"/>
        <w:ind w:firstLine="0"/>
        <w:rPr>
          <w:rFonts w:ascii="Calibri" w:hAnsi="Calibri"/>
          <w:b/>
          <w:bCs/>
          <w:sz w:val="20"/>
          <w:szCs w:val="20"/>
        </w:rPr>
      </w:pPr>
      <w:r w:rsidRPr="00DC1FB9">
        <w:rPr>
          <w:rFonts w:ascii="Calibri" w:hAnsi="Calibri"/>
          <w:b/>
          <w:bCs/>
          <w:sz w:val="20"/>
          <w:szCs w:val="20"/>
        </w:rPr>
        <w:t>Figure 22. Comparison of energy per bit unit versus system throughput for central deployment of micro cells.</w:t>
      </w:r>
    </w:p>
    <w:p w14:paraId="7E40FA19" w14:textId="77777777" w:rsidR="001820FD" w:rsidRDefault="001820FD" w:rsidP="001820FD">
      <w:pPr>
        <w:pStyle w:val="NewNormal"/>
        <w:ind w:firstLine="0"/>
        <w:rPr>
          <w:noProof/>
          <w:lang w:eastAsia="sv-SE"/>
        </w:rPr>
      </w:pPr>
    </w:p>
    <w:p w14:paraId="1DC79868" w14:textId="77777777" w:rsidR="001820FD" w:rsidRPr="00DC1FB9" w:rsidRDefault="001820FD" w:rsidP="001820FD">
      <w:pPr>
        <w:pStyle w:val="NewNormal"/>
        <w:ind w:firstLine="0"/>
        <w:rPr>
          <w:noProof/>
          <w:sz w:val="24"/>
          <w:szCs w:val="24"/>
          <w:lang w:eastAsia="sv-SE"/>
        </w:rPr>
      </w:pPr>
      <w:r w:rsidRPr="00DC1FB9">
        <w:rPr>
          <w:noProof/>
          <w:sz w:val="24"/>
          <w:szCs w:val="24"/>
          <w:lang w:eastAsia="sv-SE"/>
        </w:rPr>
        <w:t xml:space="preserve">The follows the same pattern as the one we saw in central macro deployment case however the energy per bit needed in micro is lesser than that of macros. The energy schemes can save upto 25% on energy per bit for micro deployment. </w:t>
      </w:r>
    </w:p>
    <w:p w14:paraId="0D2E830F" w14:textId="77777777" w:rsidR="001820FD" w:rsidRDefault="001820FD" w:rsidP="001820FD">
      <w:pPr>
        <w:pStyle w:val="NewNormal"/>
        <w:ind w:firstLine="0"/>
        <w:rPr>
          <w:noProof/>
          <w:lang w:eastAsia="sv-SE"/>
        </w:rPr>
      </w:pPr>
    </w:p>
    <w:p w14:paraId="4C668F8B" w14:textId="77777777" w:rsidR="001820FD" w:rsidRDefault="001820FD" w:rsidP="001820FD">
      <w:pPr>
        <w:pStyle w:val="NewNormal"/>
        <w:ind w:firstLine="0"/>
        <w:rPr>
          <w:noProof/>
          <w:lang w:eastAsia="sv-SE"/>
        </w:rPr>
      </w:pPr>
    </w:p>
    <w:p w14:paraId="159DB113" w14:textId="77777777" w:rsidR="001820FD" w:rsidRDefault="001820FD" w:rsidP="001820FD">
      <w:pPr>
        <w:pStyle w:val="NewNormal"/>
        <w:ind w:firstLine="0"/>
        <w:rPr>
          <w:noProof/>
          <w:lang w:eastAsia="sv-SE"/>
        </w:rPr>
      </w:pPr>
    </w:p>
    <w:p w14:paraId="5D9ED6C1" w14:textId="77777777" w:rsidR="001820FD" w:rsidRDefault="001820FD" w:rsidP="001820FD">
      <w:pPr>
        <w:pStyle w:val="NewNormal"/>
        <w:ind w:firstLine="0"/>
        <w:rPr>
          <w:noProof/>
          <w:lang w:eastAsia="sv-SE"/>
        </w:rPr>
      </w:pPr>
    </w:p>
    <w:p w14:paraId="31A19470" w14:textId="77777777" w:rsidR="001820FD" w:rsidRDefault="001820FD" w:rsidP="001820FD">
      <w:pPr>
        <w:pStyle w:val="NewNormal"/>
        <w:ind w:firstLine="0"/>
        <w:rPr>
          <w:noProof/>
          <w:lang w:eastAsia="sv-SE"/>
        </w:rPr>
      </w:pPr>
    </w:p>
    <w:p w14:paraId="1EC85CDD" w14:textId="77777777" w:rsidR="001820FD" w:rsidRDefault="001820FD" w:rsidP="001820FD">
      <w:pPr>
        <w:pStyle w:val="NewNormal"/>
        <w:ind w:firstLine="0"/>
        <w:rPr>
          <w:noProof/>
          <w:lang w:eastAsia="sv-SE"/>
        </w:rPr>
      </w:pPr>
    </w:p>
    <w:p w14:paraId="079F4B67" w14:textId="77777777" w:rsidR="001820FD" w:rsidRDefault="001820FD" w:rsidP="001820FD">
      <w:pPr>
        <w:pStyle w:val="NewNormal"/>
        <w:ind w:firstLine="0"/>
        <w:rPr>
          <w:noProof/>
          <w:lang w:eastAsia="sv-SE"/>
        </w:rPr>
      </w:pPr>
    </w:p>
    <w:p w14:paraId="051C5BFA" w14:textId="77777777" w:rsidR="001820FD" w:rsidRDefault="001820FD" w:rsidP="001820FD">
      <w:pPr>
        <w:pStyle w:val="NewNormal"/>
        <w:ind w:firstLine="0"/>
        <w:rPr>
          <w:noProof/>
          <w:lang w:eastAsia="sv-SE"/>
        </w:rPr>
      </w:pPr>
    </w:p>
    <w:p w14:paraId="2C014A15" w14:textId="77777777" w:rsidR="001820FD" w:rsidRDefault="001820FD" w:rsidP="001820FD">
      <w:pPr>
        <w:pStyle w:val="NewNormal"/>
        <w:ind w:firstLine="0"/>
        <w:rPr>
          <w:noProof/>
          <w:lang w:eastAsia="sv-SE"/>
        </w:rPr>
      </w:pPr>
      <w:r w:rsidRPr="008470D9">
        <w:rPr>
          <w:noProof/>
          <w:lang w:eastAsia="sv-SE"/>
        </w:rPr>
        <w:lastRenderedPageBreak/>
        <w:drawing>
          <wp:inline distT="0" distB="0" distL="0" distR="0" wp14:anchorId="07779A7D" wp14:editId="126E5114">
            <wp:extent cx="4543425" cy="3267075"/>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43425" cy="3267075"/>
                    </a:xfrm>
                    <a:prstGeom prst="rect">
                      <a:avLst/>
                    </a:prstGeom>
                    <a:noFill/>
                    <a:ln>
                      <a:noFill/>
                    </a:ln>
                  </pic:spPr>
                </pic:pic>
              </a:graphicData>
            </a:graphic>
          </wp:inline>
        </w:drawing>
      </w:r>
    </w:p>
    <w:p w14:paraId="4883CD50" w14:textId="77777777" w:rsidR="001820FD" w:rsidRDefault="001820FD" w:rsidP="001820FD">
      <w:pPr>
        <w:pStyle w:val="NewNormal"/>
        <w:ind w:firstLine="0"/>
        <w:rPr>
          <w:rFonts w:ascii="Calibri" w:hAnsi="Calibri"/>
          <w:b/>
          <w:bCs/>
          <w:sz w:val="20"/>
          <w:szCs w:val="20"/>
        </w:rPr>
      </w:pPr>
      <w:r w:rsidRPr="00DC1FB9">
        <w:rPr>
          <w:rFonts w:ascii="Calibri" w:hAnsi="Calibri"/>
          <w:b/>
          <w:bCs/>
          <w:sz w:val="20"/>
          <w:szCs w:val="20"/>
        </w:rPr>
        <w:t>Figure 23. Comparison of bits per unit energy versus system throughput for central deployment of macro cells.</w:t>
      </w:r>
    </w:p>
    <w:p w14:paraId="03684D0F" w14:textId="77777777" w:rsidR="001820FD" w:rsidRPr="00DC1FB9" w:rsidRDefault="001820FD" w:rsidP="001820FD">
      <w:pPr>
        <w:pStyle w:val="NewNormal"/>
        <w:ind w:firstLine="0"/>
        <w:rPr>
          <w:rFonts w:ascii="Calibri" w:hAnsi="Calibri"/>
          <w:b/>
          <w:bCs/>
          <w:sz w:val="20"/>
          <w:szCs w:val="20"/>
        </w:rPr>
      </w:pPr>
    </w:p>
    <w:p w14:paraId="5360E781" w14:textId="77777777" w:rsidR="001820FD" w:rsidRPr="00DC1FB9" w:rsidRDefault="001820FD" w:rsidP="001820FD">
      <w:pPr>
        <w:pStyle w:val="NewNormal"/>
        <w:ind w:firstLine="0"/>
        <w:rPr>
          <w:noProof/>
          <w:sz w:val="24"/>
          <w:szCs w:val="24"/>
          <w:lang w:eastAsia="sv-SE"/>
        </w:rPr>
      </w:pPr>
      <w:r w:rsidRPr="00DC1FB9">
        <w:rPr>
          <w:noProof/>
          <w:sz w:val="24"/>
          <w:szCs w:val="24"/>
          <w:lang w:eastAsia="sv-SE"/>
        </w:rPr>
        <w:t xml:space="preserve">In figure 23, we see the behaviour as expected, deployment with enegy saving schemes have potential to fit in upto 30% more bits per unit energy than deployments without energy saving schemes. </w:t>
      </w:r>
    </w:p>
    <w:p w14:paraId="479E1C66" w14:textId="77777777" w:rsidR="001820FD" w:rsidRDefault="001820FD" w:rsidP="001820FD">
      <w:pPr>
        <w:pStyle w:val="NewNormal"/>
        <w:ind w:firstLine="0"/>
        <w:rPr>
          <w:noProof/>
          <w:lang w:eastAsia="sv-SE"/>
        </w:rPr>
      </w:pPr>
    </w:p>
    <w:p w14:paraId="17B45B69" w14:textId="77777777" w:rsidR="001820FD" w:rsidRDefault="001820FD" w:rsidP="001820FD">
      <w:pPr>
        <w:pStyle w:val="NewNormal"/>
        <w:ind w:firstLine="0"/>
        <w:rPr>
          <w:lang w:eastAsia="sv-SE"/>
        </w:rPr>
      </w:pPr>
    </w:p>
    <w:p w14:paraId="7D238343" w14:textId="77777777" w:rsidR="001820FD" w:rsidRDefault="001820FD" w:rsidP="001820FD">
      <w:pPr>
        <w:pStyle w:val="NewNormal"/>
        <w:ind w:firstLine="0"/>
        <w:rPr>
          <w:lang w:eastAsia="sv-SE"/>
        </w:rPr>
      </w:pPr>
    </w:p>
    <w:p w14:paraId="566FA36A" w14:textId="77777777" w:rsidR="001820FD" w:rsidRDefault="001820FD" w:rsidP="001820FD">
      <w:pPr>
        <w:pStyle w:val="NewNormal"/>
        <w:ind w:firstLine="0"/>
        <w:rPr>
          <w:lang w:eastAsia="sv-SE"/>
        </w:rPr>
      </w:pPr>
    </w:p>
    <w:p w14:paraId="13DCFFF0" w14:textId="77777777" w:rsidR="001820FD" w:rsidRDefault="001820FD" w:rsidP="001820FD">
      <w:pPr>
        <w:pStyle w:val="NewNormal"/>
        <w:ind w:firstLine="1304"/>
        <w:rPr>
          <w:lang w:eastAsia="sv-SE"/>
        </w:rPr>
      </w:pPr>
    </w:p>
    <w:p w14:paraId="20535948" w14:textId="77777777" w:rsidR="001820FD" w:rsidRDefault="001820FD" w:rsidP="001820FD">
      <w:pPr>
        <w:pStyle w:val="NewNormal"/>
        <w:ind w:firstLine="0"/>
        <w:rPr>
          <w:lang w:eastAsia="sv-SE"/>
        </w:rPr>
      </w:pPr>
      <w:r w:rsidRPr="00185561">
        <w:rPr>
          <w:lang w:eastAsia="sv-SE"/>
        </w:rPr>
        <w:br w:type="page"/>
      </w:r>
    </w:p>
    <w:p w14:paraId="3894D063" w14:textId="77777777" w:rsidR="001820FD" w:rsidRDefault="001820FD" w:rsidP="001820FD">
      <w:pPr>
        <w:pStyle w:val="Heading2"/>
      </w:pPr>
      <w:bookmarkStart w:id="1706" w:name="_Toc497934443"/>
      <w:r>
        <w:lastRenderedPageBreak/>
        <w:t>Comparison macro v/s micro with energy saving schemes</w:t>
      </w:r>
      <w:bookmarkEnd w:id="1706"/>
    </w:p>
    <w:p w14:paraId="400B2667" w14:textId="77777777" w:rsidR="001820FD" w:rsidRDefault="001820FD" w:rsidP="001820FD">
      <w:r w:rsidRPr="008470D9">
        <w:rPr>
          <w:noProof/>
        </w:rPr>
        <w:drawing>
          <wp:inline distT="0" distB="0" distL="0" distR="0" wp14:anchorId="2D29316D" wp14:editId="2059EF2D">
            <wp:extent cx="4286250" cy="289560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86250" cy="2895600"/>
                    </a:xfrm>
                    <a:prstGeom prst="rect">
                      <a:avLst/>
                    </a:prstGeom>
                    <a:noFill/>
                    <a:ln>
                      <a:noFill/>
                    </a:ln>
                  </pic:spPr>
                </pic:pic>
              </a:graphicData>
            </a:graphic>
          </wp:inline>
        </w:drawing>
      </w:r>
    </w:p>
    <w:p w14:paraId="06CD1F5A" w14:textId="77777777" w:rsidR="001820FD" w:rsidRPr="00DC1FB9" w:rsidRDefault="001820FD" w:rsidP="001820FD">
      <w:pPr>
        <w:rPr>
          <w:b/>
          <w:bCs/>
          <w:sz w:val="20"/>
          <w:szCs w:val="20"/>
        </w:rPr>
      </w:pPr>
      <w:r w:rsidRPr="00DC1FB9">
        <w:rPr>
          <w:b/>
          <w:bCs/>
          <w:sz w:val="20"/>
          <w:szCs w:val="20"/>
        </w:rPr>
        <w:t>Figure 24. Comparison of Power per area unit versus System throughput for central deployment of macro cells versus micro cells.</w:t>
      </w:r>
    </w:p>
    <w:p w14:paraId="063882AF" w14:textId="77777777" w:rsidR="001820FD" w:rsidRPr="0033597C" w:rsidRDefault="001820FD" w:rsidP="001820FD">
      <w:pPr>
        <w:rPr>
          <w:rFonts w:ascii="Times New Roman" w:hAnsi="Times New Roman"/>
          <w:sz w:val="24"/>
          <w:szCs w:val="24"/>
        </w:rPr>
      </w:pPr>
      <w:r w:rsidRPr="0033597C">
        <w:rPr>
          <w:rFonts w:ascii="Times New Roman" w:hAnsi="Times New Roman"/>
          <w:noProof/>
          <w:sz w:val="24"/>
          <w:szCs w:val="24"/>
          <w:lang w:eastAsia="sv-SE"/>
        </w:rPr>
        <w:t>In figure 24, we can compare the amount of energy savings we can achieve by having a micro cell with lean carrier energy saving scheme against a macro cell with no energy saving schemes. For 100 Mbps/km</w:t>
      </w:r>
      <w:r w:rsidRPr="0033597C">
        <w:rPr>
          <w:rFonts w:ascii="Times New Roman" w:hAnsi="Times New Roman"/>
          <w:noProof/>
          <w:sz w:val="24"/>
          <w:szCs w:val="24"/>
          <w:vertAlign w:val="superscript"/>
          <w:lang w:eastAsia="sv-SE"/>
        </w:rPr>
        <w:t>2</w:t>
      </w:r>
      <w:r w:rsidRPr="0033597C">
        <w:rPr>
          <w:rFonts w:ascii="Times New Roman" w:hAnsi="Times New Roman"/>
          <w:noProof/>
          <w:sz w:val="24"/>
          <w:szCs w:val="24"/>
          <w:lang w:eastAsia="sv-SE"/>
        </w:rPr>
        <w:t xml:space="preserve"> of system throughput the micro consumes 6 kW//km</w:t>
      </w:r>
      <w:r w:rsidRPr="0033597C">
        <w:rPr>
          <w:rFonts w:ascii="Times New Roman" w:hAnsi="Times New Roman"/>
          <w:noProof/>
          <w:sz w:val="24"/>
          <w:szCs w:val="24"/>
          <w:vertAlign w:val="superscript"/>
          <w:lang w:eastAsia="sv-SE"/>
        </w:rPr>
        <w:t xml:space="preserve">2 </w:t>
      </w:r>
      <w:r w:rsidRPr="0033597C">
        <w:rPr>
          <w:rFonts w:ascii="Times New Roman" w:hAnsi="Times New Roman"/>
          <w:noProof/>
          <w:sz w:val="24"/>
          <w:szCs w:val="24"/>
          <w:lang w:eastAsia="sv-SE"/>
        </w:rPr>
        <w:t>whereas macro consumes double than that 12 kW//km</w:t>
      </w:r>
      <w:r w:rsidRPr="0033597C">
        <w:rPr>
          <w:rFonts w:ascii="Times New Roman" w:hAnsi="Times New Roman"/>
          <w:noProof/>
          <w:sz w:val="24"/>
          <w:szCs w:val="24"/>
          <w:vertAlign w:val="superscript"/>
          <w:lang w:eastAsia="sv-SE"/>
        </w:rPr>
        <w:t>2</w:t>
      </w:r>
      <w:r w:rsidRPr="0033597C">
        <w:rPr>
          <w:rFonts w:ascii="Times New Roman" w:hAnsi="Times New Roman"/>
          <w:noProof/>
          <w:sz w:val="24"/>
          <w:szCs w:val="24"/>
          <w:lang w:eastAsia="sv-SE"/>
        </w:rPr>
        <w:t xml:space="preserve"> . So, implementing  a scheme like this one reduce power consumption to half.</w:t>
      </w:r>
    </w:p>
    <w:p w14:paraId="40FA35E3" w14:textId="77777777" w:rsidR="001820FD" w:rsidRDefault="001820FD" w:rsidP="001820FD"/>
    <w:p w14:paraId="59F215C9" w14:textId="77777777" w:rsidR="001820FD" w:rsidRDefault="001820FD" w:rsidP="001820FD"/>
    <w:p w14:paraId="373AB56F" w14:textId="77777777" w:rsidR="001820FD" w:rsidRDefault="001820FD" w:rsidP="001820FD"/>
    <w:p w14:paraId="624F2F00" w14:textId="77777777" w:rsidR="001820FD" w:rsidRDefault="001820FD" w:rsidP="001820FD"/>
    <w:p w14:paraId="12CAFE60" w14:textId="77777777" w:rsidR="001820FD" w:rsidRDefault="001820FD" w:rsidP="001820FD">
      <w:r w:rsidRPr="008470D9">
        <w:rPr>
          <w:noProof/>
        </w:rPr>
        <w:lastRenderedPageBreak/>
        <w:drawing>
          <wp:inline distT="0" distB="0" distL="0" distR="0" wp14:anchorId="35395D40" wp14:editId="74BB3A29">
            <wp:extent cx="4286250" cy="2638425"/>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86250" cy="2638425"/>
                    </a:xfrm>
                    <a:prstGeom prst="rect">
                      <a:avLst/>
                    </a:prstGeom>
                    <a:noFill/>
                    <a:ln>
                      <a:noFill/>
                    </a:ln>
                  </pic:spPr>
                </pic:pic>
              </a:graphicData>
            </a:graphic>
          </wp:inline>
        </w:drawing>
      </w:r>
    </w:p>
    <w:p w14:paraId="108D6785" w14:textId="77777777" w:rsidR="001820FD" w:rsidRPr="0033597C" w:rsidRDefault="001820FD" w:rsidP="001820FD">
      <w:pPr>
        <w:rPr>
          <w:b/>
          <w:bCs/>
          <w:sz w:val="20"/>
          <w:szCs w:val="20"/>
        </w:rPr>
      </w:pPr>
      <w:r w:rsidRPr="0033597C">
        <w:rPr>
          <w:b/>
          <w:bCs/>
          <w:sz w:val="20"/>
          <w:szCs w:val="20"/>
        </w:rPr>
        <w:t>Figure 25. Comparison of energy per bit unit versus system throughput for central deployment of micro cells versus macro cells.</w:t>
      </w:r>
    </w:p>
    <w:p w14:paraId="1BC9071A" w14:textId="77777777" w:rsidR="001820FD" w:rsidRPr="0033597C" w:rsidRDefault="001820FD" w:rsidP="001820FD">
      <w:pPr>
        <w:rPr>
          <w:rFonts w:ascii="Times New Roman" w:hAnsi="Times New Roman"/>
          <w:sz w:val="24"/>
          <w:szCs w:val="24"/>
        </w:rPr>
      </w:pPr>
      <w:r w:rsidRPr="0033597C">
        <w:rPr>
          <w:rFonts w:ascii="Times New Roman" w:hAnsi="Times New Roman"/>
          <w:sz w:val="24"/>
          <w:szCs w:val="24"/>
        </w:rPr>
        <w:t>Now let’s consider the energy per bit, we see in figure 25, the energy per bit requirement for micro cells with energy saving scheme is much less than that of macro counterpart. The energy per bit is high for low traffic load because the total served traffic is low for low load and hence, the energy per bit increases.</w:t>
      </w:r>
    </w:p>
    <w:p w14:paraId="0A222340" w14:textId="77777777" w:rsidR="001820FD" w:rsidRDefault="001820FD" w:rsidP="001820FD">
      <w:pPr>
        <w:jc w:val="both"/>
      </w:pPr>
      <w:r w:rsidRPr="00270E11">
        <w:br w:type="page"/>
      </w:r>
      <w:r w:rsidRPr="008470D9">
        <w:rPr>
          <w:noProof/>
        </w:rPr>
        <w:lastRenderedPageBreak/>
        <w:drawing>
          <wp:inline distT="0" distB="0" distL="0" distR="0" wp14:anchorId="4DB335E6" wp14:editId="6F278DE5">
            <wp:extent cx="4286250" cy="2867025"/>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86250" cy="2867025"/>
                    </a:xfrm>
                    <a:prstGeom prst="rect">
                      <a:avLst/>
                    </a:prstGeom>
                    <a:noFill/>
                    <a:ln>
                      <a:noFill/>
                    </a:ln>
                  </pic:spPr>
                </pic:pic>
              </a:graphicData>
            </a:graphic>
          </wp:inline>
        </w:drawing>
      </w:r>
    </w:p>
    <w:p w14:paraId="5AAF0792" w14:textId="77777777" w:rsidR="001820FD" w:rsidRPr="0033597C" w:rsidRDefault="001820FD" w:rsidP="001820FD">
      <w:pPr>
        <w:rPr>
          <w:b/>
          <w:bCs/>
          <w:sz w:val="20"/>
          <w:szCs w:val="20"/>
        </w:rPr>
      </w:pPr>
      <w:r w:rsidRPr="0033597C">
        <w:rPr>
          <w:b/>
          <w:bCs/>
          <w:sz w:val="20"/>
          <w:szCs w:val="20"/>
        </w:rPr>
        <w:t>Figure 26. Comparison of bits per unit energy versus system throughput for central deployment of micro cells versus macro cells.</w:t>
      </w:r>
    </w:p>
    <w:p w14:paraId="07C24429" w14:textId="77777777" w:rsidR="001820FD" w:rsidRPr="0033597C" w:rsidRDefault="001820FD" w:rsidP="001820FD">
      <w:pPr>
        <w:rPr>
          <w:rFonts w:ascii="Times New Roman" w:hAnsi="Times New Roman"/>
          <w:sz w:val="24"/>
          <w:szCs w:val="24"/>
        </w:rPr>
      </w:pPr>
      <w:r w:rsidRPr="0033597C">
        <w:rPr>
          <w:rFonts w:ascii="Times New Roman" w:hAnsi="Times New Roman"/>
          <w:sz w:val="24"/>
          <w:szCs w:val="24"/>
        </w:rPr>
        <w:t xml:space="preserve">The bits per unit energy for micro cells with lean carrier energy saving scheme is almost double than that of the macro cells without energy saving schemes as seen in figure 26. </w:t>
      </w:r>
    </w:p>
    <w:p w14:paraId="42BD7D63" w14:textId="77777777" w:rsidR="001820FD" w:rsidRDefault="001820FD" w:rsidP="001820FD">
      <w:r w:rsidRPr="008470D9">
        <w:rPr>
          <w:noProof/>
        </w:rPr>
        <w:lastRenderedPageBreak/>
        <w:drawing>
          <wp:inline distT="0" distB="0" distL="0" distR="0" wp14:anchorId="5B7B861F" wp14:editId="2CD53DE3">
            <wp:extent cx="4276725" cy="2952750"/>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76725" cy="2952750"/>
                    </a:xfrm>
                    <a:prstGeom prst="rect">
                      <a:avLst/>
                    </a:prstGeom>
                    <a:noFill/>
                    <a:ln>
                      <a:noFill/>
                    </a:ln>
                  </pic:spPr>
                </pic:pic>
              </a:graphicData>
            </a:graphic>
          </wp:inline>
        </w:drawing>
      </w:r>
    </w:p>
    <w:p w14:paraId="7A80040C" w14:textId="77777777" w:rsidR="001820FD" w:rsidRPr="0033597C" w:rsidRDefault="001820FD" w:rsidP="001820FD">
      <w:pPr>
        <w:rPr>
          <w:b/>
          <w:bCs/>
          <w:sz w:val="20"/>
          <w:szCs w:val="20"/>
        </w:rPr>
      </w:pPr>
      <w:r w:rsidRPr="0033597C">
        <w:rPr>
          <w:b/>
          <w:bCs/>
          <w:sz w:val="20"/>
          <w:szCs w:val="20"/>
        </w:rPr>
        <w:t>Figure 27. Comparison of energy per bit unit versus system throughput for central deployment of micro cells versus macro cells.</w:t>
      </w:r>
    </w:p>
    <w:p w14:paraId="1C282C55" w14:textId="77777777" w:rsidR="001820FD" w:rsidRPr="0033597C" w:rsidRDefault="001820FD" w:rsidP="001820FD">
      <w:pPr>
        <w:rPr>
          <w:rFonts w:ascii="Times New Roman" w:hAnsi="Times New Roman"/>
          <w:sz w:val="24"/>
          <w:szCs w:val="24"/>
        </w:rPr>
      </w:pPr>
      <w:r w:rsidRPr="0033597C">
        <w:rPr>
          <w:rFonts w:ascii="Times New Roman" w:hAnsi="Times New Roman"/>
          <w:sz w:val="24"/>
          <w:szCs w:val="24"/>
        </w:rPr>
        <w:t>When it comes to reaching the last mile of user throughput, the micros could not provide as good user throughput as macros do. That’s why the energy per bit needed for providing high through for the edge cell users is high in case of micro cells.</w:t>
      </w:r>
      <w:r w:rsidRPr="0033597C">
        <w:rPr>
          <w:rFonts w:ascii="Times New Roman" w:hAnsi="Times New Roman"/>
          <w:sz w:val="24"/>
          <w:szCs w:val="24"/>
        </w:rPr>
        <w:br/>
      </w:r>
    </w:p>
    <w:p w14:paraId="4C3988FA" w14:textId="77777777" w:rsidR="001820FD" w:rsidRPr="0033597C" w:rsidRDefault="001820FD" w:rsidP="001820FD">
      <w:pPr>
        <w:rPr>
          <w:rFonts w:ascii="Times New Roman" w:hAnsi="Times New Roman"/>
          <w:sz w:val="24"/>
          <w:szCs w:val="24"/>
        </w:rPr>
      </w:pPr>
      <w:r w:rsidRPr="0033597C">
        <w:rPr>
          <w:rFonts w:ascii="Times New Roman" w:hAnsi="Times New Roman"/>
          <w:sz w:val="24"/>
          <w:szCs w:val="24"/>
        </w:rPr>
        <w:t>So, the macro cells are needed to provide a good coverage area and decent throughput to the bottom 10</w:t>
      </w:r>
      <w:r w:rsidRPr="0033597C">
        <w:rPr>
          <w:rFonts w:ascii="Times New Roman" w:hAnsi="Times New Roman"/>
          <w:sz w:val="24"/>
          <w:szCs w:val="24"/>
          <w:vertAlign w:val="superscript"/>
        </w:rPr>
        <w:t>th</w:t>
      </w:r>
      <w:r w:rsidRPr="0033597C">
        <w:rPr>
          <w:rFonts w:ascii="Times New Roman" w:hAnsi="Times New Roman"/>
          <w:sz w:val="24"/>
          <w:szCs w:val="24"/>
        </w:rPr>
        <w:t xml:space="preserve"> percentile users.</w:t>
      </w:r>
    </w:p>
    <w:p w14:paraId="5648BF54" w14:textId="77777777" w:rsidR="001820FD" w:rsidRDefault="001820FD" w:rsidP="001820FD">
      <w:r>
        <w:t xml:space="preserve"> </w:t>
      </w:r>
    </w:p>
    <w:p w14:paraId="3FE0D18F" w14:textId="77777777" w:rsidR="001820FD" w:rsidRDefault="001820FD" w:rsidP="001820FD"/>
    <w:p w14:paraId="2ED41ED6" w14:textId="77777777" w:rsidR="001820FD" w:rsidRDefault="001820FD" w:rsidP="001820FD"/>
    <w:p w14:paraId="1AAFC0F3" w14:textId="77777777" w:rsidR="001820FD" w:rsidRDefault="001820FD" w:rsidP="001820FD"/>
    <w:p w14:paraId="6389EF82" w14:textId="77777777" w:rsidR="001820FD" w:rsidRDefault="001820FD" w:rsidP="001820FD">
      <w:pPr>
        <w:pStyle w:val="Heading2"/>
      </w:pPr>
      <w:bookmarkStart w:id="1707" w:name="_Toc497934444"/>
      <w:r>
        <w:lastRenderedPageBreak/>
        <w:t>Daily power consumption</w:t>
      </w:r>
      <w:bookmarkEnd w:id="1707"/>
    </w:p>
    <w:p w14:paraId="3DB64823" w14:textId="77777777" w:rsidR="001820FD" w:rsidRDefault="001820FD" w:rsidP="001820FD">
      <w:pPr>
        <w:rPr>
          <w:noProof/>
        </w:rPr>
      </w:pPr>
    </w:p>
    <w:p w14:paraId="14FA2E80" w14:textId="77777777" w:rsidR="001820FD" w:rsidRDefault="001820FD" w:rsidP="001820FD">
      <w:pPr>
        <w:rPr>
          <w:noProof/>
        </w:rPr>
      </w:pPr>
      <w:r>
        <w:rPr>
          <w:noProof/>
        </w:rPr>
        <w:drawing>
          <wp:inline distT="0" distB="0" distL="0" distR="0" wp14:anchorId="0BB3F327" wp14:editId="1183CFCD">
            <wp:extent cx="2133600" cy="795881"/>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56072" cy="804263"/>
                    </a:xfrm>
                    <a:prstGeom prst="rect">
                      <a:avLst/>
                    </a:prstGeom>
                    <a:noFill/>
                  </pic:spPr>
                </pic:pic>
              </a:graphicData>
            </a:graphic>
          </wp:inline>
        </w:drawing>
      </w:r>
      <w:r w:rsidRPr="00786F60">
        <w:rPr>
          <w:noProof/>
        </w:rPr>
        <w:drawing>
          <wp:inline distT="0" distB="0" distL="0" distR="0" wp14:anchorId="08C79A88" wp14:editId="6C800994">
            <wp:extent cx="4286250" cy="2430508"/>
            <wp:effectExtent l="0" t="0" r="0" b="8255"/>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93584" cy="2434667"/>
                    </a:xfrm>
                    <a:prstGeom prst="rect">
                      <a:avLst/>
                    </a:prstGeom>
                    <a:noFill/>
                    <a:ln>
                      <a:noFill/>
                    </a:ln>
                  </pic:spPr>
                </pic:pic>
              </a:graphicData>
            </a:graphic>
          </wp:inline>
        </w:drawing>
      </w:r>
    </w:p>
    <w:p w14:paraId="5CD6986D" w14:textId="77777777" w:rsidR="001820FD" w:rsidRPr="0033597C" w:rsidRDefault="001820FD" w:rsidP="001820FD">
      <w:pPr>
        <w:rPr>
          <w:b/>
          <w:bCs/>
          <w:sz w:val="20"/>
          <w:szCs w:val="20"/>
        </w:rPr>
      </w:pPr>
      <w:r w:rsidRPr="0033597C">
        <w:rPr>
          <w:b/>
          <w:bCs/>
          <w:sz w:val="20"/>
          <w:szCs w:val="20"/>
        </w:rPr>
        <w:t>Figure 28. Comparison of daily power consumption in central deployment of micro cells versus macro cells.</w:t>
      </w:r>
    </w:p>
    <w:p w14:paraId="2FA262B8" w14:textId="77777777" w:rsidR="001820FD" w:rsidRPr="0033597C" w:rsidRDefault="001820FD" w:rsidP="001820FD">
      <w:pPr>
        <w:rPr>
          <w:rFonts w:ascii="Times New Roman" w:hAnsi="Times New Roman"/>
          <w:noProof/>
          <w:sz w:val="24"/>
          <w:szCs w:val="24"/>
        </w:rPr>
      </w:pPr>
      <w:r w:rsidRPr="0033597C">
        <w:rPr>
          <w:rFonts w:ascii="Times New Roman" w:hAnsi="Times New Roman"/>
          <w:noProof/>
          <w:sz w:val="24"/>
          <w:szCs w:val="24"/>
        </w:rPr>
        <w:t>For calculating the daily power consumption we kept a threshold of 10 DL Mbps for 10</w:t>
      </w:r>
      <w:r w:rsidRPr="0033597C">
        <w:rPr>
          <w:rFonts w:ascii="Times New Roman" w:hAnsi="Times New Roman"/>
          <w:noProof/>
          <w:sz w:val="24"/>
          <w:szCs w:val="24"/>
          <w:vertAlign w:val="superscript"/>
        </w:rPr>
        <w:t>th</w:t>
      </w:r>
      <w:r w:rsidRPr="0033597C">
        <w:rPr>
          <w:rFonts w:ascii="Times New Roman" w:hAnsi="Times New Roman"/>
          <w:noProof/>
          <w:sz w:val="24"/>
          <w:szCs w:val="24"/>
        </w:rPr>
        <w:t xml:space="preserve"> percentile users during the peak hours. The figure 28 shows the power consumption of macro and micro with different energy saving schemes.</w:t>
      </w:r>
    </w:p>
    <w:p w14:paraId="03B1ED83" w14:textId="77777777" w:rsidR="001820FD" w:rsidRPr="0033597C" w:rsidRDefault="001820FD" w:rsidP="001820FD">
      <w:pPr>
        <w:rPr>
          <w:rFonts w:ascii="Times New Roman" w:hAnsi="Times New Roman"/>
          <w:noProof/>
          <w:sz w:val="24"/>
          <w:szCs w:val="24"/>
        </w:rPr>
      </w:pPr>
      <w:r w:rsidRPr="0033597C">
        <w:rPr>
          <w:rFonts w:ascii="Times New Roman" w:hAnsi="Times New Roman"/>
          <w:noProof/>
          <w:sz w:val="24"/>
          <w:szCs w:val="24"/>
        </w:rPr>
        <w:t xml:space="preserve"> At peak load for macro deployment we can see there is a possibility of 17% saving using the lean carrier energy saving scheme and 20% energy saving could be achieved at low load. </w:t>
      </w:r>
    </w:p>
    <w:p w14:paraId="5BF164B3" w14:textId="77777777" w:rsidR="001820FD" w:rsidRPr="0033597C" w:rsidRDefault="001820FD" w:rsidP="001820FD">
      <w:pPr>
        <w:rPr>
          <w:rFonts w:ascii="Times New Roman" w:hAnsi="Times New Roman"/>
          <w:noProof/>
          <w:sz w:val="24"/>
          <w:szCs w:val="24"/>
        </w:rPr>
      </w:pPr>
      <w:r w:rsidRPr="0033597C">
        <w:rPr>
          <w:rFonts w:ascii="Times New Roman" w:hAnsi="Times New Roman"/>
          <w:noProof/>
          <w:sz w:val="24"/>
          <w:szCs w:val="24"/>
        </w:rPr>
        <w:t xml:space="preserve">In case of micro deployment, at peak load we can see 29% saving using the lean carrier energy saving scheme and a good 33% energy saving at low </w:t>
      </w:r>
      <w:r w:rsidRPr="0033597C">
        <w:rPr>
          <w:rFonts w:ascii="Times New Roman" w:hAnsi="Times New Roman"/>
          <w:noProof/>
          <w:sz w:val="24"/>
          <w:szCs w:val="24"/>
        </w:rPr>
        <w:lastRenderedPageBreak/>
        <w:t xml:space="preserve">load. This is because lower utilization of nodes at lower loads gives more scope for energy saving schemes to be implemented. </w:t>
      </w:r>
    </w:p>
    <w:p w14:paraId="56B10403" w14:textId="77777777" w:rsidR="001820FD" w:rsidRPr="0033597C" w:rsidRDefault="001820FD" w:rsidP="001820FD">
      <w:pPr>
        <w:rPr>
          <w:rFonts w:ascii="Times New Roman" w:hAnsi="Times New Roman"/>
          <w:noProof/>
          <w:sz w:val="24"/>
          <w:szCs w:val="24"/>
        </w:rPr>
      </w:pPr>
      <w:r w:rsidRPr="0033597C">
        <w:rPr>
          <w:rFonts w:ascii="Times New Roman" w:hAnsi="Times New Roman"/>
          <w:noProof/>
          <w:sz w:val="24"/>
          <w:szCs w:val="24"/>
        </w:rPr>
        <w:t>From these patterns we can verify that the traffic demand is low during early morning hours and is high during the evening hours.</w:t>
      </w:r>
    </w:p>
    <w:p w14:paraId="5FF3D0E3" w14:textId="77777777" w:rsidR="001820FD" w:rsidRPr="0033597C" w:rsidRDefault="001820FD" w:rsidP="001820FD">
      <w:pPr>
        <w:rPr>
          <w:rFonts w:ascii="Times New Roman" w:hAnsi="Times New Roman"/>
          <w:sz w:val="24"/>
          <w:szCs w:val="24"/>
        </w:rPr>
      </w:pPr>
    </w:p>
    <w:p w14:paraId="27A18097" w14:textId="77777777" w:rsidR="001820FD" w:rsidRPr="00310DF1" w:rsidRDefault="001820FD" w:rsidP="001820FD">
      <w:r>
        <w:br w:type="page"/>
      </w:r>
    </w:p>
    <w:p w14:paraId="79CED873" w14:textId="77777777" w:rsidR="001820FD" w:rsidRDefault="001820FD" w:rsidP="001820FD">
      <w:pPr>
        <w:pStyle w:val="Heading1"/>
      </w:pPr>
      <w:bookmarkStart w:id="1708" w:name="_Toc497934445"/>
      <w:r>
        <w:lastRenderedPageBreak/>
        <w:t>Conclusion</w:t>
      </w:r>
      <w:bookmarkEnd w:id="1708"/>
    </w:p>
    <w:p w14:paraId="0F52AB71" w14:textId="77777777" w:rsidR="001820FD" w:rsidRPr="00FB1528" w:rsidRDefault="001820FD" w:rsidP="001820FD"/>
    <w:p w14:paraId="7187C4AC" w14:textId="77777777" w:rsidR="001820FD" w:rsidRPr="0033597C" w:rsidRDefault="001820FD" w:rsidP="001820FD">
      <w:pPr>
        <w:jc w:val="both"/>
        <w:rPr>
          <w:rFonts w:ascii="Times New Roman" w:hAnsi="Times New Roman"/>
          <w:sz w:val="24"/>
          <w:szCs w:val="24"/>
        </w:rPr>
      </w:pPr>
      <w:r w:rsidRPr="0033597C">
        <w:rPr>
          <w:rFonts w:ascii="Times New Roman" w:hAnsi="Times New Roman"/>
          <w:sz w:val="24"/>
          <w:szCs w:val="24"/>
        </w:rPr>
        <w:t>We used 28 center micro cells and 21 macro cells in the center grid which is a third time more number of micro units used to cover the central city area and provide an acceptable throughput performance to the users in the area.</w:t>
      </w:r>
    </w:p>
    <w:p w14:paraId="0090E44A" w14:textId="77777777" w:rsidR="001820FD" w:rsidRPr="0033597C" w:rsidRDefault="001820FD" w:rsidP="001820FD">
      <w:pPr>
        <w:pStyle w:val="NewNormal"/>
        <w:ind w:firstLine="0"/>
        <w:rPr>
          <w:sz w:val="24"/>
          <w:szCs w:val="24"/>
        </w:rPr>
      </w:pPr>
      <w:r w:rsidRPr="0033597C">
        <w:rPr>
          <w:sz w:val="24"/>
          <w:szCs w:val="24"/>
        </w:rPr>
        <w:t>As the number of resources is limited with macro cells so, as the traffic load goes up these resources need to be shared among the UEs. This leads to reduced data rate per UE and longer time to receive a file. So, it is advantageous to complement macro cells in the network with micro cells for increased quality of service and improved data rates. The results on the energy savings were much better by using the micro only base stations as they saved almost half of the energy required to run the network when implemented with energy saving schemes. The energy saving features does not affect the resultant data rates to the users. The data rates remain the same regardless of using the energy saving schemes</w:t>
      </w:r>
    </w:p>
    <w:p w14:paraId="51928A47" w14:textId="77777777" w:rsidR="001820FD" w:rsidRPr="0033597C" w:rsidRDefault="001820FD" w:rsidP="001820FD">
      <w:pPr>
        <w:jc w:val="both"/>
        <w:rPr>
          <w:rFonts w:ascii="Times New Roman" w:hAnsi="Times New Roman"/>
          <w:sz w:val="24"/>
          <w:szCs w:val="24"/>
        </w:rPr>
      </w:pPr>
      <w:r w:rsidRPr="0033597C">
        <w:rPr>
          <w:rFonts w:ascii="Times New Roman" w:hAnsi="Times New Roman"/>
          <w:sz w:val="24"/>
          <w:szCs w:val="24"/>
        </w:rPr>
        <w:t xml:space="preserve">The energy saving schemes proved out to save a lot of energy in the operation of both macro and micro cells. It was observed that using the discontinuous transmission around 20% to 30% of energy could be saved. The amount of savings from these energies saving schemes depend upon the utilization and sleep time of these nodes. </w:t>
      </w:r>
    </w:p>
    <w:p w14:paraId="7DCFA3C0" w14:textId="77777777" w:rsidR="001820FD" w:rsidRPr="0033597C" w:rsidRDefault="001820FD" w:rsidP="001820FD">
      <w:pPr>
        <w:numPr>
          <w:ilvl w:val="0"/>
          <w:numId w:val="14"/>
        </w:numPr>
        <w:rPr>
          <w:rFonts w:ascii="Times New Roman" w:hAnsi="Times New Roman"/>
          <w:sz w:val="24"/>
          <w:szCs w:val="24"/>
        </w:rPr>
      </w:pPr>
      <w:bookmarkStart w:id="1709" w:name="_Ref497831829"/>
      <w:r w:rsidRPr="0033597C">
        <w:rPr>
          <w:rFonts w:ascii="Times New Roman" w:hAnsi="Times New Roman"/>
          <w:sz w:val="24"/>
          <w:szCs w:val="24"/>
        </w:rPr>
        <w:t xml:space="preserve">For Macro deployment, the power consumption for a day without using any energy saving scheme is 283.44 </w:t>
      </w:r>
      <w:proofErr w:type="spellStart"/>
      <w:r w:rsidRPr="0033597C">
        <w:rPr>
          <w:rFonts w:ascii="Times New Roman" w:hAnsi="Times New Roman"/>
          <w:sz w:val="24"/>
          <w:szCs w:val="24"/>
        </w:rPr>
        <w:t>kWhr</w:t>
      </w:r>
      <w:proofErr w:type="spellEnd"/>
      <w:r w:rsidRPr="0033597C">
        <w:rPr>
          <w:rFonts w:ascii="Times New Roman" w:hAnsi="Times New Roman"/>
          <w:sz w:val="24"/>
          <w:szCs w:val="24"/>
        </w:rPr>
        <w:t>/km</w:t>
      </w:r>
      <w:r w:rsidRPr="0033597C">
        <w:rPr>
          <w:rFonts w:ascii="Times New Roman" w:hAnsi="Times New Roman"/>
          <w:sz w:val="24"/>
          <w:szCs w:val="24"/>
          <w:vertAlign w:val="superscript"/>
        </w:rPr>
        <w:t>2</w:t>
      </w:r>
      <w:r w:rsidRPr="0033597C">
        <w:rPr>
          <w:rFonts w:ascii="Times New Roman" w:hAnsi="Times New Roman"/>
          <w:sz w:val="24"/>
          <w:szCs w:val="24"/>
        </w:rPr>
        <w:t xml:space="preserve"> which is 103455.6 </w:t>
      </w:r>
      <w:proofErr w:type="spellStart"/>
      <w:r w:rsidRPr="0033597C">
        <w:rPr>
          <w:rFonts w:ascii="Times New Roman" w:hAnsi="Times New Roman"/>
          <w:sz w:val="24"/>
          <w:szCs w:val="24"/>
        </w:rPr>
        <w:t>kWhr</w:t>
      </w:r>
      <w:proofErr w:type="spellEnd"/>
      <w:r w:rsidRPr="0033597C">
        <w:rPr>
          <w:rFonts w:ascii="Times New Roman" w:hAnsi="Times New Roman"/>
          <w:sz w:val="24"/>
          <w:szCs w:val="24"/>
        </w:rPr>
        <w:t>/km</w:t>
      </w:r>
      <w:r w:rsidRPr="0033597C">
        <w:rPr>
          <w:rFonts w:ascii="Times New Roman" w:hAnsi="Times New Roman"/>
          <w:sz w:val="24"/>
          <w:szCs w:val="24"/>
          <w:vertAlign w:val="superscript"/>
        </w:rPr>
        <w:t>2</w:t>
      </w:r>
      <w:r w:rsidRPr="0033597C">
        <w:rPr>
          <w:rFonts w:ascii="Times New Roman" w:hAnsi="Times New Roman"/>
          <w:sz w:val="24"/>
          <w:szCs w:val="24"/>
        </w:rPr>
        <w:t xml:space="preserve"> for a year. Using micro TX energy saving scheme it is 263.52 </w:t>
      </w:r>
      <w:proofErr w:type="spellStart"/>
      <w:r w:rsidRPr="0033597C">
        <w:rPr>
          <w:rFonts w:ascii="Times New Roman" w:hAnsi="Times New Roman"/>
          <w:sz w:val="24"/>
          <w:szCs w:val="24"/>
        </w:rPr>
        <w:t>kWhr</w:t>
      </w:r>
      <w:proofErr w:type="spellEnd"/>
      <w:r w:rsidRPr="0033597C">
        <w:rPr>
          <w:rFonts w:ascii="Times New Roman" w:hAnsi="Times New Roman"/>
          <w:sz w:val="24"/>
          <w:szCs w:val="24"/>
        </w:rPr>
        <w:t>/km</w:t>
      </w:r>
      <w:r w:rsidRPr="0033597C">
        <w:rPr>
          <w:rFonts w:ascii="Times New Roman" w:hAnsi="Times New Roman"/>
          <w:sz w:val="24"/>
          <w:szCs w:val="24"/>
          <w:vertAlign w:val="superscript"/>
        </w:rPr>
        <w:t>2</w:t>
      </w:r>
      <w:r w:rsidRPr="0033597C">
        <w:rPr>
          <w:rFonts w:ascii="Times New Roman" w:hAnsi="Times New Roman"/>
          <w:sz w:val="24"/>
          <w:szCs w:val="24"/>
        </w:rPr>
        <w:t xml:space="preserve"> which is 96184.8 </w:t>
      </w:r>
      <w:proofErr w:type="spellStart"/>
      <w:r w:rsidRPr="0033597C">
        <w:rPr>
          <w:rFonts w:ascii="Times New Roman" w:hAnsi="Times New Roman"/>
          <w:sz w:val="24"/>
          <w:szCs w:val="24"/>
        </w:rPr>
        <w:t>kWhr</w:t>
      </w:r>
      <w:proofErr w:type="spellEnd"/>
      <w:r w:rsidRPr="0033597C">
        <w:rPr>
          <w:rFonts w:ascii="Times New Roman" w:hAnsi="Times New Roman"/>
          <w:sz w:val="24"/>
          <w:szCs w:val="24"/>
        </w:rPr>
        <w:t>/km</w:t>
      </w:r>
      <w:r w:rsidRPr="0033597C">
        <w:rPr>
          <w:rFonts w:ascii="Times New Roman" w:hAnsi="Times New Roman"/>
          <w:sz w:val="24"/>
          <w:szCs w:val="24"/>
          <w:vertAlign w:val="superscript"/>
        </w:rPr>
        <w:t>2</w:t>
      </w:r>
      <w:r w:rsidRPr="0033597C">
        <w:rPr>
          <w:rFonts w:ascii="Times New Roman" w:hAnsi="Times New Roman"/>
          <w:sz w:val="24"/>
          <w:szCs w:val="24"/>
        </w:rPr>
        <w:t xml:space="preserve"> for a year. Using MBSFN energy saving scheme it is 254.64 </w:t>
      </w:r>
      <w:proofErr w:type="spellStart"/>
      <w:r w:rsidRPr="0033597C">
        <w:rPr>
          <w:rFonts w:ascii="Times New Roman" w:hAnsi="Times New Roman"/>
          <w:sz w:val="24"/>
          <w:szCs w:val="24"/>
        </w:rPr>
        <w:t>kWhr</w:t>
      </w:r>
      <w:proofErr w:type="spellEnd"/>
      <w:r w:rsidRPr="0033597C">
        <w:rPr>
          <w:rFonts w:ascii="Times New Roman" w:hAnsi="Times New Roman"/>
          <w:sz w:val="24"/>
          <w:szCs w:val="24"/>
        </w:rPr>
        <w:t>/km</w:t>
      </w:r>
      <w:r w:rsidRPr="0033597C">
        <w:rPr>
          <w:rFonts w:ascii="Times New Roman" w:hAnsi="Times New Roman"/>
          <w:sz w:val="24"/>
          <w:szCs w:val="24"/>
          <w:vertAlign w:val="superscript"/>
        </w:rPr>
        <w:t>2</w:t>
      </w:r>
      <w:r w:rsidRPr="0033597C">
        <w:rPr>
          <w:rFonts w:ascii="Times New Roman" w:hAnsi="Times New Roman"/>
          <w:sz w:val="24"/>
          <w:szCs w:val="24"/>
        </w:rPr>
        <w:t xml:space="preserve"> which is 92943.6 </w:t>
      </w:r>
      <w:proofErr w:type="spellStart"/>
      <w:r w:rsidRPr="0033597C">
        <w:rPr>
          <w:rFonts w:ascii="Times New Roman" w:hAnsi="Times New Roman"/>
          <w:sz w:val="24"/>
          <w:szCs w:val="24"/>
        </w:rPr>
        <w:t>kWhr</w:t>
      </w:r>
      <w:proofErr w:type="spellEnd"/>
      <w:r w:rsidRPr="0033597C">
        <w:rPr>
          <w:rFonts w:ascii="Times New Roman" w:hAnsi="Times New Roman"/>
          <w:sz w:val="24"/>
          <w:szCs w:val="24"/>
        </w:rPr>
        <w:t>/km</w:t>
      </w:r>
      <w:r w:rsidRPr="0033597C">
        <w:rPr>
          <w:rFonts w:ascii="Times New Roman" w:hAnsi="Times New Roman"/>
          <w:sz w:val="24"/>
          <w:szCs w:val="24"/>
          <w:vertAlign w:val="superscript"/>
        </w:rPr>
        <w:t>2</w:t>
      </w:r>
      <w:r w:rsidRPr="0033597C">
        <w:rPr>
          <w:rFonts w:ascii="Times New Roman" w:hAnsi="Times New Roman"/>
          <w:sz w:val="24"/>
          <w:szCs w:val="24"/>
        </w:rPr>
        <w:t xml:space="preserve"> for a year. Using lean carrier energy saving scheme it is 234.62 </w:t>
      </w:r>
      <w:proofErr w:type="spellStart"/>
      <w:r w:rsidRPr="0033597C">
        <w:rPr>
          <w:rFonts w:ascii="Times New Roman" w:hAnsi="Times New Roman"/>
          <w:sz w:val="24"/>
          <w:szCs w:val="24"/>
        </w:rPr>
        <w:t>kWhr</w:t>
      </w:r>
      <w:proofErr w:type="spellEnd"/>
      <w:r w:rsidRPr="0033597C">
        <w:rPr>
          <w:rFonts w:ascii="Times New Roman" w:hAnsi="Times New Roman"/>
          <w:sz w:val="24"/>
          <w:szCs w:val="24"/>
        </w:rPr>
        <w:t>/km</w:t>
      </w:r>
      <w:r w:rsidRPr="0033597C">
        <w:rPr>
          <w:rFonts w:ascii="Times New Roman" w:hAnsi="Times New Roman"/>
          <w:sz w:val="24"/>
          <w:szCs w:val="24"/>
          <w:vertAlign w:val="superscript"/>
        </w:rPr>
        <w:t>2</w:t>
      </w:r>
      <w:r w:rsidRPr="0033597C">
        <w:rPr>
          <w:rFonts w:ascii="Times New Roman" w:hAnsi="Times New Roman"/>
          <w:sz w:val="24"/>
          <w:szCs w:val="24"/>
        </w:rPr>
        <w:t xml:space="preserve"> which is 85637.76 </w:t>
      </w:r>
      <w:proofErr w:type="spellStart"/>
      <w:r w:rsidRPr="0033597C">
        <w:rPr>
          <w:rFonts w:ascii="Times New Roman" w:hAnsi="Times New Roman"/>
          <w:sz w:val="24"/>
          <w:szCs w:val="24"/>
        </w:rPr>
        <w:t>kWhr</w:t>
      </w:r>
      <w:proofErr w:type="spellEnd"/>
      <w:r w:rsidRPr="0033597C">
        <w:rPr>
          <w:rFonts w:ascii="Times New Roman" w:hAnsi="Times New Roman"/>
          <w:sz w:val="24"/>
          <w:szCs w:val="24"/>
        </w:rPr>
        <w:t>/km</w:t>
      </w:r>
      <w:r w:rsidRPr="0033597C">
        <w:rPr>
          <w:rFonts w:ascii="Times New Roman" w:hAnsi="Times New Roman"/>
          <w:sz w:val="24"/>
          <w:szCs w:val="24"/>
          <w:vertAlign w:val="superscript"/>
        </w:rPr>
        <w:t>2</w:t>
      </w:r>
      <w:r w:rsidRPr="0033597C">
        <w:rPr>
          <w:rFonts w:ascii="Times New Roman" w:hAnsi="Times New Roman"/>
          <w:sz w:val="24"/>
          <w:szCs w:val="24"/>
        </w:rPr>
        <w:t xml:space="preserve"> for a year.</w:t>
      </w:r>
      <w:bookmarkEnd w:id="1709"/>
    </w:p>
    <w:p w14:paraId="21C9FFE0" w14:textId="77777777" w:rsidR="001820FD" w:rsidRPr="0033597C" w:rsidRDefault="001820FD" w:rsidP="001820FD">
      <w:pPr>
        <w:numPr>
          <w:ilvl w:val="0"/>
          <w:numId w:val="14"/>
        </w:numPr>
        <w:rPr>
          <w:rFonts w:ascii="Times New Roman" w:hAnsi="Times New Roman"/>
          <w:sz w:val="24"/>
          <w:szCs w:val="24"/>
        </w:rPr>
      </w:pPr>
      <w:r w:rsidRPr="0033597C">
        <w:rPr>
          <w:rFonts w:ascii="Times New Roman" w:hAnsi="Times New Roman"/>
          <w:sz w:val="24"/>
          <w:szCs w:val="24"/>
        </w:rPr>
        <w:t xml:space="preserve">For Micro deployment, the power consumption for a day without using any energy saving scheme is 185.80 </w:t>
      </w:r>
      <w:proofErr w:type="spellStart"/>
      <w:r w:rsidRPr="0033597C">
        <w:rPr>
          <w:rFonts w:ascii="Times New Roman" w:hAnsi="Times New Roman"/>
          <w:sz w:val="24"/>
          <w:szCs w:val="24"/>
        </w:rPr>
        <w:t>kWhr</w:t>
      </w:r>
      <w:proofErr w:type="spellEnd"/>
      <w:r w:rsidRPr="0033597C">
        <w:rPr>
          <w:rFonts w:ascii="Times New Roman" w:hAnsi="Times New Roman"/>
          <w:sz w:val="24"/>
          <w:szCs w:val="24"/>
        </w:rPr>
        <w:t>/km</w:t>
      </w:r>
      <w:r w:rsidRPr="0033597C">
        <w:rPr>
          <w:rFonts w:ascii="Times New Roman" w:hAnsi="Times New Roman"/>
          <w:sz w:val="24"/>
          <w:szCs w:val="24"/>
          <w:vertAlign w:val="superscript"/>
        </w:rPr>
        <w:t>2</w:t>
      </w:r>
      <w:r w:rsidRPr="0033597C">
        <w:rPr>
          <w:rFonts w:ascii="Times New Roman" w:hAnsi="Times New Roman"/>
          <w:sz w:val="24"/>
          <w:szCs w:val="24"/>
        </w:rPr>
        <w:t xml:space="preserve"> which is 67819.92 </w:t>
      </w:r>
      <w:proofErr w:type="spellStart"/>
      <w:r w:rsidRPr="0033597C">
        <w:rPr>
          <w:rFonts w:ascii="Times New Roman" w:hAnsi="Times New Roman"/>
          <w:sz w:val="24"/>
          <w:szCs w:val="24"/>
        </w:rPr>
        <w:t>kWhr</w:t>
      </w:r>
      <w:proofErr w:type="spellEnd"/>
      <w:r w:rsidRPr="0033597C">
        <w:rPr>
          <w:rFonts w:ascii="Times New Roman" w:hAnsi="Times New Roman"/>
          <w:sz w:val="24"/>
          <w:szCs w:val="24"/>
        </w:rPr>
        <w:t>/km</w:t>
      </w:r>
      <w:r w:rsidRPr="0033597C">
        <w:rPr>
          <w:rFonts w:ascii="Times New Roman" w:hAnsi="Times New Roman"/>
          <w:sz w:val="24"/>
          <w:szCs w:val="24"/>
          <w:vertAlign w:val="superscript"/>
        </w:rPr>
        <w:t>2</w:t>
      </w:r>
      <w:r w:rsidRPr="0033597C">
        <w:rPr>
          <w:rFonts w:ascii="Times New Roman" w:hAnsi="Times New Roman"/>
          <w:sz w:val="24"/>
          <w:szCs w:val="24"/>
        </w:rPr>
        <w:t xml:space="preserve"> for a year. Using micro TX energy saving scheme it is 161.23 </w:t>
      </w:r>
      <w:proofErr w:type="spellStart"/>
      <w:r w:rsidRPr="0033597C">
        <w:rPr>
          <w:rFonts w:ascii="Times New Roman" w:hAnsi="Times New Roman"/>
          <w:sz w:val="24"/>
          <w:szCs w:val="24"/>
        </w:rPr>
        <w:t>kWhr</w:t>
      </w:r>
      <w:proofErr w:type="spellEnd"/>
      <w:r w:rsidRPr="0033597C">
        <w:rPr>
          <w:rFonts w:ascii="Times New Roman" w:hAnsi="Times New Roman"/>
          <w:sz w:val="24"/>
          <w:szCs w:val="24"/>
        </w:rPr>
        <w:t>/km</w:t>
      </w:r>
      <w:r w:rsidRPr="0033597C">
        <w:rPr>
          <w:rFonts w:ascii="Times New Roman" w:hAnsi="Times New Roman"/>
          <w:sz w:val="24"/>
          <w:szCs w:val="24"/>
          <w:vertAlign w:val="superscript"/>
        </w:rPr>
        <w:t>2</w:t>
      </w:r>
      <w:r w:rsidRPr="0033597C">
        <w:rPr>
          <w:rFonts w:ascii="Times New Roman" w:hAnsi="Times New Roman"/>
          <w:sz w:val="24"/>
          <w:szCs w:val="24"/>
        </w:rPr>
        <w:t xml:space="preserve"> which is 58849.68 </w:t>
      </w:r>
      <w:proofErr w:type="spellStart"/>
      <w:r w:rsidRPr="0033597C">
        <w:rPr>
          <w:rFonts w:ascii="Times New Roman" w:hAnsi="Times New Roman"/>
          <w:sz w:val="24"/>
          <w:szCs w:val="24"/>
        </w:rPr>
        <w:t>kWhr</w:t>
      </w:r>
      <w:proofErr w:type="spellEnd"/>
      <w:r w:rsidRPr="0033597C">
        <w:rPr>
          <w:rFonts w:ascii="Times New Roman" w:hAnsi="Times New Roman"/>
          <w:sz w:val="24"/>
          <w:szCs w:val="24"/>
        </w:rPr>
        <w:t>/km</w:t>
      </w:r>
      <w:r w:rsidRPr="0033597C">
        <w:rPr>
          <w:rFonts w:ascii="Times New Roman" w:hAnsi="Times New Roman"/>
          <w:sz w:val="24"/>
          <w:szCs w:val="24"/>
          <w:vertAlign w:val="superscript"/>
        </w:rPr>
        <w:t>2</w:t>
      </w:r>
      <w:r w:rsidRPr="0033597C">
        <w:rPr>
          <w:rFonts w:ascii="Times New Roman" w:hAnsi="Times New Roman"/>
          <w:sz w:val="24"/>
          <w:szCs w:val="24"/>
        </w:rPr>
        <w:t xml:space="preserve"> for a </w:t>
      </w:r>
      <w:r w:rsidRPr="0033597C">
        <w:rPr>
          <w:rFonts w:ascii="Times New Roman" w:hAnsi="Times New Roman"/>
          <w:sz w:val="24"/>
          <w:szCs w:val="24"/>
        </w:rPr>
        <w:lastRenderedPageBreak/>
        <w:t xml:space="preserve">year. Using MBSFN energy saving scheme it is 150.24 </w:t>
      </w:r>
      <w:proofErr w:type="spellStart"/>
      <w:r w:rsidRPr="0033597C">
        <w:rPr>
          <w:rFonts w:ascii="Times New Roman" w:hAnsi="Times New Roman"/>
          <w:sz w:val="24"/>
          <w:szCs w:val="24"/>
        </w:rPr>
        <w:t>kWhr</w:t>
      </w:r>
      <w:proofErr w:type="spellEnd"/>
      <w:r w:rsidRPr="0033597C">
        <w:rPr>
          <w:rFonts w:ascii="Times New Roman" w:hAnsi="Times New Roman"/>
          <w:sz w:val="24"/>
          <w:szCs w:val="24"/>
        </w:rPr>
        <w:t>/km</w:t>
      </w:r>
      <w:r w:rsidRPr="0033597C">
        <w:rPr>
          <w:rFonts w:ascii="Times New Roman" w:hAnsi="Times New Roman"/>
          <w:sz w:val="24"/>
          <w:szCs w:val="24"/>
          <w:vertAlign w:val="superscript"/>
        </w:rPr>
        <w:t>2</w:t>
      </w:r>
      <w:r w:rsidRPr="0033597C">
        <w:rPr>
          <w:rFonts w:ascii="Times New Roman" w:hAnsi="Times New Roman"/>
          <w:sz w:val="24"/>
          <w:szCs w:val="24"/>
        </w:rPr>
        <w:t xml:space="preserve"> which is 54837.6 </w:t>
      </w:r>
      <w:proofErr w:type="spellStart"/>
      <w:r w:rsidRPr="0033597C">
        <w:rPr>
          <w:rFonts w:ascii="Times New Roman" w:hAnsi="Times New Roman"/>
          <w:sz w:val="24"/>
          <w:szCs w:val="24"/>
        </w:rPr>
        <w:t>kWhr</w:t>
      </w:r>
      <w:proofErr w:type="spellEnd"/>
      <w:r w:rsidRPr="0033597C">
        <w:rPr>
          <w:rFonts w:ascii="Times New Roman" w:hAnsi="Times New Roman"/>
          <w:sz w:val="24"/>
          <w:szCs w:val="24"/>
        </w:rPr>
        <w:t>/km</w:t>
      </w:r>
      <w:r w:rsidRPr="0033597C">
        <w:rPr>
          <w:rFonts w:ascii="Times New Roman" w:hAnsi="Times New Roman"/>
          <w:sz w:val="24"/>
          <w:szCs w:val="24"/>
          <w:vertAlign w:val="superscript"/>
        </w:rPr>
        <w:t>2</w:t>
      </w:r>
      <w:r w:rsidRPr="0033597C">
        <w:rPr>
          <w:rFonts w:ascii="Times New Roman" w:hAnsi="Times New Roman"/>
          <w:sz w:val="24"/>
          <w:szCs w:val="24"/>
        </w:rPr>
        <w:t xml:space="preserve"> for a year. Using lean carrier energy saving scheme it is 125.85 </w:t>
      </w:r>
      <w:proofErr w:type="spellStart"/>
      <w:r w:rsidRPr="0033597C">
        <w:rPr>
          <w:rFonts w:ascii="Times New Roman" w:hAnsi="Times New Roman"/>
          <w:sz w:val="24"/>
          <w:szCs w:val="24"/>
        </w:rPr>
        <w:t>kWhr</w:t>
      </w:r>
      <w:proofErr w:type="spellEnd"/>
      <w:r w:rsidRPr="0033597C">
        <w:rPr>
          <w:rFonts w:ascii="Times New Roman" w:hAnsi="Times New Roman"/>
          <w:sz w:val="24"/>
          <w:szCs w:val="24"/>
        </w:rPr>
        <w:t>/km</w:t>
      </w:r>
      <w:r w:rsidRPr="0033597C">
        <w:rPr>
          <w:rFonts w:ascii="Times New Roman" w:hAnsi="Times New Roman"/>
          <w:sz w:val="24"/>
          <w:szCs w:val="24"/>
          <w:vertAlign w:val="superscript"/>
        </w:rPr>
        <w:t>2</w:t>
      </w:r>
      <w:r w:rsidRPr="0033597C">
        <w:rPr>
          <w:rFonts w:ascii="Times New Roman" w:hAnsi="Times New Roman"/>
          <w:sz w:val="24"/>
          <w:szCs w:val="24"/>
        </w:rPr>
        <w:t xml:space="preserve"> which is 45937.44 </w:t>
      </w:r>
      <w:proofErr w:type="spellStart"/>
      <w:r w:rsidRPr="0033597C">
        <w:rPr>
          <w:rFonts w:ascii="Times New Roman" w:hAnsi="Times New Roman"/>
          <w:sz w:val="24"/>
          <w:szCs w:val="24"/>
        </w:rPr>
        <w:t>kWhr</w:t>
      </w:r>
      <w:proofErr w:type="spellEnd"/>
      <w:r w:rsidRPr="0033597C">
        <w:rPr>
          <w:rFonts w:ascii="Times New Roman" w:hAnsi="Times New Roman"/>
          <w:sz w:val="24"/>
          <w:szCs w:val="24"/>
        </w:rPr>
        <w:t>/km</w:t>
      </w:r>
      <w:r w:rsidRPr="0033597C">
        <w:rPr>
          <w:rFonts w:ascii="Times New Roman" w:hAnsi="Times New Roman"/>
          <w:sz w:val="24"/>
          <w:szCs w:val="24"/>
          <w:vertAlign w:val="superscript"/>
        </w:rPr>
        <w:t>2</w:t>
      </w:r>
      <w:r w:rsidRPr="0033597C">
        <w:rPr>
          <w:rFonts w:ascii="Times New Roman" w:hAnsi="Times New Roman"/>
          <w:sz w:val="24"/>
          <w:szCs w:val="24"/>
        </w:rPr>
        <w:t xml:space="preserve"> for a year.</w:t>
      </w:r>
    </w:p>
    <w:p w14:paraId="5D6A096B" w14:textId="77777777" w:rsidR="001820FD" w:rsidRPr="0033597C" w:rsidRDefault="001820FD" w:rsidP="001820FD">
      <w:pPr>
        <w:rPr>
          <w:rFonts w:ascii="Times New Roman" w:hAnsi="Times New Roman"/>
          <w:sz w:val="24"/>
          <w:szCs w:val="24"/>
        </w:rPr>
      </w:pPr>
      <w:r w:rsidRPr="0033597C">
        <w:rPr>
          <w:rFonts w:ascii="Times New Roman" w:hAnsi="Times New Roman"/>
          <w:sz w:val="24"/>
          <w:szCs w:val="24"/>
        </w:rPr>
        <w:t>So, we can see that using energy saving schemes in macro cell deployment can give savings as much as 17% and 33% in micro cell deployment over a year.</w:t>
      </w:r>
      <w:r w:rsidRPr="0033597C">
        <w:rPr>
          <w:rFonts w:ascii="Times New Roman" w:hAnsi="Times New Roman"/>
          <w:sz w:val="24"/>
          <w:szCs w:val="24"/>
        </w:rPr>
        <w:br/>
      </w:r>
      <w:r w:rsidRPr="0033597C">
        <w:rPr>
          <w:rFonts w:ascii="Times New Roman" w:hAnsi="Times New Roman"/>
          <w:sz w:val="24"/>
          <w:szCs w:val="24"/>
        </w:rPr>
        <w:br/>
        <w:t xml:space="preserve">And comparing the macro without energy saving scheme to micro with lean carrier energy saving scheme results in 55% of energy saving. So, from an energy saving point of view, it would be much better to implement a heterogeneous network with more micro cells and small cells with energy saving schemes than with more number of macro cells. </w:t>
      </w:r>
    </w:p>
    <w:p w14:paraId="47F82DEE" w14:textId="77777777" w:rsidR="001820FD" w:rsidRPr="0033597C" w:rsidRDefault="001820FD" w:rsidP="001820FD">
      <w:pPr>
        <w:jc w:val="both"/>
        <w:rPr>
          <w:rFonts w:ascii="Times New Roman" w:hAnsi="Times New Roman"/>
          <w:sz w:val="24"/>
          <w:szCs w:val="24"/>
        </w:rPr>
      </w:pPr>
      <w:r w:rsidRPr="0033597C">
        <w:rPr>
          <w:rFonts w:ascii="Times New Roman" w:hAnsi="Times New Roman"/>
          <w:sz w:val="24"/>
          <w:szCs w:val="24"/>
        </w:rPr>
        <w:t>This sort of heterogeneous cell deployment would help the network engineers in analyzing which type of cells are better suited for energy efficient deployment.</w:t>
      </w:r>
    </w:p>
    <w:p w14:paraId="1706D80F" w14:textId="77777777" w:rsidR="001820FD" w:rsidRPr="0033597C" w:rsidRDefault="001820FD" w:rsidP="001820FD">
      <w:pPr>
        <w:jc w:val="both"/>
        <w:rPr>
          <w:rFonts w:ascii="Times New Roman" w:hAnsi="Times New Roman"/>
          <w:sz w:val="24"/>
          <w:szCs w:val="24"/>
        </w:rPr>
      </w:pPr>
      <w:r w:rsidRPr="0033597C">
        <w:rPr>
          <w:rFonts w:ascii="Times New Roman" w:hAnsi="Times New Roman"/>
          <w:sz w:val="24"/>
          <w:szCs w:val="24"/>
        </w:rPr>
        <w:t>Here we can also see that macro grid performs much better when it comes to coverage, as the performance of the big macro cells is better than micro cells for the 10</w:t>
      </w:r>
      <w:r w:rsidRPr="0033597C">
        <w:rPr>
          <w:rFonts w:ascii="Times New Roman" w:hAnsi="Times New Roman"/>
          <w:sz w:val="24"/>
          <w:szCs w:val="24"/>
          <w:vertAlign w:val="superscript"/>
        </w:rPr>
        <w:t>th</w:t>
      </w:r>
      <w:r w:rsidRPr="0033597C">
        <w:rPr>
          <w:rFonts w:ascii="Times New Roman" w:hAnsi="Times New Roman"/>
          <w:sz w:val="24"/>
          <w:szCs w:val="24"/>
        </w:rPr>
        <w:t xml:space="preserve"> percentile users for this reason we need to deploy the small cell networks complemented by the macro cells for coverage purposes. To provide sufficient coverage to the edge cell users. </w:t>
      </w:r>
      <w:r w:rsidRPr="0033597C">
        <w:rPr>
          <w:rFonts w:ascii="Times New Roman" w:hAnsi="Times New Roman"/>
          <w:sz w:val="24"/>
          <w:szCs w:val="24"/>
        </w:rPr>
        <w:br/>
      </w:r>
      <w:r w:rsidRPr="0033597C">
        <w:rPr>
          <w:rFonts w:ascii="Times New Roman" w:hAnsi="Times New Roman"/>
          <w:sz w:val="24"/>
          <w:szCs w:val="24"/>
        </w:rPr>
        <w:br/>
        <w:t xml:space="preserve">So, at last I would like to conclude that it would be more efficient to substitute macro cells with micro cells especially in the parts of the city which require higher data rates and this will be a backbone of 5G deployments. </w:t>
      </w:r>
    </w:p>
    <w:p w14:paraId="7C9B6DB2" w14:textId="77777777" w:rsidR="001820FD" w:rsidRDefault="001820FD" w:rsidP="001820FD">
      <w:pPr>
        <w:jc w:val="both"/>
        <w:rPr>
          <w:rFonts w:ascii="Times New Roman" w:hAnsi="Times New Roman"/>
          <w:sz w:val="24"/>
          <w:szCs w:val="24"/>
        </w:rPr>
      </w:pPr>
      <w:r w:rsidRPr="0033597C">
        <w:rPr>
          <w:rFonts w:ascii="Times New Roman" w:hAnsi="Times New Roman"/>
          <w:sz w:val="24"/>
          <w:szCs w:val="24"/>
        </w:rPr>
        <w:t xml:space="preserve">Applying </w:t>
      </w:r>
      <w:proofErr w:type="gramStart"/>
      <w:r w:rsidRPr="0033597C">
        <w:rPr>
          <w:rFonts w:ascii="Times New Roman" w:hAnsi="Times New Roman"/>
          <w:sz w:val="24"/>
          <w:szCs w:val="24"/>
        </w:rPr>
        <w:t>these energy</w:t>
      </w:r>
      <w:proofErr w:type="gramEnd"/>
      <w:r w:rsidRPr="0033597C">
        <w:rPr>
          <w:rFonts w:ascii="Times New Roman" w:hAnsi="Times New Roman"/>
          <w:sz w:val="24"/>
          <w:szCs w:val="24"/>
        </w:rPr>
        <w:t xml:space="preserve"> saving schemes in across thousands of sites in a mobile network will accumulate to tens of millions of kilowatt hours (kWh) in power savings annually. However, it would be the responsibility of the network planners to ensure that these cells are placed in the areas where they </w:t>
      </w:r>
      <w:r w:rsidRPr="0033597C">
        <w:rPr>
          <w:rFonts w:ascii="Times New Roman" w:hAnsi="Times New Roman"/>
          <w:sz w:val="24"/>
          <w:szCs w:val="24"/>
        </w:rPr>
        <w:lastRenderedPageBreak/>
        <w:t xml:space="preserve">are needed the most otherwise adding small cells on top of the macro cells will only result in higher energy consumption. </w:t>
      </w:r>
    </w:p>
    <w:p w14:paraId="71CC32FB" w14:textId="77777777" w:rsidR="001820FD" w:rsidRDefault="001820FD" w:rsidP="001820FD">
      <w:pPr>
        <w:suppressAutoHyphens w:val="0"/>
        <w:autoSpaceDN/>
        <w:spacing w:after="0" w:line="240" w:lineRule="auto"/>
        <w:textAlignment w:val="auto"/>
        <w:rPr>
          <w:rFonts w:ascii="Times New Roman" w:hAnsi="Times New Roman"/>
          <w:sz w:val="24"/>
          <w:szCs w:val="24"/>
        </w:rPr>
      </w:pPr>
      <w:r>
        <w:rPr>
          <w:rFonts w:ascii="Times New Roman" w:hAnsi="Times New Roman"/>
          <w:sz w:val="24"/>
          <w:szCs w:val="24"/>
        </w:rPr>
        <w:br w:type="page"/>
      </w:r>
    </w:p>
    <w:p w14:paraId="41CCC7FC" w14:textId="77777777" w:rsidR="001820FD" w:rsidRDefault="001820FD" w:rsidP="001820FD">
      <w:pPr>
        <w:pStyle w:val="Heading1"/>
      </w:pPr>
      <w:bookmarkStart w:id="1710" w:name="_Toc497934446"/>
      <w:r>
        <w:lastRenderedPageBreak/>
        <w:t>Future Work</w:t>
      </w:r>
      <w:bookmarkEnd w:id="1710"/>
      <w:r>
        <w:tab/>
      </w:r>
    </w:p>
    <w:p w14:paraId="6820F1AD" w14:textId="77777777" w:rsidR="001820FD" w:rsidRDefault="001820FD" w:rsidP="001820FD">
      <w:pPr>
        <w:jc w:val="both"/>
      </w:pPr>
    </w:p>
    <w:p w14:paraId="52E45F99" w14:textId="77777777" w:rsidR="001820FD" w:rsidRPr="0033597C" w:rsidRDefault="001820FD" w:rsidP="001820FD">
      <w:pPr>
        <w:jc w:val="both"/>
        <w:rPr>
          <w:rFonts w:ascii="Times New Roman" w:hAnsi="Times New Roman"/>
          <w:sz w:val="24"/>
          <w:szCs w:val="24"/>
        </w:rPr>
      </w:pPr>
      <w:r w:rsidRPr="0033597C">
        <w:rPr>
          <w:rFonts w:ascii="Times New Roman" w:hAnsi="Times New Roman"/>
          <w:sz w:val="24"/>
          <w:szCs w:val="24"/>
        </w:rPr>
        <w:t xml:space="preserve">As the simulation was carried out in a realistic dense urban scenario there is scope of finding out the energy efficiency gains in other scenarios as well such as sub-urban and rural. These scenarios are equally important because there is a huge amount of diesel energy consumed for fueling up the cells in rural environments. </w:t>
      </w:r>
    </w:p>
    <w:p w14:paraId="1E34640D" w14:textId="77777777" w:rsidR="001820FD" w:rsidRPr="0033597C" w:rsidRDefault="001820FD" w:rsidP="001820FD">
      <w:pPr>
        <w:rPr>
          <w:rFonts w:ascii="Times New Roman" w:hAnsi="Times New Roman"/>
          <w:sz w:val="24"/>
          <w:szCs w:val="24"/>
        </w:rPr>
      </w:pPr>
      <w:r w:rsidRPr="0033597C">
        <w:rPr>
          <w:rFonts w:ascii="Times New Roman" w:hAnsi="Times New Roman"/>
          <w:sz w:val="24"/>
          <w:szCs w:val="24"/>
        </w:rPr>
        <w:t>As the results are dependent over the deployment of the cells one could might as well deploy the cells on other buildings to analyze the energy and throughput efficiencies.</w:t>
      </w:r>
    </w:p>
    <w:p w14:paraId="5AEEF6AD" w14:textId="77777777" w:rsidR="001820FD" w:rsidRPr="0033597C" w:rsidRDefault="001820FD" w:rsidP="001820FD">
      <w:pPr>
        <w:jc w:val="both"/>
        <w:rPr>
          <w:rFonts w:ascii="Times New Roman" w:hAnsi="Times New Roman"/>
          <w:sz w:val="24"/>
          <w:szCs w:val="24"/>
        </w:rPr>
      </w:pPr>
      <w:r w:rsidRPr="0033597C">
        <w:rPr>
          <w:rFonts w:ascii="Times New Roman" w:hAnsi="Times New Roman"/>
          <w:sz w:val="24"/>
          <w:szCs w:val="24"/>
        </w:rPr>
        <w:t xml:space="preserve">The propagation model used in this study was BEZT however, there are various other propagation models like WINNER II etc. that could be used to calculate propagation losses in a real city like environment. </w:t>
      </w:r>
    </w:p>
    <w:p w14:paraId="1C7A2E48" w14:textId="77777777" w:rsidR="001820FD" w:rsidRPr="0033597C" w:rsidRDefault="001820FD" w:rsidP="001820FD">
      <w:pPr>
        <w:jc w:val="both"/>
        <w:rPr>
          <w:rFonts w:ascii="Times New Roman" w:hAnsi="Times New Roman"/>
          <w:sz w:val="24"/>
          <w:szCs w:val="24"/>
        </w:rPr>
      </w:pPr>
      <w:r w:rsidRPr="0033597C">
        <w:rPr>
          <w:rFonts w:ascii="Times New Roman" w:hAnsi="Times New Roman"/>
          <w:sz w:val="24"/>
          <w:szCs w:val="24"/>
        </w:rPr>
        <w:t xml:space="preserve">As the simulator which was used is a static, one can also make use of dynamic simulators to analyze the traffic and latency in each of the energy saving schemes. </w:t>
      </w:r>
    </w:p>
    <w:p w14:paraId="164E350F" w14:textId="77777777" w:rsidR="001820FD" w:rsidRDefault="001820FD" w:rsidP="001820FD"/>
    <w:p w14:paraId="51563D11" w14:textId="77777777" w:rsidR="001820FD" w:rsidRDefault="001820FD" w:rsidP="001820FD"/>
    <w:p w14:paraId="74718CFD" w14:textId="77777777" w:rsidR="001820FD" w:rsidRDefault="001820FD" w:rsidP="001820FD"/>
    <w:p w14:paraId="433AC19E" w14:textId="77777777" w:rsidR="001820FD" w:rsidRDefault="001820FD" w:rsidP="001820FD"/>
    <w:p w14:paraId="4022A00B" w14:textId="77777777" w:rsidR="001820FD" w:rsidRDefault="001820FD" w:rsidP="001820FD"/>
    <w:bookmarkEnd w:id="1701"/>
    <w:bookmarkEnd w:id="1702"/>
    <w:bookmarkEnd w:id="1703"/>
    <w:p w14:paraId="0B629114" w14:textId="77777777" w:rsidR="001820FD" w:rsidRDefault="001820FD" w:rsidP="001820FD">
      <w:pPr>
        <w:rPr>
          <w:rFonts w:eastAsia="Times New Roman"/>
          <w:noProof/>
        </w:rPr>
      </w:pPr>
    </w:p>
    <w:p w14:paraId="5F645FE4" w14:textId="77777777" w:rsidR="001820FD" w:rsidRDefault="001820FD" w:rsidP="001820FD">
      <w:pPr>
        <w:rPr>
          <w:rFonts w:eastAsia="Times New Roman"/>
          <w:noProof/>
        </w:rPr>
      </w:pPr>
    </w:p>
    <w:p w14:paraId="28BF8D70" w14:textId="77777777" w:rsidR="001820FD" w:rsidRDefault="001820FD" w:rsidP="001820FD">
      <w:pPr>
        <w:rPr>
          <w:rFonts w:eastAsia="Times New Roman"/>
          <w:noProof/>
        </w:rPr>
      </w:pPr>
    </w:p>
    <w:bookmarkStart w:id="1711" w:name="_Toc497934447" w:displacedByCustomXml="next"/>
    <w:sdt>
      <w:sdtPr>
        <w:rPr>
          <w:rFonts w:ascii="Calibri" w:eastAsia="Calibri" w:hAnsi="Calibri"/>
          <w:color w:val="auto"/>
          <w:sz w:val="22"/>
          <w:szCs w:val="22"/>
        </w:rPr>
        <w:id w:val="331646326"/>
        <w:docPartObj>
          <w:docPartGallery w:val="Bibliographies"/>
          <w:docPartUnique/>
        </w:docPartObj>
      </w:sdtPr>
      <w:sdtContent>
        <w:p w14:paraId="57A1D2D5" w14:textId="77777777" w:rsidR="001820FD" w:rsidRDefault="001820FD" w:rsidP="001820FD">
          <w:pPr>
            <w:pStyle w:val="Heading1"/>
          </w:pPr>
          <w:r>
            <w:t>References</w:t>
          </w:r>
          <w:bookmarkEnd w:id="1711"/>
        </w:p>
        <w:sdt>
          <w:sdtPr>
            <w:id w:val="-573587230"/>
            <w:bibliography/>
          </w:sdtPr>
          <w:sdtContent>
            <w:p w14:paraId="76222AB7" w14:textId="77777777" w:rsidR="001820FD" w:rsidRDefault="001820FD" w:rsidP="001820FD">
              <w:pPr>
                <w:rPr>
                  <w:noProof/>
                  <w:sz w:val="20"/>
                  <w:szCs w:val="20"/>
                  <w:lang w:val="sv-SE" w:eastAsia="sv-S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6873"/>
              </w:tblGrid>
              <w:tr w:rsidR="001820FD" w14:paraId="264D21FB" w14:textId="77777777" w:rsidTr="000C26DA">
                <w:trPr>
                  <w:tblCellSpacing w:w="15" w:type="dxa"/>
                </w:trPr>
                <w:tc>
                  <w:tcPr>
                    <w:tcW w:w="50" w:type="pct"/>
                    <w:hideMark/>
                  </w:tcPr>
                  <w:p w14:paraId="17CD998E" w14:textId="77777777" w:rsidR="001820FD" w:rsidRDefault="001820FD" w:rsidP="000C26DA">
                    <w:pPr>
                      <w:pStyle w:val="Bibliography"/>
                      <w:rPr>
                        <w:noProof/>
                        <w:sz w:val="24"/>
                        <w:szCs w:val="24"/>
                      </w:rPr>
                    </w:pPr>
                    <w:r>
                      <w:rPr>
                        <w:noProof/>
                      </w:rPr>
                      <w:t xml:space="preserve">[1] </w:t>
                    </w:r>
                  </w:p>
                </w:tc>
                <w:tc>
                  <w:tcPr>
                    <w:tcW w:w="0" w:type="auto"/>
                    <w:hideMark/>
                  </w:tcPr>
                  <w:p w14:paraId="4588A5CA" w14:textId="77777777" w:rsidR="001820FD" w:rsidRDefault="001820FD" w:rsidP="000C26DA">
                    <w:pPr>
                      <w:pStyle w:val="Bibliography"/>
                      <w:rPr>
                        <w:noProof/>
                      </w:rPr>
                    </w:pPr>
                    <w:r>
                      <w:rPr>
                        <w:noProof/>
                      </w:rPr>
                      <w:t xml:space="preserve">K. Dufková, M. Bjelica, B. Moon, L. Kencl and J.-Y. Le Boudec, "Energy Savings for Cellular Network with </w:t>
                    </w:r>
                    <w:r w:rsidRPr="00CB32E5">
                      <w:rPr>
                        <w:rFonts w:ascii="Times New Roman" w:hAnsi="Times New Roman"/>
                        <w:noProof/>
                        <w:sz w:val="24"/>
                        <w:szCs w:val="24"/>
                      </w:rPr>
                      <w:t>Evaluation</w:t>
                    </w:r>
                    <w:r>
                      <w:rPr>
                        <w:noProof/>
                      </w:rPr>
                      <w:t xml:space="preserve"> of Impact on Data Traffic Performance". </w:t>
                    </w:r>
                  </w:p>
                </w:tc>
              </w:tr>
              <w:tr w:rsidR="001820FD" w14:paraId="62FC54EB" w14:textId="77777777" w:rsidTr="000C26DA">
                <w:trPr>
                  <w:tblCellSpacing w:w="15" w:type="dxa"/>
                </w:trPr>
                <w:tc>
                  <w:tcPr>
                    <w:tcW w:w="50" w:type="pct"/>
                    <w:hideMark/>
                  </w:tcPr>
                  <w:p w14:paraId="781D6DBA" w14:textId="77777777" w:rsidR="001820FD" w:rsidRDefault="001820FD" w:rsidP="000C26DA">
                    <w:pPr>
                      <w:pStyle w:val="Bibliography"/>
                      <w:rPr>
                        <w:noProof/>
                      </w:rPr>
                    </w:pPr>
                    <w:r>
                      <w:rPr>
                        <w:noProof/>
                      </w:rPr>
                      <w:t xml:space="preserve">[2] </w:t>
                    </w:r>
                  </w:p>
                </w:tc>
                <w:tc>
                  <w:tcPr>
                    <w:tcW w:w="0" w:type="auto"/>
                    <w:hideMark/>
                  </w:tcPr>
                  <w:p w14:paraId="1C0766B8" w14:textId="77777777" w:rsidR="001820FD" w:rsidRDefault="001820FD" w:rsidP="000C26DA">
                    <w:pPr>
                      <w:pStyle w:val="Bibliography"/>
                      <w:rPr>
                        <w:noProof/>
                      </w:rPr>
                    </w:pPr>
                    <w:r>
                      <w:rPr>
                        <w:noProof/>
                      </w:rPr>
                      <w:t xml:space="preserve">"Cisco Visual Networking Index: Global Mobile Data Traffic Forecast Update The Cisco ® Visual Networking Index (VNI) Global Mobile Data Traffic Forecast Update," 2016. </w:t>
                    </w:r>
                  </w:p>
                </w:tc>
              </w:tr>
              <w:tr w:rsidR="001820FD" w14:paraId="58F372D3" w14:textId="77777777" w:rsidTr="000C26DA">
                <w:trPr>
                  <w:tblCellSpacing w:w="15" w:type="dxa"/>
                </w:trPr>
                <w:tc>
                  <w:tcPr>
                    <w:tcW w:w="50" w:type="pct"/>
                    <w:hideMark/>
                  </w:tcPr>
                  <w:p w14:paraId="05529E6E" w14:textId="77777777" w:rsidR="001820FD" w:rsidRDefault="001820FD" w:rsidP="000C26DA">
                    <w:pPr>
                      <w:pStyle w:val="Bibliography"/>
                      <w:rPr>
                        <w:noProof/>
                      </w:rPr>
                    </w:pPr>
                    <w:r>
                      <w:rPr>
                        <w:noProof/>
                      </w:rPr>
                      <w:t xml:space="preserve">[3] </w:t>
                    </w:r>
                  </w:p>
                </w:tc>
                <w:tc>
                  <w:tcPr>
                    <w:tcW w:w="0" w:type="auto"/>
                    <w:hideMark/>
                  </w:tcPr>
                  <w:p w14:paraId="4D949A62" w14:textId="77777777" w:rsidR="001820FD" w:rsidRDefault="001820FD" w:rsidP="000C26DA">
                    <w:pPr>
                      <w:pStyle w:val="Bibliography"/>
                      <w:rPr>
                        <w:noProof/>
                      </w:rPr>
                    </w:pPr>
                    <w:r>
                      <w:rPr>
                        <w:noProof/>
                      </w:rPr>
                      <w:t xml:space="preserve">F. Richter, A. J. Fehske and G. P. Fettweis, "Energy Efficiency Aspects of Base Station Deployment Strategies for Cellular Networks," 2016. </w:t>
                    </w:r>
                  </w:p>
                </w:tc>
              </w:tr>
              <w:tr w:rsidR="001820FD" w14:paraId="5A39E57D" w14:textId="77777777" w:rsidTr="000C26DA">
                <w:trPr>
                  <w:tblCellSpacing w:w="15" w:type="dxa"/>
                </w:trPr>
                <w:tc>
                  <w:tcPr>
                    <w:tcW w:w="50" w:type="pct"/>
                    <w:hideMark/>
                  </w:tcPr>
                  <w:p w14:paraId="0E88DE99" w14:textId="77777777" w:rsidR="001820FD" w:rsidRDefault="001820FD" w:rsidP="000C26DA">
                    <w:pPr>
                      <w:pStyle w:val="Bibliography"/>
                      <w:rPr>
                        <w:noProof/>
                      </w:rPr>
                    </w:pPr>
                    <w:r>
                      <w:rPr>
                        <w:noProof/>
                      </w:rPr>
                      <w:t xml:space="preserve">[4] </w:t>
                    </w:r>
                  </w:p>
                </w:tc>
                <w:tc>
                  <w:tcPr>
                    <w:tcW w:w="0" w:type="auto"/>
                    <w:hideMark/>
                  </w:tcPr>
                  <w:p w14:paraId="33D0542C" w14:textId="77777777" w:rsidR="001820FD" w:rsidRDefault="001820FD" w:rsidP="000C26DA">
                    <w:pPr>
                      <w:pStyle w:val="Bibliography"/>
                      <w:rPr>
                        <w:noProof/>
                      </w:rPr>
                    </w:pPr>
                    <w:r>
                      <w:rPr>
                        <w:noProof/>
                      </w:rPr>
                      <w:t xml:space="preserve">C. Han, T. Harrold, S. Armour, I. Krikidis, S. Videv, P. M. Grant, H. Haas, J. S. Thompson, I. Ku, C. X. Wang, T. A. Le, M. R. Nakhai, J. Zhang and L. Hanzo, "Green radio: Radio techniques to enable energy-efficient wireless networks," </w:t>
                    </w:r>
                    <w:r>
                      <w:rPr>
                        <w:i/>
                        <w:iCs/>
                        <w:noProof/>
                      </w:rPr>
                      <w:t xml:space="preserve">IEEE Communications Magazine, </w:t>
                    </w:r>
                    <w:r>
                      <w:rPr>
                        <w:noProof/>
                      </w:rPr>
                      <w:t xml:space="preserve">vol. 49, no. 6, pp. 46-54, 2011. </w:t>
                    </w:r>
                  </w:p>
                </w:tc>
              </w:tr>
              <w:tr w:rsidR="001820FD" w14:paraId="13489499" w14:textId="77777777" w:rsidTr="000C26DA">
                <w:trPr>
                  <w:tblCellSpacing w:w="15" w:type="dxa"/>
                </w:trPr>
                <w:tc>
                  <w:tcPr>
                    <w:tcW w:w="50" w:type="pct"/>
                    <w:hideMark/>
                  </w:tcPr>
                  <w:p w14:paraId="7A25CD84" w14:textId="77777777" w:rsidR="001820FD" w:rsidRDefault="001820FD" w:rsidP="000C26DA">
                    <w:pPr>
                      <w:pStyle w:val="Bibliography"/>
                      <w:rPr>
                        <w:noProof/>
                      </w:rPr>
                    </w:pPr>
                    <w:r>
                      <w:rPr>
                        <w:noProof/>
                      </w:rPr>
                      <w:t xml:space="preserve">[5] </w:t>
                    </w:r>
                  </w:p>
                </w:tc>
                <w:tc>
                  <w:tcPr>
                    <w:tcW w:w="0" w:type="auto"/>
                    <w:hideMark/>
                  </w:tcPr>
                  <w:p w14:paraId="174A2A61" w14:textId="77777777" w:rsidR="001820FD" w:rsidRDefault="001820FD" w:rsidP="000C26DA">
                    <w:pPr>
                      <w:pStyle w:val="Bibliography"/>
                      <w:rPr>
                        <w:noProof/>
                      </w:rPr>
                    </w:pPr>
                    <w:r>
                      <w:rPr>
                        <w:noProof/>
                      </w:rPr>
                      <w:t>A. D. Domenico and S. Petersson, "Final Integrated Concept," 2012.</w:t>
                    </w:r>
                  </w:p>
                </w:tc>
              </w:tr>
              <w:tr w:rsidR="001820FD" w14:paraId="21772862" w14:textId="77777777" w:rsidTr="000C26DA">
                <w:trPr>
                  <w:tblCellSpacing w:w="15" w:type="dxa"/>
                </w:trPr>
                <w:tc>
                  <w:tcPr>
                    <w:tcW w:w="50" w:type="pct"/>
                    <w:hideMark/>
                  </w:tcPr>
                  <w:p w14:paraId="62795E63" w14:textId="77777777" w:rsidR="001820FD" w:rsidRDefault="001820FD" w:rsidP="000C26DA">
                    <w:pPr>
                      <w:pStyle w:val="Bibliography"/>
                      <w:rPr>
                        <w:noProof/>
                      </w:rPr>
                    </w:pPr>
                    <w:r>
                      <w:rPr>
                        <w:noProof/>
                      </w:rPr>
                      <w:t xml:space="preserve">[6] </w:t>
                    </w:r>
                  </w:p>
                </w:tc>
                <w:tc>
                  <w:tcPr>
                    <w:tcW w:w="0" w:type="auto"/>
                    <w:hideMark/>
                  </w:tcPr>
                  <w:p w14:paraId="6526EDA1" w14:textId="77777777" w:rsidR="001820FD" w:rsidRDefault="001820FD" w:rsidP="000C26DA">
                    <w:pPr>
                      <w:pStyle w:val="Bibliography"/>
                      <w:rPr>
                        <w:noProof/>
                      </w:rPr>
                    </w:pPr>
                    <w:r>
                      <w:rPr>
                        <w:noProof/>
                      </w:rPr>
                      <w:t xml:space="preserve">C. Desset, B. Debaillie and F. Louagie, "Towards a Flexible and Future-Proof Power Model for Cellular Base Stations". </w:t>
                    </w:r>
                  </w:p>
                </w:tc>
              </w:tr>
              <w:tr w:rsidR="001820FD" w14:paraId="019A455F" w14:textId="77777777" w:rsidTr="000C26DA">
                <w:trPr>
                  <w:tblCellSpacing w:w="15" w:type="dxa"/>
                </w:trPr>
                <w:tc>
                  <w:tcPr>
                    <w:tcW w:w="50" w:type="pct"/>
                    <w:hideMark/>
                  </w:tcPr>
                  <w:p w14:paraId="73550AD8" w14:textId="77777777" w:rsidR="001820FD" w:rsidRDefault="001820FD" w:rsidP="000C26DA">
                    <w:pPr>
                      <w:pStyle w:val="Bibliography"/>
                      <w:rPr>
                        <w:noProof/>
                      </w:rPr>
                    </w:pPr>
                    <w:r>
                      <w:rPr>
                        <w:noProof/>
                      </w:rPr>
                      <w:t xml:space="preserve">[7] </w:t>
                    </w:r>
                  </w:p>
                </w:tc>
                <w:tc>
                  <w:tcPr>
                    <w:tcW w:w="0" w:type="auto"/>
                    <w:hideMark/>
                  </w:tcPr>
                  <w:p w14:paraId="208DF91B" w14:textId="77777777" w:rsidR="001820FD" w:rsidRDefault="001820FD" w:rsidP="000C26DA">
                    <w:pPr>
                      <w:pStyle w:val="Bibliography"/>
                      <w:rPr>
                        <w:noProof/>
                      </w:rPr>
                    </w:pPr>
                    <w:r>
                      <w:rPr>
                        <w:noProof/>
                      </w:rPr>
                      <w:t xml:space="preserve">S. Yunas, M. Valkama and J. Niemelä, "Spectral and energy efficiency of ultra-dense networks under different deployment strategies," </w:t>
                    </w:r>
                    <w:r>
                      <w:rPr>
                        <w:i/>
                        <w:iCs/>
                        <w:noProof/>
                      </w:rPr>
                      <w:t xml:space="preserve">IEEE Communications Magazine, </w:t>
                    </w:r>
                    <w:r>
                      <w:rPr>
                        <w:noProof/>
                      </w:rPr>
                      <w:t xml:space="preserve">vol. 53, no. 1, pp. 90-100, 2015. </w:t>
                    </w:r>
                  </w:p>
                </w:tc>
              </w:tr>
              <w:tr w:rsidR="001820FD" w14:paraId="4B2BC2C2" w14:textId="77777777" w:rsidTr="000C26DA">
                <w:trPr>
                  <w:tblCellSpacing w:w="15" w:type="dxa"/>
                </w:trPr>
                <w:tc>
                  <w:tcPr>
                    <w:tcW w:w="50" w:type="pct"/>
                    <w:hideMark/>
                  </w:tcPr>
                  <w:p w14:paraId="166408B5" w14:textId="77777777" w:rsidR="001820FD" w:rsidRDefault="001820FD" w:rsidP="000C26DA">
                    <w:pPr>
                      <w:pStyle w:val="Bibliography"/>
                      <w:rPr>
                        <w:noProof/>
                      </w:rPr>
                    </w:pPr>
                    <w:r>
                      <w:rPr>
                        <w:noProof/>
                      </w:rPr>
                      <w:t xml:space="preserve">[8] </w:t>
                    </w:r>
                  </w:p>
                </w:tc>
                <w:tc>
                  <w:tcPr>
                    <w:tcW w:w="0" w:type="auto"/>
                    <w:hideMark/>
                  </w:tcPr>
                  <w:p w14:paraId="16AECE44" w14:textId="77777777" w:rsidR="001820FD" w:rsidRDefault="001820FD" w:rsidP="000C26DA">
                    <w:pPr>
                      <w:pStyle w:val="Bibliography"/>
                      <w:rPr>
                        <w:noProof/>
                      </w:rPr>
                    </w:pPr>
                    <w:r>
                      <w:rPr>
                        <w:noProof/>
                      </w:rPr>
                      <w:t xml:space="preserve">H. Forssell and G. Auer, "Energy Efficiency of Heterogeneous Networks in," pp. 53-58, 2015. </w:t>
                    </w:r>
                  </w:p>
                </w:tc>
              </w:tr>
              <w:tr w:rsidR="001820FD" w14:paraId="4D091DA6" w14:textId="77777777" w:rsidTr="000C26DA">
                <w:trPr>
                  <w:tblCellSpacing w:w="15" w:type="dxa"/>
                </w:trPr>
                <w:tc>
                  <w:tcPr>
                    <w:tcW w:w="50" w:type="pct"/>
                    <w:hideMark/>
                  </w:tcPr>
                  <w:p w14:paraId="68DB6993" w14:textId="77777777" w:rsidR="001820FD" w:rsidRDefault="001820FD" w:rsidP="000C26DA">
                    <w:pPr>
                      <w:pStyle w:val="Bibliography"/>
                      <w:rPr>
                        <w:noProof/>
                      </w:rPr>
                    </w:pPr>
                    <w:r>
                      <w:rPr>
                        <w:noProof/>
                      </w:rPr>
                      <w:t xml:space="preserve">[9] </w:t>
                    </w:r>
                  </w:p>
                </w:tc>
                <w:tc>
                  <w:tcPr>
                    <w:tcW w:w="0" w:type="auto"/>
                    <w:hideMark/>
                  </w:tcPr>
                  <w:p w14:paraId="446E0D82" w14:textId="77777777" w:rsidR="001820FD" w:rsidRDefault="001820FD" w:rsidP="000C26DA">
                    <w:pPr>
                      <w:pStyle w:val="Bibliography"/>
                      <w:rPr>
                        <w:noProof/>
                      </w:rPr>
                    </w:pPr>
                    <w:r>
                      <w:rPr>
                        <w:noProof/>
                      </w:rPr>
                      <w:t xml:space="preserve">S. Tombaz, K. W. Sung and J. Zander, "Impact of densification on energy efficiency in wireless access networks," </w:t>
                    </w:r>
                    <w:r>
                      <w:rPr>
                        <w:i/>
                        <w:iCs/>
                        <w:noProof/>
                      </w:rPr>
                      <w:t xml:space="preserve">2012 IEEE Globecom Workshops, </w:t>
                    </w:r>
                    <w:r>
                      <w:rPr>
                        <w:noProof/>
                      </w:rPr>
                      <w:t xml:space="preserve">pp. 57-62, 2012. </w:t>
                    </w:r>
                  </w:p>
                </w:tc>
              </w:tr>
              <w:tr w:rsidR="001820FD" w14:paraId="7C5BF42E" w14:textId="77777777" w:rsidTr="000C26DA">
                <w:trPr>
                  <w:tblCellSpacing w:w="15" w:type="dxa"/>
                </w:trPr>
                <w:tc>
                  <w:tcPr>
                    <w:tcW w:w="50" w:type="pct"/>
                    <w:hideMark/>
                  </w:tcPr>
                  <w:p w14:paraId="71C358F2" w14:textId="77777777" w:rsidR="001820FD" w:rsidRDefault="001820FD" w:rsidP="000C26DA">
                    <w:pPr>
                      <w:pStyle w:val="Bibliography"/>
                      <w:rPr>
                        <w:noProof/>
                      </w:rPr>
                    </w:pPr>
                    <w:r>
                      <w:rPr>
                        <w:noProof/>
                      </w:rPr>
                      <w:lastRenderedPageBreak/>
                      <w:t xml:space="preserve">[10] </w:t>
                    </w:r>
                  </w:p>
                </w:tc>
                <w:tc>
                  <w:tcPr>
                    <w:tcW w:w="0" w:type="auto"/>
                    <w:hideMark/>
                  </w:tcPr>
                  <w:p w14:paraId="6E382E7A" w14:textId="77777777" w:rsidR="001820FD" w:rsidRDefault="001820FD" w:rsidP="000C26DA">
                    <w:pPr>
                      <w:pStyle w:val="Bibliography"/>
                      <w:rPr>
                        <w:noProof/>
                      </w:rPr>
                    </w:pPr>
                    <w:r>
                      <w:rPr>
                        <w:noProof/>
                      </w:rPr>
                      <w:t xml:space="preserve">L. Falconetti, P. Frenger, H. Kallin and T. Rimhagen, "Energy efficiency in heterogeneous networks," </w:t>
                    </w:r>
                    <w:r>
                      <w:rPr>
                        <w:i/>
                        <w:iCs/>
                        <w:noProof/>
                      </w:rPr>
                      <w:t xml:space="preserve">Online Conference on Green Communications (GreenCom), 2012 IEEE, </w:t>
                    </w:r>
                    <w:r>
                      <w:rPr>
                        <w:noProof/>
                      </w:rPr>
                      <w:t xml:space="preserve">pp. 98-103, 2012. </w:t>
                    </w:r>
                  </w:p>
                </w:tc>
              </w:tr>
              <w:tr w:rsidR="001820FD" w14:paraId="5A69F212" w14:textId="77777777" w:rsidTr="000C26DA">
                <w:trPr>
                  <w:tblCellSpacing w:w="15" w:type="dxa"/>
                </w:trPr>
                <w:tc>
                  <w:tcPr>
                    <w:tcW w:w="50" w:type="pct"/>
                    <w:hideMark/>
                  </w:tcPr>
                  <w:p w14:paraId="6EB37E45" w14:textId="77777777" w:rsidR="001820FD" w:rsidRDefault="001820FD" w:rsidP="000C26DA">
                    <w:pPr>
                      <w:pStyle w:val="Bibliography"/>
                      <w:rPr>
                        <w:noProof/>
                      </w:rPr>
                    </w:pPr>
                    <w:r>
                      <w:rPr>
                        <w:noProof/>
                      </w:rPr>
                      <w:t xml:space="preserve">[11] </w:t>
                    </w:r>
                  </w:p>
                </w:tc>
                <w:tc>
                  <w:tcPr>
                    <w:tcW w:w="0" w:type="auto"/>
                    <w:hideMark/>
                  </w:tcPr>
                  <w:p w14:paraId="77001D1E" w14:textId="77777777" w:rsidR="001820FD" w:rsidRDefault="001820FD" w:rsidP="000C26DA">
                    <w:pPr>
                      <w:pStyle w:val="Bibliography"/>
                      <w:rPr>
                        <w:noProof/>
                      </w:rPr>
                    </w:pPr>
                    <w:r>
                      <w:rPr>
                        <w:noProof/>
                      </w:rPr>
                      <w:t xml:space="preserve">E. A. – Chenguang Lu, M. Berg, E. Trojer, P.-E. Eriksson, K. Laraqui, O. V. Tidblad and H. Almeida, "Connecting the dots: small cells shape up for high-performance indoor radio," 2014. </w:t>
                    </w:r>
                  </w:p>
                </w:tc>
              </w:tr>
              <w:tr w:rsidR="001820FD" w14:paraId="7AA40262" w14:textId="77777777" w:rsidTr="000C26DA">
                <w:trPr>
                  <w:tblCellSpacing w:w="15" w:type="dxa"/>
                </w:trPr>
                <w:tc>
                  <w:tcPr>
                    <w:tcW w:w="50" w:type="pct"/>
                    <w:hideMark/>
                  </w:tcPr>
                  <w:p w14:paraId="2D788537" w14:textId="77777777" w:rsidR="001820FD" w:rsidRDefault="001820FD" w:rsidP="000C26DA">
                    <w:pPr>
                      <w:pStyle w:val="Bibliography"/>
                      <w:rPr>
                        <w:noProof/>
                      </w:rPr>
                    </w:pPr>
                    <w:r>
                      <w:rPr>
                        <w:noProof/>
                      </w:rPr>
                      <w:t xml:space="preserve">[12] </w:t>
                    </w:r>
                  </w:p>
                </w:tc>
                <w:tc>
                  <w:tcPr>
                    <w:tcW w:w="0" w:type="auto"/>
                    <w:hideMark/>
                  </w:tcPr>
                  <w:p w14:paraId="039B5F4F" w14:textId="77777777" w:rsidR="001820FD" w:rsidRDefault="001820FD" w:rsidP="000C26DA">
                    <w:pPr>
                      <w:pStyle w:val="Bibliography"/>
                      <w:rPr>
                        <w:noProof/>
                      </w:rPr>
                    </w:pPr>
                    <w:r>
                      <w:rPr>
                        <w:noProof/>
                      </w:rPr>
                      <w:t xml:space="preserve">S. Landström and F. Anders, "Ericsson Review: Heterogeneous networks-increasing cellular capacity," 2011. </w:t>
                    </w:r>
                  </w:p>
                </w:tc>
              </w:tr>
              <w:tr w:rsidR="001820FD" w14:paraId="02DC4807" w14:textId="77777777" w:rsidTr="000C26DA">
                <w:trPr>
                  <w:tblCellSpacing w:w="15" w:type="dxa"/>
                </w:trPr>
                <w:tc>
                  <w:tcPr>
                    <w:tcW w:w="50" w:type="pct"/>
                    <w:hideMark/>
                  </w:tcPr>
                  <w:p w14:paraId="00FC5BA6" w14:textId="77777777" w:rsidR="001820FD" w:rsidRDefault="001820FD" w:rsidP="000C26DA">
                    <w:pPr>
                      <w:pStyle w:val="Bibliography"/>
                      <w:rPr>
                        <w:noProof/>
                      </w:rPr>
                    </w:pPr>
                    <w:r>
                      <w:rPr>
                        <w:noProof/>
                      </w:rPr>
                      <w:t xml:space="preserve">[13] </w:t>
                    </w:r>
                  </w:p>
                </w:tc>
                <w:tc>
                  <w:tcPr>
                    <w:tcW w:w="0" w:type="auto"/>
                    <w:hideMark/>
                  </w:tcPr>
                  <w:p w14:paraId="6C548E19" w14:textId="77777777" w:rsidR="001820FD" w:rsidRDefault="001820FD" w:rsidP="000C26DA">
                    <w:pPr>
                      <w:pStyle w:val="Bibliography"/>
                      <w:rPr>
                        <w:noProof/>
                      </w:rPr>
                    </w:pPr>
                    <w:r>
                      <w:rPr>
                        <w:noProof/>
                      </w:rPr>
                      <w:t>V. Rydén, "Outdoor to Indoor Coverage in 5G Networks," 2016.</w:t>
                    </w:r>
                  </w:p>
                </w:tc>
              </w:tr>
              <w:tr w:rsidR="001820FD" w14:paraId="4CDF444D" w14:textId="77777777" w:rsidTr="000C26DA">
                <w:trPr>
                  <w:tblCellSpacing w:w="15" w:type="dxa"/>
                </w:trPr>
                <w:tc>
                  <w:tcPr>
                    <w:tcW w:w="50" w:type="pct"/>
                    <w:hideMark/>
                  </w:tcPr>
                  <w:p w14:paraId="57C3E59F" w14:textId="77777777" w:rsidR="001820FD" w:rsidRDefault="001820FD" w:rsidP="000C26DA">
                    <w:pPr>
                      <w:pStyle w:val="Bibliography"/>
                      <w:rPr>
                        <w:noProof/>
                      </w:rPr>
                    </w:pPr>
                    <w:r>
                      <w:rPr>
                        <w:noProof/>
                      </w:rPr>
                      <w:t xml:space="preserve">[14] </w:t>
                    </w:r>
                  </w:p>
                </w:tc>
                <w:tc>
                  <w:tcPr>
                    <w:tcW w:w="0" w:type="auto"/>
                    <w:hideMark/>
                  </w:tcPr>
                  <w:p w14:paraId="114CDDA2" w14:textId="77777777" w:rsidR="001820FD" w:rsidRDefault="001820FD" w:rsidP="000C26DA">
                    <w:pPr>
                      <w:pStyle w:val="Bibliography"/>
                      <w:rPr>
                        <w:noProof/>
                      </w:rPr>
                    </w:pPr>
                    <w:r>
                      <w:rPr>
                        <w:noProof/>
                      </w:rPr>
                      <w:t xml:space="preserve">G. Auer, V. Giannini, I. Gódor, M. Olsson, M. Ali Imran, D. Sabella, M. J. Gonzalez, O. Blume, A. Fehske, J. Alonso Rubio, P. Frenger and C. Desset, "How Much </w:t>
                    </w:r>
                    <w:r w:rsidRPr="00CB32E5">
                      <w:rPr>
                        <w:rFonts w:ascii="Times New Roman" w:hAnsi="Times New Roman"/>
                        <w:noProof/>
                        <w:sz w:val="24"/>
                        <w:szCs w:val="24"/>
                      </w:rPr>
                      <w:t>Energy</w:t>
                    </w:r>
                    <w:r>
                      <w:rPr>
                        <w:noProof/>
                      </w:rPr>
                      <w:t xml:space="preserve"> is Needed to Run a Wireless Network ?". </w:t>
                    </w:r>
                  </w:p>
                </w:tc>
              </w:tr>
              <w:tr w:rsidR="001820FD" w14:paraId="5C3F3EE0" w14:textId="77777777" w:rsidTr="000C26DA">
                <w:trPr>
                  <w:tblCellSpacing w:w="15" w:type="dxa"/>
                </w:trPr>
                <w:tc>
                  <w:tcPr>
                    <w:tcW w:w="50" w:type="pct"/>
                    <w:hideMark/>
                  </w:tcPr>
                  <w:p w14:paraId="2C4C1D82" w14:textId="77777777" w:rsidR="001820FD" w:rsidRDefault="001820FD" w:rsidP="000C26DA">
                    <w:pPr>
                      <w:pStyle w:val="Bibliography"/>
                      <w:rPr>
                        <w:noProof/>
                      </w:rPr>
                    </w:pPr>
                    <w:r>
                      <w:rPr>
                        <w:noProof/>
                      </w:rPr>
                      <w:t xml:space="preserve">[15] </w:t>
                    </w:r>
                  </w:p>
                </w:tc>
                <w:tc>
                  <w:tcPr>
                    <w:tcW w:w="0" w:type="auto"/>
                    <w:hideMark/>
                  </w:tcPr>
                  <w:p w14:paraId="7F14CE67" w14:textId="77777777" w:rsidR="001820FD" w:rsidRDefault="001820FD" w:rsidP="000C26DA">
                    <w:pPr>
                      <w:pStyle w:val="Bibliography"/>
                      <w:rPr>
                        <w:noProof/>
                      </w:rPr>
                    </w:pPr>
                    <w:r>
                      <w:rPr>
                        <w:noProof/>
                      </w:rPr>
                      <w:t xml:space="preserve">O. Blume, V. Giannini and I. Gódor, "D2. 3: energy efficiency analysis of the reference systems, areas of improvements and target breakdown," </w:t>
                    </w:r>
                    <w:r>
                      <w:rPr>
                        <w:i/>
                        <w:iCs/>
                        <w:noProof/>
                      </w:rPr>
                      <w:t xml:space="preserve">EARTH Deliverable 2.3, </w:t>
                    </w:r>
                    <w:r>
                      <w:rPr>
                        <w:noProof/>
                      </w:rPr>
                      <w:t xml:space="preserve">pp. 1-69, 2010. </w:t>
                    </w:r>
                  </w:p>
                </w:tc>
              </w:tr>
              <w:tr w:rsidR="001820FD" w14:paraId="2D4D075A" w14:textId="77777777" w:rsidTr="000C26DA">
                <w:trPr>
                  <w:tblCellSpacing w:w="15" w:type="dxa"/>
                </w:trPr>
                <w:tc>
                  <w:tcPr>
                    <w:tcW w:w="50" w:type="pct"/>
                    <w:hideMark/>
                  </w:tcPr>
                  <w:p w14:paraId="015C0227" w14:textId="77777777" w:rsidR="001820FD" w:rsidRDefault="001820FD" w:rsidP="000C26DA">
                    <w:pPr>
                      <w:pStyle w:val="Bibliography"/>
                      <w:rPr>
                        <w:noProof/>
                      </w:rPr>
                    </w:pPr>
                    <w:r>
                      <w:rPr>
                        <w:noProof/>
                      </w:rPr>
                      <w:t xml:space="preserve">[16] </w:t>
                    </w:r>
                  </w:p>
                </w:tc>
                <w:tc>
                  <w:tcPr>
                    <w:tcW w:w="0" w:type="auto"/>
                    <w:hideMark/>
                  </w:tcPr>
                  <w:p w14:paraId="41CB3F6D" w14:textId="77777777" w:rsidR="001820FD" w:rsidRDefault="001820FD" w:rsidP="000C26DA">
                    <w:pPr>
                      <w:pStyle w:val="Bibliography"/>
                      <w:rPr>
                        <w:noProof/>
                      </w:rPr>
                    </w:pPr>
                    <w:r>
                      <w:rPr>
                        <w:noProof/>
                      </w:rPr>
                      <w:t xml:space="preserve">Ericsson AB, "5G energy performance," </w:t>
                    </w:r>
                    <w:r>
                      <w:rPr>
                        <w:i/>
                        <w:iCs/>
                        <w:noProof/>
                      </w:rPr>
                      <w:t xml:space="preserve">Ericsson White Paper, </w:t>
                    </w:r>
                    <w:r>
                      <w:rPr>
                        <w:noProof/>
                      </w:rPr>
                      <w:t xml:space="preserve">no. Uen 284 23-3265, 2015. </w:t>
                    </w:r>
                  </w:p>
                </w:tc>
              </w:tr>
              <w:tr w:rsidR="001820FD" w14:paraId="615D0333" w14:textId="77777777" w:rsidTr="000C26DA">
                <w:trPr>
                  <w:tblCellSpacing w:w="15" w:type="dxa"/>
                </w:trPr>
                <w:tc>
                  <w:tcPr>
                    <w:tcW w:w="50" w:type="pct"/>
                    <w:hideMark/>
                  </w:tcPr>
                  <w:p w14:paraId="7F1FC2F6" w14:textId="77777777" w:rsidR="001820FD" w:rsidRDefault="001820FD" w:rsidP="000C26DA">
                    <w:pPr>
                      <w:pStyle w:val="Bibliography"/>
                      <w:rPr>
                        <w:noProof/>
                      </w:rPr>
                    </w:pPr>
                    <w:r>
                      <w:rPr>
                        <w:noProof/>
                      </w:rPr>
                      <w:t xml:space="preserve">[17] </w:t>
                    </w:r>
                  </w:p>
                </w:tc>
                <w:tc>
                  <w:tcPr>
                    <w:tcW w:w="0" w:type="auto"/>
                    <w:hideMark/>
                  </w:tcPr>
                  <w:p w14:paraId="00874B36" w14:textId="77777777" w:rsidR="001820FD" w:rsidRDefault="001820FD" w:rsidP="000C26DA">
                    <w:pPr>
                      <w:pStyle w:val="Bibliography"/>
                      <w:rPr>
                        <w:noProof/>
                      </w:rPr>
                    </w:pPr>
                    <w:r>
                      <w:rPr>
                        <w:noProof/>
                      </w:rPr>
                      <w:t>K. O. Mecklenburg and A. Blomgren, "Energy Optimization of Radio," Lund, 2016.</w:t>
                    </w:r>
                  </w:p>
                </w:tc>
              </w:tr>
              <w:tr w:rsidR="001820FD" w14:paraId="30F427A1" w14:textId="77777777" w:rsidTr="000C26DA">
                <w:trPr>
                  <w:tblCellSpacing w:w="15" w:type="dxa"/>
                </w:trPr>
                <w:tc>
                  <w:tcPr>
                    <w:tcW w:w="50" w:type="pct"/>
                    <w:hideMark/>
                  </w:tcPr>
                  <w:p w14:paraId="4850984A" w14:textId="77777777" w:rsidR="001820FD" w:rsidRDefault="001820FD" w:rsidP="000C26DA">
                    <w:pPr>
                      <w:pStyle w:val="Bibliography"/>
                      <w:rPr>
                        <w:noProof/>
                      </w:rPr>
                    </w:pPr>
                    <w:r>
                      <w:rPr>
                        <w:noProof/>
                      </w:rPr>
                      <w:t xml:space="preserve">[18] </w:t>
                    </w:r>
                  </w:p>
                </w:tc>
                <w:tc>
                  <w:tcPr>
                    <w:tcW w:w="0" w:type="auto"/>
                    <w:hideMark/>
                  </w:tcPr>
                  <w:p w14:paraId="56EF2F3D" w14:textId="77777777" w:rsidR="001820FD" w:rsidRDefault="001820FD" w:rsidP="000C26DA">
                    <w:pPr>
                      <w:pStyle w:val="Bibliography"/>
                      <w:rPr>
                        <w:noProof/>
                      </w:rPr>
                    </w:pPr>
                    <w:r>
                      <w:rPr>
                        <w:noProof/>
                      </w:rPr>
                      <w:t xml:space="preserve">D. Migliorini, G. Stea, M. Caretti and D. Sabella, "Power-Aware Allocation of MBSFN Subframes Using Discontinuous Cell Transmission in LTE Systems," in </w:t>
                    </w:r>
                    <w:r>
                      <w:rPr>
                        <w:i/>
                        <w:iCs/>
                        <w:noProof/>
                      </w:rPr>
                      <w:t>2013 IEEE 78th Vehicular Technology Conference (VTC Fall)</w:t>
                    </w:r>
                    <w:r>
                      <w:rPr>
                        <w:noProof/>
                      </w:rPr>
                      <w:t xml:space="preserve">, 2013. </w:t>
                    </w:r>
                  </w:p>
                </w:tc>
              </w:tr>
              <w:tr w:rsidR="001820FD" w14:paraId="5F402DD6" w14:textId="77777777" w:rsidTr="000C26DA">
                <w:trPr>
                  <w:tblCellSpacing w:w="15" w:type="dxa"/>
                </w:trPr>
                <w:tc>
                  <w:tcPr>
                    <w:tcW w:w="50" w:type="pct"/>
                    <w:hideMark/>
                  </w:tcPr>
                  <w:p w14:paraId="21A1179E" w14:textId="77777777" w:rsidR="001820FD" w:rsidRDefault="001820FD" w:rsidP="000C26DA">
                    <w:pPr>
                      <w:pStyle w:val="Bibliography"/>
                      <w:rPr>
                        <w:noProof/>
                      </w:rPr>
                    </w:pPr>
                    <w:r>
                      <w:rPr>
                        <w:noProof/>
                      </w:rPr>
                      <w:t xml:space="preserve">[19] </w:t>
                    </w:r>
                  </w:p>
                </w:tc>
                <w:tc>
                  <w:tcPr>
                    <w:tcW w:w="0" w:type="auto"/>
                    <w:hideMark/>
                  </w:tcPr>
                  <w:p w14:paraId="3C13D0DB" w14:textId="77777777" w:rsidR="001820FD" w:rsidRDefault="001820FD" w:rsidP="000C26DA">
                    <w:pPr>
                      <w:pStyle w:val="Bibliography"/>
                      <w:rPr>
                        <w:noProof/>
                      </w:rPr>
                    </w:pPr>
                    <w:r>
                      <w:rPr>
                        <w:noProof/>
                      </w:rPr>
                      <w:t xml:space="preserve">K. Kanwal, G. A. Safdar, M. Ur-Rehman and X. Yang, "Energy Management in LTE Networks," </w:t>
                    </w:r>
                    <w:r>
                      <w:rPr>
                        <w:i/>
                        <w:iCs/>
                        <w:noProof/>
                      </w:rPr>
                      <w:t xml:space="preserve">IEEE Access, </w:t>
                    </w:r>
                    <w:r>
                      <w:rPr>
                        <w:noProof/>
                      </w:rPr>
                      <w:t xml:space="preserve">vol. 5, pp. 4264-4284, 2017. </w:t>
                    </w:r>
                  </w:p>
                </w:tc>
              </w:tr>
              <w:tr w:rsidR="001820FD" w14:paraId="48F35FE4" w14:textId="77777777" w:rsidTr="000C26DA">
                <w:trPr>
                  <w:tblCellSpacing w:w="15" w:type="dxa"/>
                </w:trPr>
                <w:tc>
                  <w:tcPr>
                    <w:tcW w:w="50" w:type="pct"/>
                    <w:hideMark/>
                  </w:tcPr>
                  <w:p w14:paraId="3C2B4123" w14:textId="77777777" w:rsidR="001820FD" w:rsidRDefault="001820FD" w:rsidP="000C26DA">
                    <w:pPr>
                      <w:pStyle w:val="Bibliography"/>
                      <w:rPr>
                        <w:noProof/>
                      </w:rPr>
                    </w:pPr>
                    <w:r>
                      <w:rPr>
                        <w:noProof/>
                      </w:rPr>
                      <w:lastRenderedPageBreak/>
                      <w:t xml:space="preserve">[20] </w:t>
                    </w:r>
                  </w:p>
                </w:tc>
                <w:tc>
                  <w:tcPr>
                    <w:tcW w:w="0" w:type="auto"/>
                    <w:hideMark/>
                  </w:tcPr>
                  <w:p w14:paraId="626E9FBF" w14:textId="77777777" w:rsidR="001820FD" w:rsidRDefault="001820FD" w:rsidP="000C26DA">
                    <w:pPr>
                      <w:pStyle w:val="Bibliography"/>
                      <w:rPr>
                        <w:noProof/>
                      </w:rPr>
                    </w:pPr>
                    <w:r>
                      <w:rPr>
                        <w:noProof/>
                      </w:rPr>
                      <w:t xml:space="preserve">Z. Zhao, S. Kuendig, J. Carrera, B. Carron, T. Braun and J. Rolim, "Indoor Location for Smart Environments with Wireless Sensor and Actuator Networks". </w:t>
                    </w:r>
                  </w:p>
                </w:tc>
              </w:tr>
              <w:tr w:rsidR="001820FD" w14:paraId="47ADD940" w14:textId="77777777" w:rsidTr="000C26DA">
                <w:trPr>
                  <w:tblCellSpacing w:w="15" w:type="dxa"/>
                </w:trPr>
                <w:tc>
                  <w:tcPr>
                    <w:tcW w:w="50" w:type="pct"/>
                    <w:hideMark/>
                  </w:tcPr>
                  <w:p w14:paraId="3BB2912F" w14:textId="77777777" w:rsidR="001820FD" w:rsidRDefault="001820FD" w:rsidP="000C26DA">
                    <w:pPr>
                      <w:pStyle w:val="Bibliography"/>
                      <w:rPr>
                        <w:noProof/>
                      </w:rPr>
                    </w:pPr>
                    <w:r>
                      <w:rPr>
                        <w:noProof/>
                      </w:rPr>
                      <w:t xml:space="preserve">[21] </w:t>
                    </w:r>
                  </w:p>
                </w:tc>
                <w:tc>
                  <w:tcPr>
                    <w:tcW w:w="0" w:type="auto"/>
                    <w:hideMark/>
                  </w:tcPr>
                  <w:p w14:paraId="4C788C5E" w14:textId="77777777" w:rsidR="001820FD" w:rsidRDefault="001820FD" w:rsidP="000C26DA">
                    <w:pPr>
                      <w:pStyle w:val="Bibliography"/>
                      <w:rPr>
                        <w:noProof/>
                      </w:rPr>
                    </w:pPr>
                    <w:r>
                      <w:rPr>
                        <w:noProof/>
                      </w:rPr>
                      <w:t xml:space="preserve">J. Wu, Y. Zhang, M. Zukerman and E. K.-N. Yung, "Energy-Efficient Base-Stations Sleep-Mode Techniques in Green Cellular Networks: A Survey," </w:t>
                    </w:r>
                    <w:r>
                      <w:rPr>
                        <w:i/>
                        <w:iCs/>
                        <w:noProof/>
                      </w:rPr>
                      <w:t xml:space="preserve">IEEE Communications Surveys &amp; Tutorials, </w:t>
                    </w:r>
                    <w:r>
                      <w:rPr>
                        <w:noProof/>
                      </w:rPr>
                      <w:t xml:space="preserve">vol. 17, no. 2, pp. 803-826, 22 2015. </w:t>
                    </w:r>
                  </w:p>
                </w:tc>
              </w:tr>
              <w:tr w:rsidR="001820FD" w14:paraId="493A5395" w14:textId="77777777" w:rsidTr="000C26DA">
                <w:trPr>
                  <w:tblCellSpacing w:w="15" w:type="dxa"/>
                </w:trPr>
                <w:tc>
                  <w:tcPr>
                    <w:tcW w:w="50" w:type="pct"/>
                    <w:hideMark/>
                  </w:tcPr>
                  <w:p w14:paraId="737443B0" w14:textId="77777777" w:rsidR="001820FD" w:rsidRDefault="001820FD" w:rsidP="000C26DA">
                    <w:pPr>
                      <w:pStyle w:val="Bibliography"/>
                      <w:rPr>
                        <w:noProof/>
                      </w:rPr>
                    </w:pPr>
                    <w:r>
                      <w:rPr>
                        <w:noProof/>
                      </w:rPr>
                      <w:t xml:space="preserve">[22] </w:t>
                    </w:r>
                  </w:p>
                </w:tc>
                <w:tc>
                  <w:tcPr>
                    <w:tcW w:w="0" w:type="auto"/>
                    <w:hideMark/>
                  </w:tcPr>
                  <w:p w14:paraId="4E55B62A" w14:textId="77777777" w:rsidR="001820FD" w:rsidRDefault="001820FD" w:rsidP="000C26DA">
                    <w:pPr>
                      <w:pStyle w:val="Bibliography"/>
                      <w:rPr>
                        <w:noProof/>
                      </w:rPr>
                    </w:pPr>
                    <w:r>
                      <w:rPr>
                        <w:noProof/>
                      </w:rPr>
                      <w:t xml:space="preserve">J. Wu, S. Zhou and Z. Niu, "Traffic-aware base station sleeping control and power matching for energy-delay tradeoffs in green cellular networks," </w:t>
                    </w:r>
                    <w:r>
                      <w:rPr>
                        <w:i/>
                        <w:iCs/>
                        <w:noProof/>
                      </w:rPr>
                      <w:t xml:space="preserve">IEEE Transactions on Wireless Communications, </w:t>
                    </w:r>
                    <w:r>
                      <w:rPr>
                        <w:noProof/>
                      </w:rPr>
                      <w:t xml:space="preserve">vol. 12, no. 8, 2013. </w:t>
                    </w:r>
                  </w:p>
                </w:tc>
              </w:tr>
              <w:tr w:rsidR="001820FD" w14:paraId="17EBFFB3" w14:textId="77777777" w:rsidTr="000C26DA">
                <w:trPr>
                  <w:tblCellSpacing w:w="15" w:type="dxa"/>
                </w:trPr>
                <w:tc>
                  <w:tcPr>
                    <w:tcW w:w="50" w:type="pct"/>
                    <w:hideMark/>
                  </w:tcPr>
                  <w:p w14:paraId="5DA54B4D" w14:textId="77777777" w:rsidR="001820FD" w:rsidRDefault="001820FD" w:rsidP="000C26DA">
                    <w:pPr>
                      <w:pStyle w:val="Bibliography"/>
                      <w:rPr>
                        <w:noProof/>
                      </w:rPr>
                    </w:pPr>
                    <w:r>
                      <w:rPr>
                        <w:noProof/>
                      </w:rPr>
                      <w:t xml:space="preserve">[23] </w:t>
                    </w:r>
                  </w:p>
                </w:tc>
                <w:tc>
                  <w:tcPr>
                    <w:tcW w:w="0" w:type="auto"/>
                    <w:hideMark/>
                  </w:tcPr>
                  <w:p w14:paraId="2946B073" w14:textId="77777777" w:rsidR="001820FD" w:rsidRDefault="001820FD" w:rsidP="000C26DA">
                    <w:pPr>
                      <w:pStyle w:val="Bibliography"/>
                      <w:rPr>
                        <w:noProof/>
                      </w:rPr>
                    </w:pPr>
                    <w:r>
                      <w:rPr>
                        <w:noProof/>
                      </w:rPr>
                      <w:t xml:space="preserve">L. Wang, K.-K. Wong, S. Jin, G. Zheng, R. W. Heath, L. Wang and K.-K. Wong, "A New Look at Physical Layer Security, Caching, and Wireless Energy Harvesting for Heterogeneous Ultra-dense Networks," 2017. </w:t>
                    </w:r>
                  </w:p>
                </w:tc>
              </w:tr>
              <w:tr w:rsidR="001820FD" w14:paraId="36DA07AB" w14:textId="77777777" w:rsidTr="000C26DA">
                <w:trPr>
                  <w:tblCellSpacing w:w="15" w:type="dxa"/>
                </w:trPr>
                <w:tc>
                  <w:tcPr>
                    <w:tcW w:w="50" w:type="pct"/>
                    <w:hideMark/>
                  </w:tcPr>
                  <w:p w14:paraId="53BD3A49" w14:textId="77777777" w:rsidR="001820FD" w:rsidRDefault="001820FD" w:rsidP="000C26DA">
                    <w:pPr>
                      <w:pStyle w:val="Bibliography"/>
                      <w:rPr>
                        <w:noProof/>
                      </w:rPr>
                    </w:pPr>
                    <w:r>
                      <w:rPr>
                        <w:noProof/>
                      </w:rPr>
                      <w:t xml:space="preserve">[24] </w:t>
                    </w:r>
                  </w:p>
                </w:tc>
                <w:tc>
                  <w:tcPr>
                    <w:tcW w:w="0" w:type="auto"/>
                    <w:hideMark/>
                  </w:tcPr>
                  <w:p w14:paraId="1D71EE92" w14:textId="77777777" w:rsidR="001820FD" w:rsidRDefault="001820FD" w:rsidP="000C26DA">
                    <w:pPr>
                      <w:pStyle w:val="Bibliography"/>
                      <w:rPr>
                        <w:noProof/>
                      </w:rPr>
                    </w:pPr>
                    <w:r>
                      <w:rPr>
                        <w:noProof/>
                      </w:rPr>
                      <w:t xml:space="preserve">TAO CHEN, "NETWORK ENERGY SAVING TECHNOLOGIES FOR GREEN WIRELESS ACCESS NETWORKS," </w:t>
                    </w:r>
                    <w:r>
                      <w:rPr>
                        <w:i/>
                        <w:iCs/>
                        <w:noProof/>
                      </w:rPr>
                      <w:t>TECHNOLOGIES FOR GREEEN RADIO COMMUNICATION NETWORKS.</w:t>
                    </w:r>
                    <w:r>
                      <w:rPr>
                        <w:noProof/>
                      </w:rPr>
                      <w:t xml:space="preserve"> </w:t>
                    </w:r>
                  </w:p>
                </w:tc>
              </w:tr>
              <w:tr w:rsidR="001820FD" w14:paraId="1E1EA87A" w14:textId="77777777" w:rsidTr="000C26DA">
                <w:trPr>
                  <w:tblCellSpacing w:w="15" w:type="dxa"/>
                </w:trPr>
                <w:tc>
                  <w:tcPr>
                    <w:tcW w:w="50" w:type="pct"/>
                    <w:hideMark/>
                  </w:tcPr>
                  <w:p w14:paraId="6565008A" w14:textId="77777777" w:rsidR="001820FD" w:rsidRDefault="001820FD" w:rsidP="000C26DA">
                    <w:pPr>
                      <w:pStyle w:val="Bibliography"/>
                      <w:rPr>
                        <w:noProof/>
                      </w:rPr>
                    </w:pPr>
                    <w:r>
                      <w:rPr>
                        <w:noProof/>
                      </w:rPr>
                      <w:t xml:space="preserve">[25] </w:t>
                    </w:r>
                  </w:p>
                </w:tc>
                <w:tc>
                  <w:tcPr>
                    <w:tcW w:w="0" w:type="auto"/>
                    <w:hideMark/>
                  </w:tcPr>
                  <w:p w14:paraId="6ED28AAB" w14:textId="77777777" w:rsidR="001820FD" w:rsidRDefault="001820FD" w:rsidP="000C26DA">
                    <w:pPr>
                      <w:pStyle w:val="Bibliography"/>
                      <w:rPr>
                        <w:noProof/>
                      </w:rPr>
                    </w:pPr>
                    <w:r>
                      <w:rPr>
                        <w:noProof/>
                      </w:rPr>
                      <w:t xml:space="preserve">M. H. Tafsir, "Energy Efficiency through Virtual Machine Redistribution in Telecommunication Infrastructure Nodes," no. September, 2013. </w:t>
                    </w:r>
                  </w:p>
                </w:tc>
              </w:tr>
              <w:tr w:rsidR="001820FD" w14:paraId="6DB59D0C" w14:textId="77777777" w:rsidTr="000C26DA">
                <w:trPr>
                  <w:tblCellSpacing w:w="15" w:type="dxa"/>
                </w:trPr>
                <w:tc>
                  <w:tcPr>
                    <w:tcW w:w="50" w:type="pct"/>
                    <w:hideMark/>
                  </w:tcPr>
                  <w:p w14:paraId="19320898" w14:textId="77777777" w:rsidR="001820FD" w:rsidRDefault="001820FD" w:rsidP="000C26DA">
                    <w:pPr>
                      <w:pStyle w:val="Bibliography"/>
                      <w:rPr>
                        <w:noProof/>
                      </w:rPr>
                    </w:pPr>
                    <w:r>
                      <w:rPr>
                        <w:noProof/>
                      </w:rPr>
                      <w:t xml:space="preserve">[26] </w:t>
                    </w:r>
                  </w:p>
                </w:tc>
                <w:tc>
                  <w:tcPr>
                    <w:tcW w:w="0" w:type="auto"/>
                    <w:hideMark/>
                  </w:tcPr>
                  <w:p w14:paraId="2F807281" w14:textId="77777777" w:rsidR="001820FD" w:rsidRDefault="001820FD" w:rsidP="000C26DA">
                    <w:pPr>
                      <w:pStyle w:val="Bibliography"/>
                      <w:rPr>
                        <w:noProof/>
                      </w:rPr>
                    </w:pPr>
                    <w:r>
                      <w:rPr>
                        <w:noProof/>
                      </w:rPr>
                      <w:t xml:space="preserve">C. Ribordy, "Small Cell backhaul Canada East Commtech Show," 2014. </w:t>
                    </w:r>
                  </w:p>
                </w:tc>
              </w:tr>
              <w:tr w:rsidR="001820FD" w14:paraId="65AC02F3" w14:textId="77777777" w:rsidTr="000C26DA">
                <w:trPr>
                  <w:tblCellSpacing w:w="15" w:type="dxa"/>
                </w:trPr>
                <w:tc>
                  <w:tcPr>
                    <w:tcW w:w="50" w:type="pct"/>
                    <w:hideMark/>
                  </w:tcPr>
                  <w:p w14:paraId="6B56BB8F" w14:textId="77777777" w:rsidR="001820FD" w:rsidRDefault="001820FD" w:rsidP="000C26DA">
                    <w:pPr>
                      <w:pStyle w:val="Bibliography"/>
                      <w:rPr>
                        <w:noProof/>
                      </w:rPr>
                    </w:pPr>
                    <w:r>
                      <w:rPr>
                        <w:noProof/>
                      </w:rPr>
                      <w:t xml:space="preserve">[27] </w:t>
                    </w:r>
                  </w:p>
                </w:tc>
                <w:tc>
                  <w:tcPr>
                    <w:tcW w:w="0" w:type="auto"/>
                    <w:hideMark/>
                  </w:tcPr>
                  <w:p w14:paraId="796653DB" w14:textId="77777777" w:rsidR="001820FD" w:rsidRDefault="001820FD" w:rsidP="000C26DA">
                    <w:pPr>
                      <w:pStyle w:val="Bibliography"/>
                      <w:rPr>
                        <w:noProof/>
                      </w:rPr>
                    </w:pPr>
                    <w:r>
                      <w:rPr>
                        <w:noProof/>
                      </w:rPr>
                      <w:t xml:space="preserve">E. Oh, K. Son and B. Krishnamachari, "Dynamic base station switching-on/off strategies for green cellular networks," </w:t>
                    </w:r>
                    <w:r>
                      <w:rPr>
                        <w:i/>
                        <w:iCs/>
                        <w:noProof/>
                      </w:rPr>
                      <w:t xml:space="preserve">IEEE Transactions on Wireless Communications, </w:t>
                    </w:r>
                    <w:r>
                      <w:rPr>
                        <w:noProof/>
                      </w:rPr>
                      <w:t xml:space="preserve">vol. 12, no. 5, 2013. </w:t>
                    </w:r>
                  </w:p>
                </w:tc>
              </w:tr>
              <w:tr w:rsidR="001820FD" w14:paraId="086B74E1" w14:textId="77777777" w:rsidTr="000C26DA">
                <w:trPr>
                  <w:tblCellSpacing w:w="15" w:type="dxa"/>
                </w:trPr>
                <w:tc>
                  <w:tcPr>
                    <w:tcW w:w="50" w:type="pct"/>
                    <w:hideMark/>
                  </w:tcPr>
                  <w:p w14:paraId="12FA1100" w14:textId="77777777" w:rsidR="001820FD" w:rsidRDefault="001820FD" w:rsidP="000C26DA">
                    <w:pPr>
                      <w:pStyle w:val="Bibliography"/>
                      <w:rPr>
                        <w:noProof/>
                      </w:rPr>
                    </w:pPr>
                    <w:r>
                      <w:rPr>
                        <w:noProof/>
                      </w:rPr>
                      <w:t xml:space="preserve">[28] </w:t>
                    </w:r>
                  </w:p>
                </w:tc>
                <w:tc>
                  <w:tcPr>
                    <w:tcW w:w="0" w:type="auto"/>
                    <w:hideMark/>
                  </w:tcPr>
                  <w:p w14:paraId="1E6AF5FC" w14:textId="77777777" w:rsidR="001820FD" w:rsidRDefault="001820FD" w:rsidP="000C26DA">
                    <w:pPr>
                      <w:pStyle w:val="Bibliography"/>
                      <w:rPr>
                        <w:noProof/>
                      </w:rPr>
                    </w:pPr>
                    <w:r>
                      <w:rPr>
                        <w:noProof/>
                      </w:rPr>
                      <w:t xml:space="preserve">C. Liu, B. Natarajan and H. Xia, "Small Cell Base Station Sleep Strategies for Energy Efficiency," </w:t>
                    </w:r>
                    <w:r>
                      <w:rPr>
                        <w:i/>
                        <w:iCs/>
                        <w:noProof/>
                      </w:rPr>
                      <w:t xml:space="preserve">IEEE Transactions on Vehicular Technology, </w:t>
                    </w:r>
                    <w:r>
                      <w:rPr>
                        <w:noProof/>
                      </w:rPr>
                      <w:t xml:space="preserve">vol. 65, no. 3, 2016. </w:t>
                    </w:r>
                  </w:p>
                </w:tc>
              </w:tr>
              <w:tr w:rsidR="001820FD" w14:paraId="20781B34" w14:textId="77777777" w:rsidTr="000C26DA">
                <w:trPr>
                  <w:tblCellSpacing w:w="15" w:type="dxa"/>
                </w:trPr>
                <w:tc>
                  <w:tcPr>
                    <w:tcW w:w="50" w:type="pct"/>
                    <w:hideMark/>
                  </w:tcPr>
                  <w:p w14:paraId="1D6F9549" w14:textId="77777777" w:rsidR="001820FD" w:rsidRDefault="001820FD" w:rsidP="000C26DA">
                    <w:pPr>
                      <w:pStyle w:val="Bibliography"/>
                      <w:rPr>
                        <w:noProof/>
                      </w:rPr>
                    </w:pPr>
                    <w:r>
                      <w:rPr>
                        <w:noProof/>
                      </w:rPr>
                      <w:lastRenderedPageBreak/>
                      <w:t xml:space="preserve">[29] </w:t>
                    </w:r>
                  </w:p>
                </w:tc>
                <w:tc>
                  <w:tcPr>
                    <w:tcW w:w="0" w:type="auto"/>
                    <w:hideMark/>
                  </w:tcPr>
                  <w:p w14:paraId="5CBED82D" w14:textId="77777777" w:rsidR="001820FD" w:rsidRDefault="001820FD" w:rsidP="000C26DA">
                    <w:pPr>
                      <w:pStyle w:val="Bibliography"/>
                      <w:rPr>
                        <w:noProof/>
                      </w:rPr>
                    </w:pPr>
                    <w:r>
                      <w:rPr>
                        <w:noProof/>
                      </w:rPr>
                      <w:t xml:space="preserve">C. Hoymann, D. Larsson, H. Koorapaty and J.-F. Cheng, "A Lean Carrier for LTE," </w:t>
                    </w:r>
                    <w:r>
                      <w:rPr>
                        <w:i/>
                        <w:iCs/>
                        <w:noProof/>
                      </w:rPr>
                      <w:t xml:space="preserve">IEEE Communications Magazine, </w:t>
                    </w:r>
                    <w:r>
                      <w:rPr>
                        <w:noProof/>
                      </w:rPr>
                      <w:t xml:space="preserve">vol. 51, no. 2, pp. 74-80, 2 2013. </w:t>
                    </w:r>
                  </w:p>
                </w:tc>
              </w:tr>
              <w:tr w:rsidR="001820FD" w14:paraId="418D1A58" w14:textId="77777777" w:rsidTr="000C26DA">
                <w:trPr>
                  <w:tblCellSpacing w:w="15" w:type="dxa"/>
                </w:trPr>
                <w:tc>
                  <w:tcPr>
                    <w:tcW w:w="50" w:type="pct"/>
                    <w:hideMark/>
                  </w:tcPr>
                  <w:p w14:paraId="3AB86019" w14:textId="77777777" w:rsidR="001820FD" w:rsidRDefault="001820FD" w:rsidP="000C26DA">
                    <w:pPr>
                      <w:pStyle w:val="Bibliography"/>
                      <w:rPr>
                        <w:noProof/>
                      </w:rPr>
                    </w:pPr>
                    <w:r>
                      <w:rPr>
                        <w:noProof/>
                      </w:rPr>
                      <w:t xml:space="preserve">[30] </w:t>
                    </w:r>
                  </w:p>
                </w:tc>
                <w:tc>
                  <w:tcPr>
                    <w:tcW w:w="0" w:type="auto"/>
                    <w:hideMark/>
                  </w:tcPr>
                  <w:p w14:paraId="4E4B807D" w14:textId="77777777" w:rsidR="001820FD" w:rsidRDefault="001820FD" w:rsidP="000C26DA">
                    <w:pPr>
                      <w:pStyle w:val="Bibliography"/>
                      <w:rPr>
                        <w:noProof/>
                      </w:rPr>
                    </w:pPr>
                    <w:r>
                      <w:rPr>
                        <w:noProof/>
                      </w:rPr>
                      <w:t xml:space="preserve">K. Hiltunen, "Total power consumption of different network densification alternatives," </w:t>
                    </w:r>
                    <w:r>
                      <w:rPr>
                        <w:i/>
                        <w:iCs/>
                        <w:noProof/>
                      </w:rPr>
                      <w:t xml:space="preserve">IEEE International Symposium on Personal, Indoor and Mobile Radio Communications, PIMRC, </w:t>
                    </w:r>
                    <w:r>
                      <w:rPr>
                        <w:noProof/>
                      </w:rPr>
                      <w:t xml:space="preserve">pp. 1401-1405, 2012. </w:t>
                    </w:r>
                  </w:p>
                </w:tc>
              </w:tr>
              <w:tr w:rsidR="001820FD" w14:paraId="3A8DF3A4" w14:textId="77777777" w:rsidTr="000C26DA">
                <w:trPr>
                  <w:tblCellSpacing w:w="15" w:type="dxa"/>
                </w:trPr>
                <w:tc>
                  <w:tcPr>
                    <w:tcW w:w="50" w:type="pct"/>
                    <w:hideMark/>
                  </w:tcPr>
                  <w:p w14:paraId="5D388120" w14:textId="77777777" w:rsidR="001820FD" w:rsidRDefault="001820FD" w:rsidP="000C26DA">
                    <w:pPr>
                      <w:pStyle w:val="Bibliography"/>
                      <w:rPr>
                        <w:noProof/>
                      </w:rPr>
                    </w:pPr>
                    <w:r>
                      <w:rPr>
                        <w:noProof/>
                      </w:rPr>
                      <w:t xml:space="preserve">[31] </w:t>
                    </w:r>
                  </w:p>
                </w:tc>
                <w:tc>
                  <w:tcPr>
                    <w:tcW w:w="0" w:type="auto"/>
                    <w:hideMark/>
                  </w:tcPr>
                  <w:p w14:paraId="5BBE9CB0" w14:textId="77777777" w:rsidR="001820FD" w:rsidRDefault="001820FD" w:rsidP="000C26DA">
                    <w:pPr>
                      <w:pStyle w:val="Bibliography"/>
                      <w:rPr>
                        <w:noProof/>
                      </w:rPr>
                    </w:pPr>
                    <w:r>
                      <w:rPr>
                        <w:noProof/>
                      </w:rPr>
                      <w:t xml:space="preserve">T. Han and N. Ansari, "Powering mobile networks with green energy," </w:t>
                    </w:r>
                    <w:r>
                      <w:rPr>
                        <w:i/>
                        <w:iCs/>
                        <w:noProof/>
                      </w:rPr>
                      <w:t xml:space="preserve">IEEE Wireless Communications, </w:t>
                    </w:r>
                    <w:r>
                      <w:rPr>
                        <w:noProof/>
                      </w:rPr>
                      <w:t xml:space="preserve">vol. 21, no. 1, 2014. </w:t>
                    </w:r>
                  </w:p>
                </w:tc>
              </w:tr>
              <w:tr w:rsidR="001820FD" w14:paraId="6FA12625" w14:textId="77777777" w:rsidTr="000C26DA">
                <w:trPr>
                  <w:tblCellSpacing w:w="15" w:type="dxa"/>
                </w:trPr>
                <w:tc>
                  <w:tcPr>
                    <w:tcW w:w="50" w:type="pct"/>
                    <w:hideMark/>
                  </w:tcPr>
                  <w:p w14:paraId="72C89D09" w14:textId="77777777" w:rsidR="001820FD" w:rsidRDefault="001820FD" w:rsidP="000C26DA">
                    <w:pPr>
                      <w:pStyle w:val="Bibliography"/>
                      <w:rPr>
                        <w:noProof/>
                      </w:rPr>
                    </w:pPr>
                    <w:r>
                      <w:rPr>
                        <w:noProof/>
                      </w:rPr>
                      <w:t xml:space="preserve">[32] </w:t>
                    </w:r>
                  </w:p>
                </w:tc>
                <w:tc>
                  <w:tcPr>
                    <w:tcW w:w="0" w:type="auto"/>
                    <w:hideMark/>
                  </w:tcPr>
                  <w:p w14:paraId="153D66E5" w14:textId="77777777" w:rsidR="001820FD" w:rsidRDefault="001820FD" w:rsidP="000C26DA">
                    <w:pPr>
                      <w:pStyle w:val="Bibliography"/>
                      <w:rPr>
                        <w:noProof/>
                      </w:rPr>
                    </w:pPr>
                    <w:r>
                      <w:rPr>
                        <w:noProof/>
                      </w:rPr>
                      <w:t xml:space="preserve">X. Ge, S. Tu, G. Mao, C.-X. Wang and T. Han, "5G Ultra-Dense Cellular Networks," 2015. </w:t>
                    </w:r>
                  </w:p>
                </w:tc>
              </w:tr>
              <w:tr w:rsidR="001820FD" w14:paraId="1B606567" w14:textId="77777777" w:rsidTr="000C26DA">
                <w:trPr>
                  <w:tblCellSpacing w:w="15" w:type="dxa"/>
                </w:trPr>
                <w:tc>
                  <w:tcPr>
                    <w:tcW w:w="50" w:type="pct"/>
                    <w:hideMark/>
                  </w:tcPr>
                  <w:p w14:paraId="14415A2C" w14:textId="77777777" w:rsidR="001820FD" w:rsidRDefault="001820FD" w:rsidP="000C26DA">
                    <w:pPr>
                      <w:pStyle w:val="Bibliography"/>
                      <w:rPr>
                        <w:noProof/>
                      </w:rPr>
                    </w:pPr>
                    <w:r>
                      <w:rPr>
                        <w:noProof/>
                      </w:rPr>
                      <w:t xml:space="preserve">[33] </w:t>
                    </w:r>
                  </w:p>
                </w:tc>
                <w:tc>
                  <w:tcPr>
                    <w:tcW w:w="0" w:type="auto"/>
                    <w:hideMark/>
                  </w:tcPr>
                  <w:p w14:paraId="2A2CFFDC" w14:textId="77777777" w:rsidR="001820FD" w:rsidRDefault="001820FD" w:rsidP="000C26DA">
                    <w:pPr>
                      <w:pStyle w:val="Bibliography"/>
                      <w:rPr>
                        <w:noProof/>
                      </w:rPr>
                    </w:pPr>
                    <w:r>
                      <w:rPr>
                        <w:noProof/>
                      </w:rPr>
                      <w:t xml:space="preserve">M. D. G and A. Soysal, "Nonoverlay Heterogeneous Network Planning for Energy Efficiency," vol. 2017, 2017. </w:t>
                    </w:r>
                  </w:p>
                </w:tc>
              </w:tr>
              <w:tr w:rsidR="001820FD" w14:paraId="76E4A1D7" w14:textId="77777777" w:rsidTr="000C26DA">
                <w:trPr>
                  <w:tblCellSpacing w:w="15" w:type="dxa"/>
                </w:trPr>
                <w:tc>
                  <w:tcPr>
                    <w:tcW w:w="50" w:type="pct"/>
                    <w:hideMark/>
                  </w:tcPr>
                  <w:p w14:paraId="5C1EE906" w14:textId="77777777" w:rsidR="001820FD" w:rsidRDefault="001820FD" w:rsidP="000C26DA">
                    <w:pPr>
                      <w:pStyle w:val="Bibliography"/>
                      <w:rPr>
                        <w:noProof/>
                      </w:rPr>
                    </w:pPr>
                    <w:r>
                      <w:rPr>
                        <w:noProof/>
                      </w:rPr>
                      <w:t xml:space="preserve">[34] </w:t>
                    </w:r>
                  </w:p>
                </w:tc>
                <w:tc>
                  <w:tcPr>
                    <w:tcW w:w="0" w:type="auto"/>
                    <w:hideMark/>
                  </w:tcPr>
                  <w:p w14:paraId="28DE6565" w14:textId="77777777" w:rsidR="001820FD" w:rsidRDefault="001820FD" w:rsidP="000C26DA">
                    <w:pPr>
                      <w:pStyle w:val="Bibliography"/>
                      <w:rPr>
                        <w:noProof/>
                      </w:rPr>
                    </w:pPr>
                    <w:r>
                      <w:rPr>
                        <w:noProof/>
                      </w:rPr>
                      <w:t xml:space="preserve">M. Fallgren, M. Olsson and P. Skillermark, "Energy saving techniques for LTE: Integration and system level results," in </w:t>
                    </w:r>
                    <w:r>
                      <w:rPr>
                        <w:i/>
                        <w:iCs/>
                        <w:noProof/>
                      </w:rPr>
                      <w:t>2013 IEEE 24th Annual International Symposium on Personal, Indoor, and Mobile Radio Communications (PIMRC)</w:t>
                    </w:r>
                    <w:r>
                      <w:rPr>
                        <w:noProof/>
                      </w:rPr>
                      <w:t xml:space="preserve">, 2013. </w:t>
                    </w:r>
                  </w:p>
                </w:tc>
              </w:tr>
              <w:tr w:rsidR="001820FD" w14:paraId="34D3BF5E" w14:textId="77777777" w:rsidTr="000C26DA">
                <w:trPr>
                  <w:tblCellSpacing w:w="15" w:type="dxa"/>
                </w:trPr>
                <w:tc>
                  <w:tcPr>
                    <w:tcW w:w="50" w:type="pct"/>
                    <w:hideMark/>
                  </w:tcPr>
                  <w:p w14:paraId="3C21A041" w14:textId="77777777" w:rsidR="001820FD" w:rsidRDefault="001820FD" w:rsidP="000C26DA">
                    <w:pPr>
                      <w:pStyle w:val="Bibliography"/>
                      <w:rPr>
                        <w:noProof/>
                      </w:rPr>
                    </w:pPr>
                    <w:r>
                      <w:rPr>
                        <w:noProof/>
                      </w:rPr>
                      <w:t xml:space="preserve">[35] </w:t>
                    </w:r>
                  </w:p>
                </w:tc>
                <w:tc>
                  <w:tcPr>
                    <w:tcW w:w="0" w:type="auto"/>
                    <w:hideMark/>
                  </w:tcPr>
                  <w:p w14:paraId="710DADDC" w14:textId="77777777" w:rsidR="001820FD" w:rsidRDefault="001820FD" w:rsidP="000C26DA">
                    <w:pPr>
                      <w:pStyle w:val="Bibliography"/>
                      <w:rPr>
                        <w:noProof/>
                      </w:rPr>
                    </w:pPr>
                    <w:r>
                      <w:rPr>
                        <w:noProof/>
                      </w:rPr>
                      <w:t>Ericcson, "Heterogeneous Network (Hetnet)".</w:t>
                    </w:r>
                  </w:p>
                </w:tc>
              </w:tr>
              <w:tr w:rsidR="001820FD" w14:paraId="05F7E4F4" w14:textId="77777777" w:rsidTr="000C26DA">
                <w:trPr>
                  <w:tblCellSpacing w:w="15" w:type="dxa"/>
                </w:trPr>
                <w:tc>
                  <w:tcPr>
                    <w:tcW w:w="50" w:type="pct"/>
                    <w:hideMark/>
                  </w:tcPr>
                  <w:p w14:paraId="3A614919" w14:textId="77777777" w:rsidR="001820FD" w:rsidRDefault="001820FD" w:rsidP="000C26DA">
                    <w:pPr>
                      <w:pStyle w:val="Bibliography"/>
                      <w:rPr>
                        <w:noProof/>
                      </w:rPr>
                    </w:pPr>
                    <w:r>
                      <w:rPr>
                        <w:noProof/>
                      </w:rPr>
                      <w:t xml:space="preserve">[36] </w:t>
                    </w:r>
                  </w:p>
                </w:tc>
                <w:tc>
                  <w:tcPr>
                    <w:tcW w:w="0" w:type="auto"/>
                    <w:hideMark/>
                  </w:tcPr>
                  <w:p w14:paraId="413E16A7" w14:textId="77777777" w:rsidR="001820FD" w:rsidRDefault="001820FD" w:rsidP="000C26DA">
                    <w:pPr>
                      <w:pStyle w:val="Bibliography"/>
                      <w:rPr>
                        <w:noProof/>
                      </w:rPr>
                    </w:pPr>
                    <w:r>
                      <w:rPr>
                        <w:noProof/>
                      </w:rPr>
                      <w:t>P. Ek, "Examensarbete 30 hp Oktober 2013 Deployment of Indoor Small-Cells for 4G Mobile Broadband".</w:t>
                    </w:r>
                  </w:p>
                </w:tc>
              </w:tr>
              <w:tr w:rsidR="001820FD" w14:paraId="32A31594" w14:textId="77777777" w:rsidTr="000C26DA">
                <w:trPr>
                  <w:tblCellSpacing w:w="15" w:type="dxa"/>
                </w:trPr>
                <w:tc>
                  <w:tcPr>
                    <w:tcW w:w="50" w:type="pct"/>
                    <w:hideMark/>
                  </w:tcPr>
                  <w:p w14:paraId="121727C8" w14:textId="77777777" w:rsidR="001820FD" w:rsidRDefault="001820FD" w:rsidP="000C26DA">
                    <w:pPr>
                      <w:pStyle w:val="Bibliography"/>
                      <w:rPr>
                        <w:noProof/>
                      </w:rPr>
                    </w:pPr>
                    <w:r>
                      <w:rPr>
                        <w:noProof/>
                      </w:rPr>
                      <w:t xml:space="preserve">[37] </w:t>
                    </w:r>
                  </w:p>
                </w:tc>
                <w:tc>
                  <w:tcPr>
                    <w:tcW w:w="0" w:type="auto"/>
                    <w:hideMark/>
                  </w:tcPr>
                  <w:p w14:paraId="1D5DCD8B" w14:textId="77777777" w:rsidR="001820FD" w:rsidRDefault="001820FD" w:rsidP="000C26DA">
                    <w:pPr>
                      <w:pStyle w:val="Bibliography"/>
                      <w:rPr>
                        <w:noProof/>
                      </w:rPr>
                    </w:pPr>
                    <w:r>
                      <w:rPr>
                        <w:noProof/>
                      </w:rPr>
                      <w:t xml:space="preserve">D. D. E. L. U. E and A. D. Domenico, "Energy Efficient Mechanisms for Heterogeneous Cellular Networks," 2012. </w:t>
                    </w:r>
                  </w:p>
                </w:tc>
              </w:tr>
              <w:tr w:rsidR="001820FD" w14:paraId="3053F03A" w14:textId="77777777" w:rsidTr="000C26DA">
                <w:trPr>
                  <w:tblCellSpacing w:w="15" w:type="dxa"/>
                </w:trPr>
                <w:tc>
                  <w:tcPr>
                    <w:tcW w:w="50" w:type="pct"/>
                    <w:hideMark/>
                  </w:tcPr>
                  <w:p w14:paraId="357F9E91" w14:textId="77777777" w:rsidR="001820FD" w:rsidRDefault="001820FD" w:rsidP="000C26DA">
                    <w:pPr>
                      <w:pStyle w:val="Bibliography"/>
                      <w:rPr>
                        <w:noProof/>
                      </w:rPr>
                    </w:pPr>
                    <w:r>
                      <w:rPr>
                        <w:noProof/>
                      </w:rPr>
                      <w:t xml:space="preserve">[38] </w:t>
                    </w:r>
                  </w:p>
                </w:tc>
                <w:tc>
                  <w:tcPr>
                    <w:tcW w:w="0" w:type="auto"/>
                    <w:hideMark/>
                  </w:tcPr>
                  <w:p w14:paraId="7BF2E54F" w14:textId="77777777" w:rsidR="001820FD" w:rsidRDefault="001820FD" w:rsidP="000C26DA">
                    <w:pPr>
                      <w:pStyle w:val="Bibliography"/>
                      <w:rPr>
                        <w:noProof/>
                      </w:rPr>
                    </w:pPr>
                    <w:r>
                      <w:rPr>
                        <w:noProof/>
                      </w:rPr>
                      <w:t xml:space="preserve">K. Dufková, M. Popovi, R. Khalili, J.-Y. Le Boudec, M. Bjelica and L. Kencl, "Energy Consumption Comparison Between Macro-Micro and Public Femto Deployment in a Plausible LTE Network *". </w:t>
                    </w:r>
                  </w:p>
                </w:tc>
              </w:tr>
              <w:tr w:rsidR="001820FD" w14:paraId="217644EE" w14:textId="77777777" w:rsidTr="000C26DA">
                <w:trPr>
                  <w:tblCellSpacing w:w="15" w:type="dxa"/>
                </w:trPr>
                <w:tc>
                  <w:tcPr>
                    <w:tcW w:w="50" w:type="pct"/>
                    <w:hideMark/>
                  </w:tcPr>
                  <w:p w14:paraId="1F33A389" w14:textId="77777777" w:rsidR="001820FD" w:rsidRDefault="001820FD" w:rsidP="000C26DA">
                    <w:pPr>
                      <w:pStyle w:val="Bibliography"/>
                      <w:rPr>
                        <w:noProof/>
                      </w:rPr>
                    </w:pPr>
                    <w:r>
                      <w:rPr>
                        <w:noProof/>
                      </w:rPr>
                      <w:t xml:space="preserve">[39] </w:t>
                    </w:r>
                  </w:p>
                </w:tc>
                <w:tc>
                  <w:tcPr>
                    <w:tcW w:w="0" w:type="auto"/>
                    <w:hideMark/>
                  </w:tcPr>
                  <w:p w14:paraId="1B1576AB" w14:textId="77777777" w:rsidR="001820FD" w:rsidRDefault="001820FD" w:rsidP="000C26DA">
                    <w:pPr>
                      <w:pStyle w:val="Bibliography"/>
                      <w:rPr>
                        <w:noProof/>
                      </w:rPr>
                    </w:pPr>
                    <w:r>
                      <w:rPr>
                        <w:noProof/>
                      </w:rPr>
                      <w:t xml:space="preserve">C. Desset, B. Debaillie, V. Giannini, A. Fehske, G. Auer, H. Holtkamp, W. Wajda, D. Sabella, F. Richter, M. J. Gonzalez, H. Klessig, I. Godor, M. Olsson, M. A. Imran, A. Ambrosy and O. Blume, "Flexible power modeling of LTE </w:t>
                    </w:r>
                    <w:r>
                      <w:rPr>
                        <w:noProof/>
                      </w:rPr>
                      <w:lastRenderedPageBreak/>
                      <w:t xml:space="preserve">base stations," in </w:t>
                    </w:r>
                    <w:r>
                      <w:rPr>
                        <w:i/>
                        <w:iCs/>
                        <w:noProof/>
                      </w:rPr>
                      <w:t>2012 IEEE Wireless Communications and Networking Conference (WCNC)</w:t>
                    </w:r>
                    <w:r>
                      <w:rPr>
                        <w:noProof/>
                      </w:rPr>
                      <w:t xml:space="preserve">, 2012. </w:t>
                    </w:r>
                  </w:p>
                </w:tc>
              </w:tr>
              <w:tr w:rsidR="001820FD" w14:paraId="343F8FE7" w14:textId="77777777" w:rsidTr="000C26DA">
                <w:trPr>
                  <w:tblCellSpacing w:w="15" w:type="dxa"/>
                </w:trPr>
                <w:tc>
                  <w:tcPr>
                    <w:tcW w:w="50" w:type="pct"/>
                    <w:hideMark/>
                  </w:tcPr>
                  <w:p w14:paraId="513F2AE3" w14:textId="77777777" w:rsidR="001820FD" w:rsidRDefault="001820FD" w:rsidP="000C26DA">
                    <w:pPr>
                      <w:pStyle w:val="Bibliography"/>
                      <w:rPr>
                        <w:noProof/>
                      </w:rPr>
                    </w:pPr>
                    <w:r>
                      <w:rPr>
                        <w:noProof/>
                      </w:rPr>
                      <w:lastRenderedPageBreak/>
                      <w:t xml:space="preserve">[40] </w:t>
                    </w:r>
                  </w:p>
                </w:tc>
                <w:tc>
                  <w:tcPr>
                    <w:tcW w:w="0" w:type="auto"/>
                    <w:hideMark/>
                  </w:tcPr>
                  <w:p w14:paraId="7F5D2ACA" w14:textId="77777777" w:rsidR="001820FD" w:rsidRDefault="001820FD" w:rsidP="000C26DA">
                    <w:pPr>
                      <w:pStyle w:val="Bibliography"/>
                      <w:rPr>
                        <w:noProof/>
                      </w:rPr>
                    </w:pPr>
                    <w:r>
                      <w:rPr>
                        <w:noProof/>
                      </w:rPr>
                      <w:t xml:space="preserve">M. Deruyck, W. Joseph and L. Martens, "Power Consumption Model for Macrocell and Microcell Base Stations," </w:t>
                    </w:r>
                    <w:r>
                      <w:rPr>
                        <w:i/>
                        <w:iCs/>
                        <w:noProof/>
                      </w:rPr>
                      <w:t xml:space="preserve">EUROPEAN TRANSACTIONS ON TELECOMMUNICATIONS Eur. Trans. Telecomms, </w:t>
                    </w:r>
                    <w:r>
                      <w:rPr>
                        <w:noProof/>
                      </w:rPr>
                      <w:t xml:space="preserve">vol. 00, pp. 1-14, 2011. </w:t>
                    </w:r>
                  </w:p>
                </w:tc>
              </w:tr>
              <w:tr w:rsidR="001820FD" w14:paraId="109DABD2" w14:textId="77777777" w:rsidTr="000C26DA">
                <w:trPr>
                  <w:tblCellSpacing w:w="15" w:type="dxa"/>
                </w:trPr>
                <w:tc>
                  <w:tcPr>
                    <w:tcW w:w="50" w:type="pct"/>
                    <w:hideMark/>
                  </w:tcPr>
                  <w:p w14:paraId="058068F6" w14:textId="77777777" w:rsidR="001820FD" w:rsidRDefault="001820FD" w:rsidP="000C26DA">
                    <w:pPr>
                      <w:pStyle w:val="Bibliography"/>
                      <w:rPr>
                        <w:noProof/>
                      </w:rPr>
                    </w:pPr>
                    <w:r>
                      <w:rPr>
                        <w:noProof/>
                      </w:rPr>
                      <w:t xml:space="preserve">[41] </w:t>
                    </w:r>
                  </w:p>
                </w:tc>
                <w:tc>
                  <w:tcPr>
                    <w:tcW w:w="0" w:type="auto"/>
                    <w:hideMark/>
                  </w:tcPr>
                  <w:p w14:paraId="2A476941" w14:textId="77777777" w:rsidR="001820FD" w:rsidRDefault="001820FD" w:rsidP="000C26DA">
                    <w:pPr>
                      <w:pStyle w:val="Bibliography"/>
                      <w:rPr>
                        <w:noProof/>
                      </w:rPr>
                    </w:pPr>
                    <w:r>
                      <w:rPr>
                        <w:noProof/>
                      </w:rPr>
                      <w:t xml:space="preserve">B. Debaillie and C. Desset Imec, "Power Modeling of Base Stations," 2014. </w:t>
                    </w:r>
                  </w:p>
                </w:tc>
              </w:tr>
              <w:tr w:rsidR="001820FD" w14:paraId="4BEAFCDA" w14:textId="77777777" w:rsidTr="000C26DA">
                <w:trPr>
                  <w:tblCellSpacing w:w="15" w:type="dxa"/>
                </w:trPr>
                <w:tc>
                  <w:tcPr>
                    <w:tcW w:w="50" w:type="pct"/>
                    <w:hideMark/>
                  </w:tcPr>
                  <w:p w14:paraId="0BD55C87" w14:textId="77777777" w:rsidR="001820FD" w:rsidRDefault="001820FD" w:rsidP="000C26DA">
                    <w:pPr>
                      <w:pStyle w:val="Bibliography"/>
                      <w:rPr>
                        <w:noProof/>
                      </w:rPr>
                    </w:pPr>
                    <w:r>
                      <w:rPr>
                        <w:noProof/>
                      </w:rPr>
                      <w:t xml:space="preserve">[42] </w:t>
                    </w:r>
                  </w:p>
                </w:tc>
                <w:tc>
                  <w:tcPr>
                    <w:tcW w:w="0" w:type="auto"/>
                    <w:hideMark/>
                  </w:tcPr>
                  <w:p w14:paraId="134B543A" w14:textId="77777777" w:rsidR="001820FD" w:rsidRDefault="001820FD" w:rsidP="000C26DA">
                    <w:pPr>
                      <w:pStyle w:val="Bibliography"/>
                      <w:rPr>
                        <w:noProof/>
                      </w:rPr>
                    </w:pPr>
                    <w:r>
                      <w:rPr>
                        <w:noProof/>
                      </w:rPr>
                      <w:t xml:space="preserve">A. Damnjanovic, J. Montojo, Y. Wei, T. Ji, T. Luo, M. Vajapeyam, T. Yoo, O. Song and D. Malladi, "A SURVEY ON 3GPP HETEROGENEOUS NETWORKS," 2011. </w:t>
                    </w:r>
                  </w:p>
                </w:tc>
              </w:tr>
              <w:tr w:rsidR="001820FD" w14:paraId="109E0D4A" w14:textId="77777777" w:rsidTr="000C26DA">
                <w:trPr>
                  <w:tblCellSpacing w:w="15" w:type="dxa"/>
                </w:trPr>
                <w:tc>
                  <w:tcPr>
                    <w:tcW w:w="50" w:type="pct"/>
                    <w:hideMark/>
                  </w:tcPr>
                  <w:p w14:paraId="10F3117D" w14:textId="77777777" w:rsidR="001820FD" w:rsidRDefault="001820FD" w:rsidP="000C26DA">
                    <w:pPr>
                      <w:pStyle w:val="Bibliography"/>
                      <w:rPr>
                        <w:noProof/>
                      </w:rPr>
                    </w:pPr>
                    <w:r>
                      <w:rPr>
                        <w:noProof/>
                      </w:rPr>
                      <w:t xml:space="preserve">[43] </w:t>
                    </w:r>
                  </w:p>
                </w:tc>
                <w:tc>
                  <w:tcPr>
                    <w:tcW w:w="0" w:type="auto"/>
                    <w:hideMark/>
                  </w:tcPr>
                  <w:p w14:paraId="57F2972A" w14:textId="77777777" w:rsidR="001820FD" w:rsidRDefault="001820FD" w:rsidP="000C26DA">
                    <w:pPr>
                      <w:pStyle w:val="Bibliography"/>
                      <w:rPr>
                        <w:noProof/>
                      </w:rPr>
                    </w:pPr>
                    <w:r>
                      <w:rPr>
                        <w:noProof/>
                      </w:rPr>
                      <w:t xml:space="preserve">G. Cong, F. Kronestedt and M. Xiao, "Pico Cell Densification Study in LTE Heterogeneous Networks". </w:t>
                    </w:r>
                  </w:p>
                </w:tc>
              </w:tr>
              <w:tr w:rsidR="001820FD" w14:paraId="1E68E7C7" w14:textId="77777777" w:rsidTr="000C26DA">
                <w:trPr>
                  <w:tblCellSpacing w:w="15" w:type="dxa"/>
                </w:trPr>
                <w:tc>
                  <w:tcPr>
                    <w:tcW w:w="50" w:type="pct"/>
                    <w:hideMark/>
                  </w:tcPr>
                  <w:p w14:paraId="1A7079FF" w14:textId="77777777" w:rsidR="001820FD" w:rsidRDefault="001820FD" w:rsidP="000C26DA">
                    <w:pPr>
                      <w:pStyle w:val="Bibliography"/>
                      <w:rPr>
                        <w:noProof/>
                      </w:rPr>
                    </w:pPr>
                    <w:r>
                      <w:rPr>
                        <w:noProof/>
                      </w:rPr>
                      <w:t xml:space="preserve">[44] </w:t>
                    </w:r>
                  </w:p>
                </w:tc>
                <w:tc>
                  <w:tcPr>
                    <w:tcW w:w="0" w:type="auto"/>
                    <w:hideMark/>
                  </w:tcPr>
                  <w:p w14:paraId="6804E242" w14:textId="77777777" w:rsidR="001820FD" w:rsidRDefault="001820FD" w:rsidP="000C26DA">
                    <w:pPr>
                      <w:pStyle w:val="Bibliography"/>
                      <w:rPr>
                        <w:noProof/>
                      </w:rPr>
                    </w:pPr>
                    <w:r>
                      <w:rPr>
                        <w:noProof/>
                      </w:rPr>
                      <w:t>G. cong, "Pico cell densification".</w:t>
                    </w:r>
                  </w:p>
                </w:tc>
              </w:tr>
              <w:tr w:rsidR="001820FD" w14:paraId="429675DF" w14:textId="77777777" w:rsidTr="000C26DA">
                <w:trPr>
                  <w:tblCellSpacing w:w="15" w:type="dxa"/>
                </w:trPr>
                <w:tc>
                  <w:tcPr>
                    <w:tcW w:w="50" w:type="pct"/>
                    <w:hideMark/>
                  </w:tcPr>
                  <w:p w14:paraId="3990830D" w14:textId="77777777" w:rsidR="001820FD" w:rsidRDefault="001820FD" w:rsidP="000C26DA">
                    <w:pPr>
                      <w:pStyle w:val="Bibliography"/>
                      <w:rPr>
                        <w:noProof/>
                      </w:rPr>
                    </w:pPr>
                    <w:r>
                      <w:rPr>
                        <w:noProof/>
                      </w:rPr>
                      <w:t xml:space="preserve">[45] </w:t>
                    </w:r>
                  </w:p>
                </w:tc>
                <w:tc>
                  <w:tcPr>
                    <w:tcW w:w="0" w:type="auto"/>
                    <w:hideMark/>
                  </w:tcPr>
                  <w:p w14:paraId="780067AE" w14:textId="77777777" w:rsidR="001820FD" w:rsidRDefault="001820FD" w:rsidP="000C26DA">
                    <w:pPr>
                      <w:pStyle w:val="Bibliography"/>
                      <w:rPr>
                        <w:noProof/>
                      </w:rPr>
                    </w:pPr>
                    <w:r>
                      <w:rPr>
                        <w:noProof/>
                      </w:rPr>
                      <w:t>X. Chu, Heterogeneous cellular networks : theory, simulation, and deployment, p. 460.</w:t>
                    </w:r>
                  </w:p>
                </w:tc>
              </w:tr>
              <w:tr w:rsidR="001820FD" w14:paraId="55893672" w14:textId="77777777" w:rsidTr="000C26DA">
                <w:trPr>
                  <w:tblCellSpacing w:w="15" w:type="dxa"/>
                </w:trPr>
                <w:tc>
                  <w:tcPr>
                    <w:tcW w:w="50" w:type="pct"/>
                    <w:hideMark/>
                  </w:tcPr>
                  <w:p w14:paraId="2134C900" w14:textId="77777777" w:rsidR="001820FD" w:rsidRDefault="001820FD" w:rsidP="000C26DA">
                    <w:pPr>
                      <w:pStyle w:val="Bibliography"/>
                      <w:rPr>
                        <w:noProof/>
                      </w:rPr>
                    </w:pPr>
                    <w:r>
                      <w:rPr>
                        <w:noProof/>
                      </w:rPr>
                      <w:t xml:space="preserve">[46] </w:t>
                    </w:r>
                  </w:p>
                </w:tc>
                <w:tc>
                  <w:tcPr>
                    <w:tcW w:w="0" w:type="auto"/>
                    <w:hideMark/>
                  </w:tcPr>
                  <w:p w14:paraId="010FC871" w14:textId="77777777" w:rsidR="001820FD" w:rsidRDefault="001820FD" w:rsidP="000C26DA">
                    <w:pPr>
                      <w:pStyle w:val="Bibliography"/>
                      <w:rPr>
                        <w:noProof/>
                      </w:rPr>
                    </w:pPr>
                    <w:r>
                      <w:rPr>
                        <w:noProof/>
                      </w:rPr>
                      <w:t xml:space="preserve">T. Bohn, D. Ferling, P. Jüschke, A. Ambrosy, S. Petersson, M. Olsson, P. Frenger, Y. Jading, A. Erdem, P. Maugars, S. Pla, D. Büthker, S. Mizuta, G. Dietl, M. Boldi, M. Crozzoli, D. Disco, M. Fodrini, E. Calvanese-Strinati, R. Gupta, A. Giry, L. Dussopt, Y. Qi, V. Giannini, C. Desset, M. Li, B. Debaillie, R. Torrea, F. Cardoso, L. Correia, C. Peixeiro, J. Leinonen and M. J. Gonzalez, Most Promising Tracks of Green Radio Technologies, 2010. </w:t>
                    </w:r>
                  </w:p>
                </w:tc>
              </w:tr>
              <w:tr w:rsidR="001820FD" w14:paraId="132DFE1D" w14:textId="77777777" w:rsidTr="000C26DA">
                <w:trPr>
                  <w:tblCellSpacing w:w="15" w:type="dxa"/>
                </w:trPr>
                <w:tc>
                  <w:tcPr>
                    <w:tcW w:w="50" w:type="pct"/>
                    <w:hideMark/>
                  </w:tcPr>
                  <w:p w14:paraId="0BFA9161" w14:textId="77777777" w:rsidR="001820FD" w:rsidRDefault="001820FD" w:rsidP="000C26DA">
                    <w:pPr>
                      <w:pStyle w:val="Bibliography"/>
                      <w:rPr>
                        <w:noProof/>
                      </w:rPr>
                    </w:pPr>
                    <w:r>
                      <w:rPr>
                        <w:noProof/>
                      </w:rPr>
                      <w:t xml:space="preserve">[47] </w:t>
                    </w:r>
                  </w:p>
                </w:tc>
                <w:tc>
                  <w:tcPr>
                    <w:tcW w:w="0" w:type="auto"/>
                    <w:hideMark/>
                  </w:tcPr>
                  <w:p w14:paraId="26A7ECA3" w14:textId="77777777" w:rsidR="001820FD" w:rsidRDefault="001820FD" w:rsidP="000C26DA">
                    <w:pPr>
                      <w:pStyle w:val="Bibliography"/>
                      <w:rPr>
                        <w:noProof/>
                      </w:rPr>
                    </w:pPr>
                    <w:r>
                      <w:rPr>
                        <w:noProof/>
                      </w:rPr>
                      <w:t xml:space="preserve">G. Biczok, "CONFIDENTIAL, EARTH PROJECT INFSO-ICT-247733 EARTH Deliverable D2.3 Energy efficiency analysis of the reference systems, areas of improvements and target breakdown". </w:t>
                    </w:r>
                  </w:p>
                </w:tc>
              </w:tr>
              <w:tr w:rsidR="001820FD" w14:paraId="7B538D7D" w14:textId="77777777" w:rsidTr="000C26DA">
                <w:trPr>
                  <w:tblCellSpacing w:w="15" w:type="dxa"/>
                </w:trPr>
                <w:tc>
                  <w:tcPr>
                    <w:tcW w:w="50" w:type="pct"/>
                    <w:hideMark/>
                  </w:tcPr>
                  <w:p w14:paraId="667A4A4B" w14:textId="77777777" w:rsidR="001820FD" w:rsidRDefault="001820FD" w:rsidP="000C26DA">
                    <w:pPr>
                      <w:pStyle w:val="Bibliography"/>
                      <w:rPr>
                        <w:noProof/>
                      </w:rPr>
                    </w:pPr>
                    <w:r>
                      <w:rPr>
                        <w:noProof/>
                      </w:rPr>
                      <w:t xml:space="preserve">[48] </w:t>
                    </w:r>
                  </w:p>
                </w:tc>
                <w:tc>
                  <w:tcPr>
                    <w:tcW w:w="0" w:type="auto"/>
                    <w:hideMark/>
                  </w:tcPr>
                  <w:p w14:paraId="7C80FC14" w14:textId="77777777" w:rsidR="001820FD" w:rsidRDefault="001820FD" w:rsidP="000C26DA">
                    <w:pPr>
                      <w:pStyle w:val="Bibliography"/>
                      <w:rPr>
                        <w:noProof/>
                      </w:rPr>
                    </w:pPr>
                    <w:r>
                      <w:rPr>
                        <w:noProof/>
                      </w:rPr>
                      <w:t xml:space="preserve">J. Bengtsson and J. Nilsson, "Energy Optimization of Radio". </w:t>
                    </w:r>
                  </w:p>
                </w:tc>
              </w:tr>
              <w:tr w:rsidR="001820FD" w14:paraId="4D48DE12" w14:textId="77777777" w:rsidTr="000C26DA">
                <w:trPr>
                  <w:tblCellSpacing w:w="15" w:type="dxa"/>
                </w:trPr>
                <w:tc>
                  <w:tcPr>
                    <w:tcW w:w="50" w:type="pct"/>
                    <w:hideMark/>
                  </w:tcPr>
                  <w:p w14:paraId="4F67E8EC" w14:textId="77777777" w:rsidR="001820FD" w:rsidRDefault="001820FD" w:rsidP="000C26DA">
                    <w:pPr>
                      <w:pStyle w:val="Bibliography"/>
                      <w:rPr>
                        <w:noProof/>
                      </w:rPr>
                    </w:pPr>
                    <w:r>
                      <w:rPr>
                        <w:noProof/>
                      </w:rPr>
                      <w:lastRenderedPageBreak/>
                      <w:t xml:space="preserve">[49] </w:t>
                    </w:r>
                  </w:p>
                </w:tc>
                <w:tc>
                  <w:tcPr>
                    <w:tcW w:w="0" w:type="auto"/>
                    <w:hideMark/>
                  </w:tcPr>
                  <w:p w14:paraId="605F90F5" w14:textId="77777777" w:rsidR="001820FD" w:rsidRDefault="001820FD" w:rsidP="000C26DA">
                    <w:pPr>
                      <w:pStyle w:val="Bibliography"/>
                      <w:rPr>
                        <w:noProof/>
                      </w:rPr>
                    </w:pPr>
                    <w:r>
                      <w:rPr>
                        <w:noProof/>
                      </w:rPr>
                      <w:t xml:space="preserve">E. A. - Sara Landström, A. Furuskär, K. Johansson, L. Falconetti and F. Kronestedt, "Heterogeneous Networks (HetNets) – an approach to increasing cellular capacity and coverage". </w:t>
                    </w:r>
                  </w:p>
                </w:tc>
              </w:tr>
              <w:tr w:rsidR="001820FD" w14:paraId="4042C851" w14:textId="77777777" w:rsidTr="000C26DA">
                <w:trPr>
                  <w:tblCellSpacing w:w="15" w:type="dxa"/>
                </w:trPr>
                <w:tc>
                  <w:tcPr>
                    <w:tcW w:w="50" w:type="pct"/>
                    <w:hideMark/>
                  </w:tcPr>
                  <w:p w14:paraId="7F7C34EC" w14:textId="77777777" w:rsidR="001820FD" w:rsidRDefault="001820FD" w:rsidP="000C26DA">
                    <w:pPr>
                      <w:pStyle w:val="Bibliography"/>
                      <w:rPr>
                        <w:noProof/>
                      </w:rPr>
                    </w:pPr>
                    <w:r>
                      <w:rPr>
                        <w:noProof/>
                      </w:rPr>
                      <w:t xml:space="preserve">[50] </w:t>
                    </w:r>
                  </w:p>
                </w:tc>
                <w:tc>
                  <w:tcPr>
                    <w:tcW w:w="0" w:type="auto"/>
                    <w:hideMark/>
                  </w:tcPr>
                  <w:p w14:paraId="5B074083" w14:textId="77777777" w:rsidR="001820FD" w:rsidRDefault="001820FD" w:rsidP="000C26DA">
                    <w:pPr>
                      <w:pStyle w:val="Bibliography"/>
                      <w:rPr>
                        <w:noProof/>
                      </w:rPr>
                    </w:pPr>
                    <w:r>
                      <w:rPr>
                        <w:noProof/>
                      </w:rPr>
                      <w:t xml:space="preserve">X. Zhang, Z. Su, Z. Yan and W. Wang, "Energy-efficiency study for two-tier heterogeneous networks (HetNet) under coverage performance constraints," </w:t>
                    </w:r>
                    <w:r>
                      <w:rPr>
                        <w:i/>
                        <w:iCs/>
                        <w:noProof/>
                      </w:rPr>
                      <w:t xml:space="preserve">Mobile Networks and Applications, </w:t>
                    </w:r>
                    <w:r>
                      <w:rPr>
                        <w:noProof/>
                      </w:rPr>
                      <w:t xml:space="preserve">vol. 18, no. 4, pp. 567-577, 2013. </w:t>
                    </w:r>
                  </w:p>
                </w:tc>
              </w:tr>
              <w:tr w:rsidR="001820FD" w14:paraId="14D8B7A1" w14:textId="77777777" w:rsidTr="000C26DA">
                <w:trPr>
                  <w:tblCellSpacing w:w="15" w:type="dxa"/>
                </w:trPr>
                <w:tc>
                  <w:tcPr>
                    <w:tcW w:w="50" w:type="pct"/>
                    <w:hideMark/>
                  </w:tcPr>
                  <w:p w14:paraId="5D0BA663" w14:textId="77777777" w:rsidR="001820FD" w:rsidRDefault="001820FD" w:rsidP="000C26DA">
                    <w:pPr>
                      <w:pStyle w:val="Bibliography"/>
                      <w:rPr>
                        <w:noProof/>
                      </w:rPr>
                    </w:pPr>
                    <w:r>
                      <w:rPr>
                        <w:noProof/>
                      </w:rPr>
                      <w:t xml:space="preserve">[51] </w:t>
                    </w:r>
                  </w:p>
                </w:tc>
                <w:tc>
                  <w:tcPr>
                    <w:tcW w:w="0" w:type="auto"/>
                    <w:hideMark/>
                  </w:tcPr>
                  <w:p w14:paraId="22FB1170" w14:textId="77777777" w:rsidR="001820FD" w:rsidRDefault="001820FD" w:rsidP="000C26DA">
                    <w:pPr>
                      <w:pStyle w:val="Bibliography"/>
                      <w:rPr>
                        <w:noProof/>
                      </w:rPr>
                    </w:pPr>
                    <w:r w:rsidRPr="00C546BA">
                      <w:rPr>
                        <w:noProof/>
                        <w:lang w:val="sv-SE"/>
                      </w:rPr>
                      <w:t xml:space="preserve">K. Wang, M. ;. Kihl, A. ;. </w:t>
                    </w:r>
                    <w:r>
                      <w:rPr>
                        <w:noProof/>
                      </w:rPr>
                      <w:t xml:space="preserve">Gavler, M. Du, C. Lagerstedt, A. Gavler and M. Kihl, "Power Consumption Analysis of FTTH Networks Power Consumption Analysis of Energy-aware FTTH Networks," 2015. </w:t>
                    </w:r>
                  </w:p>
                </w:tc>
              </w:tr>
              <w:tr w:rsidR="001820FD" w14:paraId="64B7D08D" w14:textId="77777777" w:rsidTr="000C26DA">
                <w:trPr>
                  <w:tblCellSpacing w:w="15" w:type="dxa"/>
                </w:trPr>
                <w:tc>
                  <w:tcPr>
                    <w:tcW w:w="50" w:type="pct"/>
                    <w:hideMark/>
                  </w:tcPr>
                  <w:p w14:paraId="590948F8" w14:textId="77777777" w:rsidR="001820FD" w:rsidRDefault="001820FD" w:rsidP="000C26DA">
                    <w:pPr>
                      <w:pStyle w:val="Bibliography"/>
                      <w:rPr>
                        <w:noProof/>
                      </w:rPr>
                    </w:pPr>
                    <w:r>
                      <w:rPr>
                        <w:noProof/>
                      </w:rPr>
                      <w:t xml:space="preserve">[52] </w:t>
                    </w:r>
                  </w:p>
                </w:tc>
                <w:tc>
                  <w:tcPr>
                    <w:tcW w:w="0" w:type="auto"/>
                    <w:hideMark/>
                  </w:tcPr>
                  <w:p w14:paraId="544135BF" w14:textId="77777777" w:rsidR="001820FD" w:rsidRDefault="001820FD" w:rsidP="000C26DA">
                    <w:pPr>
                      <w:pStyle w:val="Bibliography"/>
                      <w:rPr>
                        <w:noProof/>
                      </w:rPr>
                    </w:pPr>
                    <w:r>
                      <w:rPr>
                        <w:noProof/>
                      </w:rPr>
                      <w:t xml:space="preserve">S. Tombaz, M. Usman and J. Zander, "Energy efficiency improvements through heterogeneous networks in diverse traffic distribution scenarios," </w:t>
                    </w:r>
                    <w:r>
                      <w:rPr>
                        <w:i/>
                        <w:iCs/>
                        <w:noProof/>
                      </w:rPr>
                      <w:t xml:space="preserve">Proceedings of the 2011 6th International ICST Conference on Communications and Networking in China, CHINACOM 2011, </w:t>
                    </w:r>
                    <w:r>
                      <w:rPr>
                        <w:noProof/>
                      </w:rPr>
                      <w:t xml:space="preserve">pp. 708-713, 2011. </w:t>
                    </w:r>
                  </w:p>
                </w:tc>
              </w:tr>
              <w:tr w:rsidR="001820FD" w14:paraId="63E48B3B" w14:textId="77777777" w:rsidTr="000C26DA">
                <w:trPr>
                  <w:tblCellSpacing w:w="15" w:type="dxa"/>
                </w:trPr>
                <w:tc>
                  <w:tcPr>
                    <w:tcW w:w="50" w:type="pct"/>
                    <w:hideMark/>
                  </w:tcPr>
                  <w:p w14:paraId="7AC8AE33" w14:textId="77777777" w:rsidR="001820FD" w:rsidRDefault="001820FD" w:rsidP="000C26DA">
                    <w:pPr>
                      <w:pStyle w:val="Bibliography"/>
                      <w:rPr>
                        <w:noProof/>
                      </w:rPr>
                    </w:pPr>
                    <w:r>
                      <w:rPr>
                        <w:noProof/>
                      </w:rPr>
                      <w:t xml:space="preserve">[53] </w:t>
                    </w:r>
                  </w:p>
                </w:tc>
                <w:tc>
                  <w:tcPr>
                    <w:tcW w:w="0" w:type="auto"/>
                    <w:hideMark/>
                  </w:tcPr>
                  <w:p w14:paraId="7FCFD9D4" w14:textId="77777777" w:rsidR="001820FD" w:rsidRDefault="001820FD" w:rsidP="000C26DA">
                    <w:pPr>
                      <w:pStyle w:val="Bibliography"/>
                      <w:rPr>
                        <w:noProof/>
                      </w:rPr>
                    </w:pPr>
                    <w:r>
                      <w:rPr>
                        <w:noProof/>
                      </w:rPr>
                      <w:t xml:space="preserve">E. Ternon, P. Agyapong, L. Hu and A. Dekorsy, "Energy Savings in Heterogeneous Networks with Clustered Small Cell Deployments". </w:t>
                    </w:r>
                  </w:p>
                </w:tc>
              </w:tr>
              <w:tr w:rsidR="001820FD" w14:paraId="78EFC007" w14:textId="77777777" w:rsidTr="000C26DA">
                <w:trPr>
                  <w:tblCellSpacing w:w="15" w:type="dxa"/>
                </w:trPr>
                <w:tc>
                  <w:tcPr>
                    <w:tcW w:w="50" w:type="pct"/>
                    <w:hideMark/>
                  </w:tcPr>
                  <w:p w14:paraId="51BE41F4" w14:textId="77777777" w:rsidR="001820FD" w:rsidRDefault="001820FD" w:rsidP="000C26DA">
                    <w:pPr>
                      <w:pStyle w:val="Bibliography"/>
                      <w:rPr>
                        <w:noProof/>
                      </w:rPr>
                    </w:pPr>
                    <w:r>
                      <w:rPr>
                        <w:noProof/>
                      </w:rPr>
                      <w:t xml:space="preserve">[54] </w:t>
                    </w:r>
                  </w:p>
                </w:tc>
                <w:tc>
                  <w:tcPr>
                    <w:tcW w:w="0" w:type="auto"/>
                    <w:hideMark/>
                  </w:tcPr>
                  <w:p w14:paraId="0AF52096" w14:textId="77777777" w:rsidR="001820FD" w:rsidRDefault="001820FD" w:rsidP="000C26DA">
                    <w:pPr>
                      <w:pStyle w:val="Bibliography"/>
                      <w:rPr>
                        <w:noProof/>
                      </w:rPr>
                    </w:pPr>
                    <w:r>
                      <w:rPr>
                        <w:noProof/>
                      </w:rPr>
                      <w:t xml:space="preserve">H. Tabassum, M. Z. Shakir and M. S. Alouini, "Area green efficiency (AGE) of two tier heterogeneous cellular networks," in </w:t>
                    </w:r>
                    <w:r>
                      <w:rPr>
                        <w:i/>
                        <w:iCs/>
                        <w:noProof/>
                      </w:rPr>
                      <w:t>2012 IEEE Globecom Workshops, GC Wkshps 2012</w:t>
                    </w:r>
                    <w:r>
                      <w:rPr>
                        <w:noProof/>
                      </w:rPr>
                      <w:t xml:space="preserve">, 2012. </w:t>
                    </w:r>
                  </w:p>
                </w:tc>
              </w:tr>
              <w:tr w:rsidR="001820FD" w14:paraId="09BBBBBC" w14:textId="77777777" w:rsidTr="000C26DA">
                <w:trPr>
                  <w:tblCellSpacing w:w="15" w:type="dxa"/>
                </w:trPr>
                <w:tc>
                  <w:tcPr>
                    <w:tcW w:w="50" w:type="pct"/>
                    <w:hideMark/>
                  </w:tcPr>
                  <w:p w14:paraId="20A6CCD3" w14:textId="77777777" w:rsidR="001820FD" w:rsidRDefault="001820FD" w:rsidP="000C26DA">
                    <w:pPr>
                      <w:pStyle w:val="Bibliography"/>
                      <w:rPr>
                        <w:noProof/>
                      </w:rPr>
                    </w:pPr>
                    <w:r>
                      <w:rPr>
                        <w:noProof/>
                      </w:rPr>
                      <w:t xml:space="preserve">[55] </w:t>
                    </w:r>
                  </w:p>
                </w:tc>
                <w:tc>
                  <w:tcPr>
                    <w:tcW w:w="0" w:type="auto"/>
                    <w:hideMark/>
                  </w:tcPr>
                  <w:p w14:paraId="3A0C6CEE" w14:textId="77777777" w:rsidR="001820FD" w:rsidRDefault="001820FD" w:rsidP="000C26DA">
                    <w:pPr>
                      <w:pStyle w:val="Bibliography"/>
                      <w:rPr>
                        <w:noProof/>
                      </w:rPr>
                    </w:pPr>
                    <w:r>
                      <w:rPr>
                        <w:noProof/>
                      </w:rPr>
                      <w:t xml:space="preserve">F. Richter, A. J. Fehske and G. P. Fettweis, "Energy Efficiency Aspects of Base Station Deployment Strategies for Cellular Networks". </w:t>
                    </w:r>
                  </w:p>
                </w:tc>
              </w:tr>
              <w:tr w:rsidR="001820FD" w14:paraId="075C08BE" w14:textId="77777777" w:rsidTr="000C26DA">
                <w:trPr>
                  <w:tblCellSpacing w:w="15" w:type="dxa"/>
                </w:trPr>
                <w:tc>
                  <w:tcPr>
                    <w:tcW w:w="50" w:type="pct"/>
                    <w:hideMark/>
                  </w:tcPr>
                  <w:p w14:paraId="021DC38A" w14:textId="77777777" w:rsidR="001820FD" w:rsidRDefault="001820FD" w:rsidP="000C26DA">
                    <w:pPr>
                      <w:pStyle w:val="Bibliography"/>
                      <w:rPr>
                        <w:noProof/>
                      </w:rPr>
                    </w:pPr>
                    <w:r>
                      <w:rPr>
                        <w:noProof/>
                      </w:rPr>
                      <w:t xml:space="preserve">[56] </w:t>
                    </w:r>
                  </w:p>
                </w:tc>
                <w:tc>
                  <w:tcPr>
                    <w:tcW w:w="0" w:type="auto"/>
                    <w:hideMark/>
                  </w:tcPr>
                  <w:p w14:paraId="4AE32700" w14:textId="77777777" w:rsidR="001820FD" w:rsidRDefault="001820FD" w:rsidP="000C26DA">
                    <w:pPr>
                      <w:pStyle w:val="Bibliography"/>
                      <w:rPr>
                        <w:noProof/>
                      </w:rPr>
                    </w:pPr>
                    <w:r>
                      <w:rPr>
                        <w:noProof/>
                      </w:rPr>
                      <w:t xml:space="preserve">M. P. Mills, "THE CLOUD BEGINS WITH COAL BIG DATA, BIG NETWORKS, BIG INFRASTRUCTURE, AND BIG POWER AN OVERVIEW OF THE ELECTRICITY USED BY THE GLOBAL DIGITAL ECOSYSTEM". </w:t>
                    </w:r>
                  </w:p>
                </w:tc>
              </w:tr>
              <w:tr w:rsidR="001820FD" w14:paraId="59E792C7" w14:textId="77777777" w:rsidTr="000C26DA">
                <w:trPr>
                  <w:tblCellSpacing w:w="15" w:type="dxa"/>
                </w:trPr>
                <w:tc>
                  <w:tcPr>
                    <w:tcW w:w="50" w:type="pct"/>
                    <w:hideMark/>
                  </w:tcPr>
                  <w:p w14:paraId="70C80E0D" w14:textId="77777777" w:rsidR="001820FD" w:rsidRDefault="001820FD" w:rsidP="000C26DA">
                    <w:pPr>
                      <w:pStyle w:val="Bibliography"/>
                      <w:rPr>
                        <w:noProof/>
                      </w:rPr>
                    </w:pPr>
                    <w:r>
                      <w:rPr>
                        <w:noProof/>
                      </w:rPr>
                      <w:t xml:space="preserve">[57] </w:t>
                    </w:r>
                  </w:p>
                </w:tc>
                <w:tc>
                  <w:tcPr>
                    <w:tcW w:w="0" w:type="auto"/>
                    <w:hideMark/>
                  </w:tcPr>
                  <w:p w14:paraId="45D00F4B" w14:textId="77777777" w:rsidR="001820FD" w:rsidRDefault="001820FD" w:rsidP="000C26DA">
                    <w:pPr>
                      <w:pStyle w:val="Bibliography"/>
                      <w:rPr>
                        <w:noProof/>
                      </w:rPr>
                    </w:pPr>
                    <w:r>
                      <w:rPr>
                        <w:noProof/>
                      </w:rPr>
                      <w:t xml:space="preserve">Y. Mao, X. Li and L. Chen, "Energy-efficient area coverage in heterogeneous energy wireless sensor networks," in </w:t>
                    </w:r>
                    <w:r>
                      <w:rPr>
                        <w:i/>
                        <w:iCs/>
                        <w:noProof/>
                      </w:rPr>
                      <w:t xml:space="preserve">2008 International Conference on </w:t>
                    </w:r>
                    <w:r>
                      <w:rPr>
                        <w:i/>
                        <w:iCs/>
                        <w:noProof/>
                      </w:rPr>
                      <w:lastRenderedPageBreak/>
                      <w:t>Wireless Communications, Networking and Mobile Computing, WiCOM 2008</w:t>
                    </w:r>
                    <w:r>
                      <w:rPr>
                        <w:noProof/>
                      </w:rPr>
                      <w:t xml:space="preserve">, 2008. </w:t>
                    </w:r>
                  </w:p>
                </w:tc>
              </w:tr>
              <w:tr w:rsidR="001820FD" w14:paraId="524A758D" w14:textId="77777777" w:rsidTr="000C26DA">
                <w:trPr>
                  <w:tblCellSpacing w:w="15" w:type="dxa"/>
                </w:trPr>
                <w:tc>
                  <w:tcPr>
                    <w:tcW w:w="50" w:type="pct"/>
                    <w:hideMark/>
                  </w:tcPr>
                  <w:p w14:paraId="23F6B0AA" w14:textId="77777777" w:rsidR="001820FD" w:rsidRDefault="001820FD" w:rsidP="000C26DA">
                    <w:pPr>
                      <w:pStyle w:val="Bibliography"/>
                      <w:rPr>
                        <w:noProof/>
                      </w:rPr>
                    </w:pPr>
                    <w:r>
                      <w:rPr>
                        <w:noProof/>
                      </w:rPr>
                      <w:lastRenderedPageBreak/>
                      <w:t xml:space="preserve">[58] </w:t>
                    </w:r>
                  </w:p>
                </w:tc>
                <w:tc>
                  <w:tcPr>
                    <w:tcW w:w="0" w:type="auto"/>
                    <w:hideMark/>
                  </w:tcPr>
                  <w:p w14:paraId="49E43177" w14:textId="77777777" w:rsidR="001820FD" w:rsidRDefault="001820FD" w:rsidP="000C26DA">
                    <w:pPr>
                      <w:pStyle w:val="Bibliography"/>
                      <w:rPr>
                        <w:noProof/>
                      </w:rPr>
                    </w:pPr>
                    <w:r>
                      <w:rPr>
                        <w:noProof/>
                      </w:rPr>
                      <w:t xml:space="preserve">C. Khirallah, J. S. Thompson and D. Vukobratovic, "Energy efficiency of heterogeneous networks in LTE-advanced," </w:t>
                    </w:r>
                    <w:r>
                      <w:rPr>
                        <w:i/>
                        <w:iCs/>
                        <w:noProof/>
                      </w:rPr>
                      <w:t xml:space="preserve">2012 IEEE Wireless Communications and Networking Conference Workshops, WCNCW 2012, </w:t>
                    </w:r>
                    <w:r>
                      <w:rPr>
                        <w:noProof/>
                      </w:rPr>
                      <w:t xml:space="preserve">pp. 53-58, 2012. </w:t>
                    </w:r>
                  </w:p>
                </w:tc>
              </w:tr>
              <w:tr w:rsidR="001820FD" w14:paraId="1E767650" w14:textId="77777777" w:rsidTr="000C26DA">
                <w:trPr>
                  <w:tblCellSpacing w:w="15" w:type="dxa"/>
                </w:trPr>
                <w:tc>
                  <w:tcPr>
                    <w:tcW w:w="50" w:type="pct"/>
                    <w:hideMark/>
                  </w:tcPr>
                  <w:p w14:paraId="0D8C7B77" w14:textId="77777777" w:rsidR="001820FD" w:rsidRDefault="001820FD" w:rsidP="000C26DA">
                    <w:pPr>
                      <w:pStyle w:val="Bibliography"/>
                      <w:rPr>
                        <w:noProof/>
                      </w:rPr>
                    </w:pPr>
                    <w:r>
                      <w:rPr>
                        <w:noProof/>
                      </w:rPr>
                      <w:t xml:space="preserve">[59] </w:t>
                    </w:r>
                  </w:p>
                </w:tc>
                <w:tc>
                  <w:tcPr>
                    <w:tcW w:w="0" w:type="auto"/>
                    <w:hideMark/>
                  </w:tcPr>
                  <w:p w14:paraId="61694484" w14:textId="77777777" w:rsidR="001820FD" w:rsidRDefault="001820FD" w:rsidP="000C26DA">
                    <w:pPr>
                      <w:pStyle w:val="Bibliography"/>
                      <w:rPr>
                        <w:noProof/>
                      </w:rPr>
                    </w:pPr>
                    <w:r>
                      <w:rPr>
                        <w:noProof/>
                      </w:rPr>
                      <w:t xml:space="preserve">K. Huq and S. Mumtaz, "Frequency Allocation for HetNet CoMP: Energy Efficiency Analysis," </w:t>
                    </w:r>
                    <w:r>
                      <w:rPr>
                        <w:i/>
                        <w:iCs/>
                        <w:noProof/>
                      </w:rPr>
                      <w:t xml:space="preserve">Wireless Communication Systems (ISWCS 2013), Proceedings of the Tenth International Symposium on, </w:t>
                    </w:r>
                    <w:r>
                      <w:rPr>
                        <w:noProof/>
                      </w:rPr>
                      <w:t xml:space="preserve">2013. </w:t>
                    </w:r>
                  </w:p>
                </w:tc>
              </w:tr>
              <w:tr w:rsidR="001820FD" w14:paraId="33347891" w14:textId="77777777" w:rsidTr="000C26DA">
                <w:trPr>
                  <w:tblCellSpacing w:w="15" w:type="dxa"/>
                </w:trPr>
                <w:tc>
                  <w:tcPr>
                    <w:tcW w:w="50" w:type="pct"/>
                    <w:hideMark/>
                  </w:tcPr>
                  <w:p w14:paraId="41A5A64A" w14:textId="77777777" w:rsidR="001820FD" w:rsidRDefault="001820FD" w:rsidP="000C26DA">
                    <w:pPr>
                      <w:pStyle w:val="Bibliography"/>
                      <w:rPr>
                        <w:noProof/>
                      </w:rPr>
                    </w:pPr>
                    <w:r>
                      <w:rPr>
                        <w:noProof/>
                      </w:rPr>
                      <w:t xml:space="preserve">[60] </w:t>
                    </w:r>
                  </w:p>
                </w:tc>
                <w:tc>
                  <w:tcPr>
                    <w:tcW w:w="0" w:type="auto"/>
                    <w:hideMark/>
                  </w:tcPr>
                  <w:p w14:paraId="0AE94CD0" w14:textId="77777777" w:rsidR="001820FD" w:rsidRDefault="001820FD" w:rsidP="000C26DA">
                    <w:pPr>
                      <w:pStyle w:val="Bibliography"/>
                      <w:rPr>
                        <w:noProof/>
                      </w:rPr>
                    </w:pPr>
                    <w:r>
                      <w:rPr>
                        <w:noProof/>
                      </w:rPr>
                      <w:t xml:space="preserve">M. Haddad, P. Wiecek and O. Habachi, "A Game Theoretic Analysis for Energy Efficient Heterogeneous Networks". </w:t>
                    </w:r>
                  </w:p>
                </w:tc>
              </w:tr>
              <w:tr w:rsidR="001820FD" w14:paraId="4ABB1C1B" w14:textId="77777777" w:rsidTr="000C26DA">
                <w:trPr>
                  <w:tblCellSpacing w:w="15" w:type="dxa"/>
                </w:trPr>
                <w:tc>
                  <w:tcPr>
                    <w:tcW w:w="50" w:type="pct"/>
                    <w:hideMark/>
                  </w:tcPr>
                  <w:p w14:paraId="7F022492" w14:textId="77777777" w:rsidR="001820FD" w:rsidRDefault="001820FD" w:rsidP="000C26DA">
                    <w:pPr>
                      <w:pStyle w:val="Bibliography"/>
                      <w:rPr>
                        <w:noProof/>
                      </w:rPr>
                    </w:pPr>
                    <w:r>
                      <w:rPr>
                        <w:noProof/>
                      </w:rPr>
                      <w:t xml:space="preserve">[61] </w:t>
                    </w:r>
                  </w:p>
                </w:tc>
                <w:tc>
                  <w:tcPr>
                    <w:tcW w:w="0" w:type="auto"/>
                    <w:hideMark/>
                  </w:tcPr>
                  <w:p w14:paraId="1041E356" w14:textId="77777777" w:rsidR="001820FD" w:rsidRDefault="001820FD" w:rsidP="000C26DA">
                    <w:pPr>
                      <w:pStyle w:val="Bibliography"/>
                      <w:rPr>
                        <w:noProof/>
                      </w:rPr>
                    </w:pPr>
                    <w:r>
                      <w:rPr>
                        <w:noProof/>
                      </w:rPr>
                      <w:t xml:space="preserve">A. J. Fehske, F. Richter and G. P. Fettweis, "Energy Efficiency Improvements through Micro Sites in Cellular Mobile Radio Networks". </w:t>
                    </w:r>
                  </w:p>
                </w:tc>
              </w:tr>
              <w:tr w:rsidR="001820FD" w14:paraId="56706720" w14:textId="77777777" w:rsidTr="000C26DA">
                <w:trPr>
                  <w:tblCellSpacing w:w="15" w:type="dxa"/>
                </w:trPr>
                <w:tc>
                  <w:tcPr>
                    <w:tcW w:w="50" w:type="pct"/>
                    <w:hideMark/>
                  </w:tcPr>
                  <w:p w14:paraId="073204B0" w14:textId="77777777" w:rsidR="001820FD" w:rsidRDefault="001820FD" w:rsidP="000C26DA">
                    <w:pPr>
                      <w:pStyle w:val="Bibliography"/>
                      <w:rPr>
                        <w:noProof/>
                      </w:rPr>
                    </w:pPr>
                    <w:r>
                      <w:rPr>
                        <w:noProof/>
                      </w:rPr>
                      <w:t xml:space="preserve">[62] </w:t>
                    </w:r>
                  </w:p>
                </w:tc>
                <w:tc>
                  <w:tcPr>
                    <w:tcW w:w="0" w:type="auto"/>
                    <w:hideMark/>
                  </w:tcPr>
                  <w:p w14:paraId="24EA955A" w14:textId="77777777" w:rsidR="001820FD" w:rsidRDefault="001820FD" w:rsidP="000C26DA">
                    <w:pPr>
                      <w:pStyle w:val="Bibliography"/>
                      <w:rPr>
                        <w:noProof/>
                      </w:rPr>
                    </w:pPr>
                    <w:r>
                      <w:rPr>
                        <w:noProof/>
                      </w:rPr>
                      <w:t xml:space="preserve">Ericsson, "Energy-saving solutions helping mobile operators meet commercial and sustainability goals worldwide". </w:t>
                    </w:r>
                  </w:p>
                </w:tc>
              </w:tr>
              <w:tr w:rsidR="001820FD" w14:paraId="0364FCE0" w14:textId="77777777" w:rsidTr="000C26DA">
                <w:trPr>
                  <w:tblCellSpacing w:w="15" w:type="dxa"/>
                </w:trPr>
                <w:tc>
                  <w:tcPr>
                    <w:tcW w:w="50" w:type="pct"/>
                    <w:hideMark/>
                  </w:tcPr>
                  <w:p w14:paraId="313110C4" w14:textId="77777777" w:rsidR="001820FD" w:rsidRDefault="001820FD" w:rsidP="000C26DA">
                    <w:pPr>
                      <w:pStyle w:val="Bibliography"/>
                      <w:rPr>
                        <w:noProof/>
                      </w:rPr>
                    </w:pPr>
                    <w:r>
                      <w:rPr>
                        <w:noProof/>
                      </w:rPr>
                      <w:t xml:space="preserve">[63] </w:t>
                    </w:r>
                  </w:p>
                </w:tc>
                <w:tc>
                  <w:tcPr>
                    <w:tcW w:w="0" w:type="auto"/>
                    <w:hideMark/>
                  </w:tcPr>
                  <w:p w14:paraId="425CF663" w14:textId="77777777" w:rsidR="001820FD" w:rsidRDefault="001820FD" w:rsidP="000C26DA">
                    <w:pPr>
                      <w:pStyle w:val="Bibliography"/>
                      <w:rPr>
                        <w:noProof/>
                      </w:rPr>
                    </w:pPr>
                    <w:r>
                      <w:rPr>
                        <w:noProof/>
                      </w:rPr>
                      <w:t xml:space="preserve">A. A. Eisenblätter, R. Pisz and S. Stefański, "White Paper". </w:t>
                    </w:r>
                  </w:p>
                </w:tc>
              </w:tr>
              <w:tr w:rsidR="001820FD" w14:paraId="795AA2CC" w14:textId="77777777" w:rsidTr="000C26DA">
                <w:trPr>
                  <w:tblCellSpacing w:w="15" w:type="dxa"/>
                </w:trPr>
                <w:tc>
                  <w:tcPr>
                    <w:tcW w:w="50" w:type="pct"/>
                    <w:hideMark/>
                  </w:tcPr>
                  <w:p w14:paraId="5445C6BC" w14:textId="77777777" w:rsidR="001820FD" w:rsidRDefault="001820FD" w:rsidP="000C26DA">
                    <w:pPr>
                      <w:pStyle w:val="Bibliography"/>
                      <w:rPr>
                        <w:noProof/>
                      </w:rPr>
                    </w:pPr>
                    <w:r>
                      <w:rPr>
                        <w:noProof/>
                      </w:rPr>
                      <w:t xml:space="preserve">[64] </w:t>
                    </w:r>
                  </w:p>
                </w:tc>
                <w:tc>
                  <w:tcPr>
                    <w:tcW w:w="0" w:type="auto"/>
                    <w:hideMark/>
                  </w:tcPr>
                  <w:p w14:paraId="13E5FE54" w14:textId="77777777" w:rsidR="001820FD" w:rsidRDefault="001820FD" w:rsidP="000C26DA">
                    <w:pPr>
                      <w:pStyle w:val="Bibliography"/>
                      <w:rPr>
                        <w:noProof/>
                      </w:rPr>
                    </w:pPr>
                    <w:r>
                      <w:rPr>
                        <w:noProof/>
                      </w:rPr>
                      <w:t xml:space="preserve">P. Cunningham, M. Cunningham, O. Arnold, F. Richter, G. Fettweis and O. Blume, "Future Network and MobileSummit 2010 Conference Proceedings Power Consumption Modeling of Different Base Station Types in Heterogeneous Cellular Networks," 2010. </w:t>
                    </w:r>
                  </w:p>
                </w:tc>
              </w:tr>
              <w:tr w:rsidR="001820FD" w14:paraId="479FFE53" w14:textId="77777777" w:rsidTr="000C26DA">
                <w:trPr>
                  <w:tblCellSpacing w:w="15" w:type="dxa"/>
                </w:trPr>
                <w:tc>
                  <w:tcPr>
                    <w:tcW w:w="50" w:type="pct"/>
                    <w:hideMark/>
                  </w:tcPr>
                  <w:p w14:paraId="2524547D" w14:textId="77777777" w:rsidR="001820FD" w:rsidRDefault="001820FD" w:rsidP="000C26DA">
                    <w:pPr>
                      <w:pStyle w:val="Bibliography"/>
                      <w:rPr>
                        <w:noProof/>
                      </w:rPr>
                    </w:pPr>
                    <w:r>
                      <w:rPr>
                        <w:noProof/>
                      </w:rPr>
                      <w:t xml:space="preserve">[65] </w:t>
                    </w:r>
                  </w:p>
                </w:tc>
                <w:tc>
                  <w:tcPr>
                    <w:tcW w:w="0" w:type="auto"/>
                    <w:hideMark/>
                  </w:tcPr>
                  <w:p w14:paraId="7DC9F3EE" w14:textId="77777777" w:rsidR="001820FD" w:rsidRDefault="001820FD" w:rsidP="000C26DA">
                    <w:pPr>
                      <w:pStyle w:val="Bibliography"/>
                      <w:rPr>
                        <w:noProof/>
                      </w:rPr>
                    </w:pPr>
                    <w:r>
                      <w:rPr>
                        <w:noProof/>
                      </w:rPr>
                      <w:t xml:space="preserve">boswarthick, "HetNetEnergyPerformance_Dianat_Auer_Forssell_Ericsson". </w:t>
                    </w:r>
                  </w:p>
                </w:tc>
              </w:tr>
              <w:tr w:rsidR="001820FD" w14:paraId="0598B631" w14:textId="77777777" w:rsidTr="000C26DA">
                <w:trPr>
                  <w:tblCellSpacing w:w="15" w:type="dxa"/>
                </w:trPr>
                <w:tc>
                  <w:tcPr>
                    <w:tcW w:w="50" w:type="pct"/>
                    <w:hideMark/>
                  </w:tcPr>
                  <w:p w14:paraId="5FECA292" w14:textId="77777777" w:rsidR="001820FD" w:rsidRDefault="001820FD" w:rsidP="000C26DA">
                    <w:pPr>
                      <w:pStyle w:val="Bibliography"/>
                      <w:rPr>
                        <w:noProof/>
                      </w:rPr>
                    </w:pPr>
                    <w:r>
                      <w:rPr>
                        <w:noProof/>
                      </w:rPr>
                      <w:t xml:space="preserve">[66] </w:t>
                    </w:r>
                  </w:p>
                </w:tc>
                <w:tc>
                  <w:tcPr>
                    <w:tcW w:w="0" w:type="auto"/>
                    <w:hideMark/>
                  </w:tcPr>
                  <w:p w14:paraId="1425B4E0" w14:textId="77777777" w:rsidR="001820FD" w:rsidRDefault="001820FD" w:rsidP="000C26DA">
                    <w:pPr>
                      <w:pStyle w:val="Bibliography"/>
                      <w:rPr>
                        <w:noProof/>
                      </w:rPr>
                    </w:pPr>
                    <w:r>
                      <w:rPr>
                        <w:noProof/>
                      </w:rPr>
                      <w:t xml:space="preserve">A. Atiyah Abd, T. Sieh Kiong, J. Koh, D. Chieng and A. Ting, "Energy Efficiency of Heterogeneous Cellular Networks: A Review," </w:t>
                    </w:r>
                    <w:r>
                      <w:rPr>
                        <w:i/>
                        <w:iCs/>
                        <w:noProof/>
                      </w:rPr>
                      <w:t xml:space="preserve">Journal of Applied Sciences, </w:t>
                    </w:r>
                    <w:r>
                      <w:rPr>
                        <w:noProof/>
                      </w:rPr>
                      <w:t xml:space="preserve">vol. 12, no. 14, pp. 1418-1431, 1 12 2012. </w:t>
                    </w:r>
                  </w:p>
                </w:tc>
              </w:tr>
              <w:tr w:rsidR="001820FD" w14:paraId="64D09BF3" w14:textId="77777777" w:rsidTr="000C26DA">
                <w:trPr>
                  <w:tblCellSpacing w:w="15" w:type="dxa"/>
                </w:trPr>
                <w:tc>
                  <w:tcPr>
                    <w:tcW w:w="50" w:type="pct"/>
                    <w:hideMark/>
                  </w:tcPr>
                  <w:p w14:paraId="4E922DD9" w14:textId="77777777" w:rsidR="001820FD" w:rsidRDefault="001820FD" w:rsidP="000C26DA">
                    <w:pPr>
                      <w:pStyle w:val="Bibliography"/>
                      <w:rPr>
                        <w:noProof/>
                      </w:rPr>
                    </w:pPr>
                    <w:r>
                      <w:rPr>
                        <w:noProof/>
                      </w:rPr>
                      <w:lastRenderedPageBreak/>
                      <w:t xml:space="preserve">[67] </w:t>
                    </w:r>
                  </w:p>
                </w:tc>
                <w:tc>
                  <w:tcPr>
                    <w:tcW w:w="0" w:type="auto"/>
                    <w:hideMark/>
                  </w:tcPr>
                  <w:p w14:paraId="58F5B293" w14:textId="77777777" w:rsidR="001820FD" w:rsidRDefault="001820FD" w:rsidP="000C26DA">
                    <w:pPr>
                      <w:pStyle w:val="Bibliography"/>
                      <w:rPr>
                        <w:noProof/>
                      </w:rPr>
                    </w:pPr>
                    <w:r>
                      <w:rPr>
                        <w:noProof/>
                      </w:rPr>
                      <w:t xml:space="preserve">M. W. Arshad, A. Vastberg and T. Edler, "Energy efficiency gains through traffic offloading and traffic expansion in joint macro pico deployment," in </w:t>
                    </w:r>
                    <w:r>
                      <w:rPr>
                        <w:i/>
                        <w:iCs/>
                        <w:noProof/>
                      </w:rPr>
                      <w:t>IEEE Wireless Communications and Networking Conference, WCNC</w:t>
                    </w:r>
                    <w:r>
                      <w:rPr>
                        <w:noProof/>
                      </w:rPr>
                      <w:t xml:space="preserve">, 2012. </w:t>
                    </w:r>
                  </w:p>
                </w:tc>
              </w:tr>
              <w:tr w:rsidR="001820FD" w14:paraId="469C4107" w14:textId="77777777" w:rsidTr="000C26DA">
                <w:trPr>
                  <w:tblCellSpacing w:w="15" w:type="dxa"/>
                </w:trPr>
                <w:tc>
                  <w:tcPr>
                    <w:tcW w:w="50" w:type="pct"/>
                    <w:hideMark/>
                  </w:tcPr>
                  <w:p w14:paraId="31FB9E5B" w14:textId="77777777" w:rsidR="001820FD" w:rsidRDefault="001820FD" w:rsidP="000C26DA">
                    <w:pPr>
                      <w:pStyle w:val="Bibliography"/>
                      <w:rPr>
                        <w:noProof/>
                      </w:rPr>
                    </w:pPr>
                    <w:r>
                      <w:rPr>
                        <w:noProof/>
                      </w:rPr>
                      <w:t xml:space="preserve">[68] </w:t>
                    </w:r>
                  </w:p>
                </w:tc>
                <w:tc>
                  <w:tcPr>
                    <w:tcW w:w="0" w:type="auto"/>
                    <w:hideMark/>
                  </w:tcPr>
                  <w:p w14:paraId="1CF6E42D" w14:textId="77777777" w:rsidR="001820FD" w:rsidRDefault="001820FD" w:rsidP="000C26DA">
                    <w:pPr>
                      <w:pStyle w:val="Bibliography"/>
                      <w:rPr>
                        <w:noProof/>
                      </w:rPr>
                    </w:pPr>
                    <w:r>
                      <w:rPr>
                        <w:noProof/>
                      </w:rPr>
                      <w:t xml:space="preserve">A. A. Abdulkafi, S. K. Tiong, D. Chieng, A. Ting, A. M. Ghaleb and J. Koh, "Modeling of Energy Efficiency in Heterogeneous Network," </w:t>
                    </w:r>
                    <w:r>
                      <w:rPr>
                        <w:i/>
                        <w:iCs/>
                        <w:noProof/>
                      </w:rPr>
                      <w:t xml:space="preserve">Research Journal of Applied Sciences, Engineering and Technology, </w:t>
                    </w:r>
                    <w:r>
                      <w:rPr>
                        <w:noProof/>
                      </w:rPr>
                      <w:t xml:space="preserve">vol. 6, no. 17, pp. 3193-3201, 2013. </w:t>
                    </w:r>
                  </w:p>
                </w:tc>
              </w:tr>
              <w:tr w:rsidR="001820FD" w14:paraId="6B9C63D1" w14:textId="77777777" w:rsidTr="000C26DA">
                <w:trPr>
                  <w:tblCellSpacing w:w="15" w:type="dxa"/>
                </w:trPr>
                <w:tc>
                  <w:tcPr>
                    <w:tcW w:w="50" w:type="pct"/>
                    <w:hideMark/>
                  </w:tcPr>
                  <w:p w14:paraId="73778999" w14:textId="77777777" w:rsidR="001820FD" w:rsidRDefault="001820FD" w:rsidP="000C26DA">
                    <w:pPr>
                      <w:pStyle w:val="Bibliography"/>
                      <w:rPr>
                        <w:noProof/>
                      </w:rPr>
                    </w:pPr>
                    <w:r>
                      <w:rPr>
                        <w:noProof/>
                      </w:rPr>
                      <w:t xml:space="preserve">[69] </w:t>
                    </w:r>
                  </w:p>
                </w:tc>
                <w:tc>
                  <w:tcPr>
                    <w:tcW w:w="0" w:type="auto"/>
                    <w:hideMark/>
                  </w:tcPr>
                  <w:p w14:paraId="4BE6AD8A" w14:textId="77777777" w:rsidR="001820FD" w:rsidRDefault="001820FD" w:rsidP="000C26DA">
                    <w:pPr>
                      <w:pStyle w:val="Bibliography"/>
                      <w:rPr>
                        <w:noProof/>
                      </w:rPr>
                    </w:pPr>
                    <w:r>
                      <w:rPr>
                        <w:noProof/>
                      </w:rPr>
                      <w:t xml:space="preserve">"Cisco Visual Networking Index: Forecast and Methodology Cisco Visual Networking Index: Cisco Visual Networking Index: Forecast and Methodology," </w:t>
                    </w:r>
                    <w:r>
                      <w:rPr>
                        <w:i/>
                        <w:iCs/>
                        <w:noProof/>
                      </w:rPr>
                      <w:t xml:space="preserve">Forecast and Methodology, </w:t>
                    </w:r>
                    <w:r>
                      <w:rPr>
                        <w:noProof/>
                      </w:rPr>
                      <w:t xml:space="preserve">pp. 2015-2020, 2015. </w:t>
                    </w:r>
                  </w:p>
                </w:tc>
              </w:tr>
              <w:tr w:rsidR="001820FD" w14:paraId="328C902B" w14:textId="77777777" w:rsidTr="000C26DA">
                <w:trPr>
                  <w:tblCellSpacing w:w="15" w:type="dxa"/>
                </w:trPr>
                <w:tc>
                  <w:tcPr>
                    <w:tcW w:w="50" w:type="pct"/>
                    <w:hideMark/>
                  </w:tcPr>
                  <w:p w14:paraId="69AE3D36" w14:textId="77777777" w:rsidR="001820FD" w:rsidRDefault="001820FD" w:rsidP="000C26DA">
                    <w:pPr>
                      <w:pStyle w:val="Bibliography"/>
                      <w:rPr>
                        <w:noProof/>
                      </w:rPr>
                    </w:pPr>
                    <w:r>
                      <w:rPr>
                        <w:noProof/>
                      </w:rPr>
                      <w:t xml:space="preserve">[70] </w:t>
                    </w:r>
                  </w:p>
                </w:tc>
                <w:tc>
                  <w:tcPr>
                    <w:tcW w:w="0" w:type="auto"/>
                    <w:hideMark/>
                  </w:tcPr>
                  <w:p w14:paraId="5C6F3D39" w14:textId="77777777" w:rsidR="001820FD" w:rsidRDefault="001820FD" w:rsidP="000C26DA">
                    <w:pPr>
                      <w:pStyle w:val="Bibliography"/>
                      <w:rPr>
                        <w:noProof/>
                      </w:rPr>
                    </w:pPr>
                    <w:r>
                      <w:rPr>
                        <w:noProof/>
                      </w:rPr>
                      <w:t xml:space="preserve">"A GLOBAL VIEW ON MOBILE COMMUNICATION NETWORKS". </w:t>
                    </w:r>
                  </w:p>
                </w:tc>
              </w:tr>
            </w:tbl>
            <w:p w14:paraId="5583A101" w14:textId="77777777" w:rsidR="001820FD" w:rsidRDefault="001820FD" w:rsidP="001820FD">
              <w:pPr>
                <w:rPr>
                  <w:rFonts w:eastAsia="Times New Roman"/>
                  <w:noProof/>
                </w:rPr>
              </w:pPr>
            </w:p>
            <w:p w14:paraId="35C485F8" w14:textId="77777777" w:rsidR="001820FD" w:rsidRDefault="001820FD" w:rsidP="001820FD">
              <w:r>
                <w:rPr>
                  <w:b/>
                  <w:bCs/>
                  <w:noProof/>
                </w:rPr>
                <w:fldChar w:fldCharType="end"/>
              </w:r>
            </w:p>
          </w:sdtContent>
        </w:sdt>
      </w:sdtContent>
    </w:sdt>
    <w:p w14:paraId="4F54566E" w14:textId="77777777" w:rsidR="001820FD" w:rsidRDefault="001820FD" w:rsidP="001820FD"/>
    <w:p w14:paraId="7184A3E8" w14:textId="77777777" w:rsidR="001820FD" w:rsidRDefault="001820FD" w:rsidP="001820FD"/>
    <w:p w14:paraId="0890F558" w14:textId="77777777" w:rsidR="001820FD" w:rsidRDefault="001820FD" w:rsidP="001820FD"/>
    <w:p w14:paraId="3C20E066" w14:textId="77777777" w:rsidR="001820FD" w:rsidRDefault="001820FD" w:rsidP="001820FD"/>
    <w:p w14:paraId="544D8212" w14:textId="77777777" w:rsidR="001820FD" w:rsidRDefault="001820FD" w:rsidP="001820FD"/>
    <w:p w14:paraId="3C83BE49" w14:textId="77777777" w:rsidR="001820FD" w:rsidRDefault="001820FD" w:rsidP="001820FD">
      <w:r>
        <w:br w:type="page"/>
      </w:r>
    </w:p>
    <w:p w14:paraId="2527D6E1" w14:textId="77777777" w:rsidR="001820FD" w:rsidRDefault="001820FD" w:rsidP="001820FD">
      <w:pPr>
        <w:pStyle w:val="Heading1"/>
      </w:pPr>
      <w:bookmarkStart w:id="1712" w:name="_Toc497934448"/>
      <w:r>
        <w:lastRenderedPageBreak/>
        <w:t>List of figures</w:t>
      </w:r>
      <w:bookmarkEnd w:id="1712"/>
    </w:p>
    <w:p w14:paraId="046B3FD9" w14:textId="77777777" w:rsidR="001820FD" w:rsidRPr="00587C08" w:rsidRDefault="001820FD" w:rsidP="001820FD"/>
    <w:p w14:paraId="217D0D99" w14:textId="77777777" w:rsidR="001820FD" w:rsidRPr="00774311" w:rsidRDefault="001820FD" w:rsidP="001820FD">
      <w:pPr>
        <w:pStyle w:val="TableofFigures"/>
        <w:tabs>
          <w:tab w:val="right" w:leader="dot" w:pos="6736"/>
        </w:tabs>
        <w:jc w:val="both"/>
        <w:rPr>
          <w:rFonts w:asciiTheme="minorHAnsi" w:eastAsiaTheme="minorEastAsia" w:hAnsiTheme="minorHAnsi" w:cstheme="minorBidi"/>
          <w:noProof/>
          <w:lang w:eastAsia="sv-SE"/>
        </w:rPr>
      </w:pPr>
      <w:r>
        <w:fldChar w:fldCharType="begin"/>
      </w:r>
      <w:r>
        <w:instrText xml:space="preserve"> TOC \c "Figure" </w:instrText>
      </w:r>
      <w:r>
        <w:fldChar w:fldCharType="separate"/>
      </w:r>
      <w:r>
        <w:rPr>
          <w:noProof/>
        </w:rPr>
        <w:t>Figure 1. Breakdown of energy consumption in cellular networks (Source Vodafone) (Han et al., 2011)</w:t>
      </w:r>
      <w:r>
        <w:rPr>
          <w:noProof/>
        </w:rPr>
        <w:tab/>
      </w:r>
      <w:r>
        <w:rPr>
          <w:noProof/>
        </w:rPr>
        <w:fldChar w:fldCharType="begin"/>
      </w:r>
      <w:r>
        <w:rPr>
          <w:noProof/>
        </w:rPr>
        <w:instrText xml:space="preserve"> PAGEREF _Toc497836833 \h </w:instrText>
      </w:r>
      <w:r>
        <w:rPr>
          <w:noProof/>
        </w:rPr>
      </w:r>
      <w:r>
        <w:rPr>
          <w:noProof/>
        </w:rPr>
        <w:fldChar w:fldCharType="separate"/>
      </w:r>
      <w:r>
        <w:rPr>
          <w:noProof/>
        </w:rPr>
        <w:t>8</w:t>
      </w:r>
      <w:r>
        <w:rPr>
          <w:noProof/>
        </w:rPr>
        <w:fldChar w:fldCharType="end"/>
      </w:r>
    </w:p>
    <w:p w14:paraId="557F6F09" w14:textId="77777777" w:rsidR="001820FD" w:rsidRPr="00774311" w:rsidRDefault="001820FD" w:rsidP="001820FD">
      <w:pPr>
        <w:pStyle w:val="TableofFigures"/>
        <w:tabs>
          <w:tab w:val="right" w:leader="dot" w:pos="6736"/>
        </w:tabs>
        <w:rPr>
          <w:rFonts w:asciiTheme="minorHAnsi" w:eastAsiaTheme="minorEastAsia" w:hAnsiTheme="minorHAnsi" w:cstheme="minorBidi"/>
          <w:noProof/>
          <w:lang w:eastAsia="sv-SE"/>
        </w:rPr>
      </w:pPr>
      <w:r>
        <w:rPr>
          <w:noProof/>
        </w:rPr>
        <w:t>Figure 2. The operational and the embodied CO2 emissions by base stations and mobile phones per subscribers per year (Han et al., 2011)</w:t>
      </w:r>
      <w:r>
        <w:rPr>
          <w:noProof/>
        </w:rPr>
        <w:tab/>
      </w:r>
      <w:r>
        <w:rPr>
          <w:noProof/>
        </w:rPr>
        <w:fldChar w:fldCharType="begin"/>
      </w:r>
      <w:r>
        <w:rPr>
          <w:noProof/>
        </w:rPr>
        <w:instrText xml:space="preserve"> PAGEREF _Toc497836834 \h </w:instrText>
      </w:r>
      <w:r>
        <w:rPr>
          <w:noProof/>
        </w:rPr>
      </w:r>
      <w:r>
        <w:rPr>
          <w:noProof/>
        </w:rPr>
        <w:fldChar w:fldCharType="separate"/>
      </w:r>
      <w:r>
        <w:rPr>
          <w:noProof/>
        </w:rPr>
        <w:t>9</w:t>
      </w:r>
      <w:r>
        <w:rPr>
          <w:noProof/>
        </w:rPr>
        <w:fldChar w:fldCharType="end"/>
      </w:r>
    </w:p>
    <w:p w14:paraId="14D39EEA" w14:textId="77777777" w:rsidR="001820FD" w:rsidRPr="00774311" w:rsidRDefault="001820FD" w:rsidP="001820FD">
      <w:pPr>
        <w:pStyle w:val="TableofFigures"/>
        <w:tabs>
          <w:tab w:val="right" w:leader="dot" w:pos="6736"/>
        </w:tabs>
        <w:rPr>
          <w:rFonts w:asciiTheme="minorHAnsi" w:eastAsiaTheme="minorEastAsia" w:hAnsiTheme="minorHAnsi" w:cstheme="minorBidi"/>
          <w:noProof/>
          <w:lang w:eastAsia="sv-SE"/>
        </w:rPr>
      </w:pPr>
      <w:r>
        <w:rPr>
          <w:noProof/>
        </w:rPr>
        <w:t xml:space="preserve">Figure 3. </w:t>
      </w:r>
      <w:r>
        <w:rPr>
          <w:noProof/>
          <w:lang w:eastAsia="sv-SE"/>
        </w:rPr>
        <w:t>Small cells pictorial representation.</w:t>
      </w:r>
      <w:r>
        <w:rPr>
          <w:noProof/>
        </w:rPr>
        <w:tab/>
      </w:r>
      <w:r>
        <w:rPr>
          <w:noProof/>
        </w:rPr>
        <w:fldChar w:fldCharType="begin"/>
      </w:r>
      <w:r>
        <w:rPr>
          <w:noProof/>
        </w:rPr>
        <w:instrText xml:space="preserve"> PAGEREF _Toc497836835 \h </w:instrText>
      </w:r>
      <w:r>
        <w:rPr>
          <w:noProof/>
        </w:rPr>
      </w:r>
      <w:r>
        <w:rPr>
          <w:noProof/>
        </w:rPr>
        <w:fldChar w:fldCharType="separate"/>
      </w:r>
      <w:r>
        <w:rPr>
          <w:noProof/>
        </w:rPr>
        <w:t>14</w:t>
      </w:r>
      <w:r>
        <w:rPr>
          <w:noProof/>
        </w:rPr>
        <w:fldChar w:fldCharType="end"/>
      </w:r>
    </w:p>
    <w:p w14:paraId="1584270A" w14:textId="77777777" w:rsidR="001820FD" w:rsidRPr="00774311" w:rsidRDefault="001820FD" w:rsidP="001820FD">
      <w:pPr>
        <w:pStyle w:val="TableofFigures"/>
        <w:tabs>
          <w:tab w:val="right" w:leader="dot" w:pos="6736"/>
        </w:tabs>
        <w:rPr>
          <w:rFonts w:asciiTheme="minorHAnsi" w:eastAsiaTheme="minorEastAsia" w:hAnsiTheme="minorHAnsi" w:cstheme="minorBidi"/>
          <w:noProof/>
          <w:lang w:eastAsia="sv-SE"/>
        </w:rPr>
      </w:pPr>
      <w:r>
        <w:rPr>
          <w:noProof/>
        </w:rPr>
        <w:t>Figure 4.</w:t>
      </w:r>
      <w:r>
        <w:rPr>
          <w:noProof/>
          <w:lang w:eastAsia="sv-SE"/>
        </w:rPr>
        <w:t xml:space="preserve"> Comparison between conventional FDM modulation technique and OFDM modulation technique.</w:t>
      </w:r>
      <w:r>
        <w:rPr>
          <w:noProof/>
        </w:rPr>
        <w:tab/>
      </w:r>
      <w:r>
        <w:rPr>
          <w:noProof/>
        </w:rPr>
        <w:fldChar w:fldCharType="begin"/>
      </w:r>
      <w:r>
        <w:rPr>
          <w:noProof/>
        </w:rPr>
        <w:instrText xml:space="preserve"> PAGEREF _Toc497836836 \h </w:instrText>
      </w:r>
      <w:r>
        <w:rPr>
          <w:noProof/>
        </w:rPr>
      </w:r>
      <w:r>
        <w:rPr>
          <w:noProof/>
        </w:rPr>
        <w:fldChar w:fldCharType="separate"/>
      </w:r>
      <w:r>
        <w:rPr>
          <w:noProof/>
        </w:rPr>
        <w:t>15</w:t>
      </w:r>
      <w:r>
        <w:rPr>
          <w:noProof/>
        </w:rPr>
        <w:fldChar w:fldCharType="end"/>
      </w:r>
    </w:p>
    <w:p w14:paraId="09DA6EAC" w14:textId="77777777" w:rsidR="001820FD" w:rsidRPr="00774311" w:rsidRDefault="001820FD" w:rsidP="001820FD">
      <w:pPr>
        <w:pStyle w:val="TableofFigures"/>
        <w:tabs>
          <w:tab w:val="right" w:leader="dot" w:pos="6736"/>
        </w:tabs>
        <w:rPr>
          <w:rFonts w:asciiTheme="minorHAnsi" w:eastAsiaTheme="minorEastAsia" w:hAnsiTheme="minorHAnsi" w:cstheme="minorBidi"/>
          <w:noProof/>
          <w:lang w:eastAsia="sv-SE"/>
        </w:rPr>
      </w:pPr>
      <w:r>
        <w:rPr>
          <w:noProof/>
        </w:rPr>
        <w:t>Figure 5.</w:t>
      </w:r>
      <w:r>
        <w:rPr>
          <w:noProof/>
          <w:lang w:eastAsia="sv-SE"/>
        </w:rPr>
        <w:t xml:space="preserve"> Representation of MIMO scheme.</w:t>
      </w:r>
      <w:r>
        <w:rPr>
          <w:noProof/>
        </w:rPr>
        <w:tab/>
      </w:r>
      <w:r>
        <w:rPr>
          <w:noProof/>
        </w:rPr>
        <w:fldChar w:fldCharType="begin"/>
      </w:r>
      <w:r>
        <w:rPr>
          <w:noProof/>
        </w:rPr>
        <w:instrText xml:space="preserve"> PAGEREF _Toc497836837 \h </w:instrText>
      </w:r>
      <w:r>
        <w:rPr>
          <w:noProof/>
        </w:rPr>
      </w:r>
      <w:r>
        <w:rPr>
          <w:noProof/>
        </w:rPr>
        <w:fldChar w:fldCharType="separate"/>
      </w:r>
      <w:r>
        <w:rPr>
          <w:noProof/>
        </w:rPr>
        <w:t>16</w:t>
      </w:r>
      <w:r>
        <w:rPr>
          <w:noProof/>
        </w:rPr>
        <w:fldChar w:fldCharType="end"/>
      </w:r>
    </w:p>
    <w:p w14:paraId="1BD46D44" w14:textId="77777777" w:rsidR="001820FD" w:rsidRPr="00774311" w:rsidRDefault="001820FD" w:rsidP="001820FD">
      <w:pPr>
        <w:pStyle w:val="TableofFigures"/>
        <w:tabs>
          <w:tab w:val="right" w:leader="dot" w:pos="6736"/>
        </w:tabs>
        <w:rPr>
          <w:rFonts w:asciiTheme="minorHAnsi" w:eastAsiaTheme="minorEastAsia" w:hAnsiTheme="minorHAnsi" w:cstheme="minorBidi"/>
          <w:noProof/>
          <w:lang w:eastAsia="sv-SE"/>
        </w:rPr>
      </w:pPr>
      <w:r>
        <w:rPr>
          <w:noProof/>
        </w:rPr>
        <w:t>Figure 6.</w:t>
      </w:r>
      <w:r>
        <w:rPr>
          <w:noProof/>
          <w:lang w:eastAsia="sv-SE"/>
        </w:rPr>
        <w:t xml:space="preserve"> A typical transceiver structure of Base Station.</w:t>
      </w:r>
      <w:r>
        <w:rPr>
          <w:noProof/>
        </w:rPr>
        <w:tab/>
      </w:r>
      <w:r>
        <w:rPr>
          <w:noProof/>
        </w:rPr>
        <w:fldChar w:fldCharType="begin"/>
      </w:r>
      <w:r>
        <w:rPr>
          <w:noProof/>
        </w:rPr>
        <w:instrText xml:space="preserve"> PAGEREF _Toc497836838 \h </w:instrText>
      </w:r>
      <w:r>
        <w:rPr>
          <w:noProof/>
        </w:rPr>
      </w:r>
      <w:r>
        <w:rPr>
          <w:noProof/>
        </w:rPr>
        <w:fldChar w:fldCharType="separate"/>
      </w:r>
      <w:r>
        <w:rPr>
          <w:noProof/>
        </w:rPr>
        <w:t>17</w:t>
      </w:r>
      <w:r>
        <w:rPr>
          <w:noProof/>
        </w:rPr>
        <w:fldChar w:fldCharType="end"/>
      </w:r>
    </w:p>
    <w:p w14:paraId="3F7086B2" w14:textId="77777777" w:rsidR="001820FD" w:rsidRPr="00774311" w:rsidRDefault="001820FD" w:rsidP="001820FD">
      <w:pPr>
        <w:pStyle w:val="TableofFigures"/>
        <w:tabs>
          <w:tab w:val="right" w:leader="dot" w:pos="6736"/>
        </w:tabs>
        <w:rPr>
          <w:rFonts w:asciiTheme="minorHAnsi" w:eastAsiaTheme="minorEastAsia" w:hAnsiTheme="minorHAnsi" w:cstheme="minorBidi"/>
          <w:noProof/>
          <w:lang w:eastAsia="sv-SE"/>
        </w:rPr>
      </w:pPr>
      <w:r>
        <w:rPr>
          <w:noProof/>
        </w:rPr>
        <w:t>Figure 7 Power consumption in different components of BSs.[2]</w:t>
      </w:r>
      <w:r>
        <w:rPr>
          <w:noProof/>
        </w:rPr>
        <w:tab/>
      </w:r>
      <w:r>
        <w:rPr>
          <w:noProof/>
        </w:rPr>
        <w:fldChar w:fldCharType="begin"/>
      </w:r>
      <w:r>
        <w:rPr>
          <w:noProof/>
        </w:rPr>
        <w:instrText xml:space="preserve"> PAGEREF _Toc497836839 \h </w:instrText>
      </w:r>
      <w:r>
        <w:rPr>
          <w:noProof/>
        </w:rPr>
      </w:r>
      <w:r>
        <w:rPr>
          <w:noProof/>
        </w:rPr>
        <w:fldChar w:fldCharType="separate"/>
      </w:r>
      <w:r>
        <w:rPr>
          <w:noProof/>
        </w:rPr>
        <w:t>22</w:t>
      </w:r>
      <w:r>
        <w:rPr>
          <w:noProof/>
        </w:rPr>
        <w:fldChar w:fldCharType="end"/>
      </w:r>
    </w:p>
    <w:p w14:paraId="5AEC2EF5" w14:textId="77777777" w:rsidR="001820FD" w:rsidRPr="00774311" w:rsidRDefault="001820FD" w:rsidP="001820FD">
      <w:pPr>
        <w:pStyle w:val="TableofFigures"/>
        <w:tabs>
          <w:tab w:val="right" w:leader="dot" w:pos="6736"/>
        </w:tabs>
        <w:rPr>
          <w:rFonts w:asciiTheme="minorHAnsi" w:eastAsiaTheme="minorEastAsia" w:hAnsiTheme="minorHAnsi" w:cstheme="minorBidi"/>
          <w:noProof/>
          <w:lang w:eastAsia="sv-SE"/>
        </w:rPr>
      </w:pPr>
      <w:r w:rsidRPr="008564C8">
        <w:rPr>
          <w:bCs/>
          <w:noProof/>
        </w:rPr>
        <w:t>Figure 8.</w:t>
      </w:r>
      <w:r w:rsidRPr="009929AF">
        <w:rPr>
          <w:b/>
          <w:bCs/>
          <w:noProof/>
        </w:rPr>
        <w:t xml:space="preserve"> </w:t>
      </w:r>
      <w:r w:rsidRPr="008564C8">
        <w:rPr>
          <w:bCs/>
          <w:noProof/>
        </w:rPr>
        <w:t>The figure shows the variation of peak throughput percentage over the whole day</w:t>
      </w:r>
      <w:r w:rsidRPr="009929AF">
        <w:rPr>
          <w:b/>
          <w:bCs/>
          <w:noProof/>
        </w:rPr>
        <w:t>.</w:t>
      </w:r>
      <w:r>
        <w:rPr>
          <w:noProof/>
        </w:rPr>
        <w:tab/>
      </w:r>
      <w:r>
        <w:rPr>
          <w:noProof/>
        </w:rPr>
        <w:fldChar w:fldCharType="begin"/>
      </w:r>
      <w:r>
        <w:rPr>
          <w:noProof/>
        </w:rPr>
        <w:instrText xml:space="preserve"> PAGEREF _Toc497836840 \h </w:instrText>
      </w:r>
      <w:r>
        <w:rPr>
          <w:noProof/>
        </w:rPr>
      </w:r>
      <w:r>
        <w:rPr>
          <w:noProof/>
        </w:rPr>
        <w:fldChar w:fldCharType="separate"/>
      </w:r>
      <w:r>
        <w:rPr>
          <w:noProof/>
        </w:rPr>
        <w:t>25</w:t>
      </w:r>
      <w:r>
        <w:rPr>
          <w:noProof/>
        </w:rPr>
        <w:fldChar w:fldCharType="end"/>
      </w:r>
    </w:p>
    <w:p w14:paraId="31D2541B" w14:textId="77777777" w:rsidR="001820FD" w:rsidRPr="00774311" w:rsidRDefault="001820FD" w:rsidP="001820FD">
      <w:pPr>
        <w:pStyle w:val="TableofFigures"/>
        <w:tabs>
          <w:tab w:val="right" w:leader="dot" w:pos="6736"/>
        </w:tabs>
        <w:jc w:val="both"/>
        <w:rPr>
          <w:rFonts w:asciiTheme="minorHAnsi" w:eastAsiaTheme="minorEastAsia" w:hAnsiTheme="minorHAnsi" w:cstheme="minorBidi"/>
          <w:noProof/>
          <w:lang w:eastAsia="sv-SE"/>
        </w:rPr>
      </w:pPr>
      <w:r>
        <w:rPr>
          <w:noProof/>
        </w:rPr>
        <w:t>Figure 9. LTE OFDM radio frame structure.</w:t>
      </w:r>
      <w:r>
        <w:rPr>
          <w:noProof/>
        </w:rPr>
        <w:tab/>
      </w:r>
      <w:r>
        <w:rPr>
          <w:noProof/>
        </w:rPr>
        <w:fldChar w:fldCharType="begin"/>
      </w:r>
      <w:r>
        <w:rPr>
          <w:noProof/>
        </w:rPr>
        <w:instrText xml:space="preserve"> PAGEREF _Toc497836841 \h </w:instrText>
      </w:r>
      <w:r>
        <w:rPr>
          <w:noProof/>
        </w:rPr>
      </w:r>
      <w:r>
        <w:rPr>
          <w:noProof/>
        </w:rPr>
        <w:fldChar w:fldCharType="separate"/>
      </w:r>
      <w:r>
        <w:rPr>
          <w:noProof/>
        </w:rPr>
        <w:t>27</w:t>
      </w:r>
      <w:r>
        <w:rPr>
          <w:noProof/>
        </w:rPr>
        <w:fldChar w:fldCharType="end"/>
      </w:r>
    </w:p>
    <w:p w14:paraId="6CF1673F" w14:textId="77777777" w:rsidR="001820FD" w:rsidRPr="00774311" w:rsidRDefault="001820FD" w:rsidP="001820FD">
      <w:pPr>
        <w:pStyle w:val="TableofFigures"/>
        <w:tabs>
          <w:tab w:val="right" w:leader="dot" w:pos="6736"/>
        </w:tabs>
        <w:rPr>
          <w:rFonts w:asciiTheme="minorHAnsi" w:eastAsiaTheme="minorEastAsia" w:hAnsiTheme="minorHAnsi" w:cstheme="minorBidi"/>
          <w:noProof/>
          <w:lang w:eastAsia="sv-SE"/>
        </w:rPr>
      </w:pPr>
      <w:r>
        <w:rPr>
          <w:noProof/>
        </w:rPr>
        <w:t xml:space="preserve">Figure 10. </w:t>
      </w:r>
      <w:r>
        <w:rPr>
          <w:noProof/>
          <w:lang w:eastAsia="sv-SE"/>
        </w:rPr>
        <w:t>The figure shows the 3D model of the city with buildings and streets, the city center has high rise buildings.</w:t>
      </w:r>
      <w:r>
        <w:rPr>
          <w:noProof/>
        </w:rPr>
        <w:tab/>
      </w:r>
      <w:r>
        <w:rPr>
          <w:noProof/>
        </w:rPr>
        <w:fldChar w:fldCharType="begin"/>
      </w:r>
      <w:r>
        <w:rPr>
          <w:noProof/>
        </w:rPr>
        <w:instrText xml:space="preserve"> PAGEREF _Toc497836842 \h </w:instrText>
      </w:r>
      <w:r>
        <w:rPr>
          <w:noProof/>
        </w:rPr>
      </w:r>
      <w:r>
        <w:rPr>
          <w:noProof/>
        </w:rPr>
        <w:fldChar w:fldCharType="separate"/>
      </w:r>
      <w:r>
        <w:rPr>
          <w:noProof/>
        </w:rPr>
        <w:t>29</w:t>
      </w:r>
      <w:r>
        <w:rPr>
          <w:noProof/>
        </w:rPr>
        <w:fldChar w:fldCharType="end"/>
      </w:r>
    </w:p>
    <w:p w14:paraId="0412DB1E" w14:textId="77777777" w:rsidR="001820FD" w:rsidRPr="00774311" w:rsidRDefault="001820FD" w:rsidP="001820FD">
      <w:pPr>
        <w:pStyle w:val="TableofFigures"/>
        <w:tabs>
          <w:tab w:val="right" w:leader="dot" w:pos="6736"/>
        </w:tabs>
        <w:rPr>
          <w:rFonts w:asciiTheme="minorHAnsi" w:eastAsiaTheme="minorEastAsia" w:hAnsiTheme="minorHAnsi" w:cstheme="minorBidi"/>
          <w:noProof/>
          <w:lang w:eastAsia="sv-SE"/>
        </w:rPr>
      </w:pPr>
      <w:r>
        <w:rPr>
          <w:noProof/>
        </w:rPr>
        <w:t>Figure 11. The figure shows deployment of micro cells in the center of the city with macro cells in the surrounding area.</w:t>
      </w:r>
      <w:r>
        <w:rPr>
          <w:noProof/>
        </w:rPr>
        <w:tab/>
      </w:r>
      <w:r>
        <w:rPr>
          <w:noProof/>
        </w:rPr>
        <w:fldChar w:fldCharType="begin"/>
      </w:r>
      <w:r>
        <w:rPr>
          <w:noProof/>
        </w:rPr>
        <w:instrText xml:space="preserve"> PAGEREF _Toc497836843 \h </w:instrText>
      </w:r>
      <w:r>
        <w:rPr>
          <w:noProof/>
        </w:rPr>
      </w:r>
      <w:r>
        <w:rPr>
          <w:noProof/>
        </w:rPr>
        <w:fldChar w:fldCharType="separate"/>
      </w:r>
      <w:r>
        <w:rPr>
          <w:noProof/>
        </w:rPr>
        <w:t>30</w:t>
      </w:r>
      <w:r>
        <w:rPr>
          <w:noProof/>
        </w:rPr>
        <w:fldChar w:fldCharType="end"/>
      </w:r>
    </w:p>
    <w:p w14:paraId="626CD1DB" w14:textId="77777777" w:rsidR="001820FD" w:rsidRPr="00774311" w:rsidRDefault="001820FD" w:rsidP="001820FD">
      <w:pPr>
        <w:pStyle w:val="TableofFigures"/>
        <w:tabs>
          <w:tab w:val="right" w:leader="dot" w:pos="6736"/>
        </w:tabs>
        <w:rPr>
          <w:rFonts w:asciiTheme="minorHAnsi" w:eastAsiaTheme="minorEastAsia" w:hAnsiTheme="minorHAnsi" w:cstheme="minorBidi"/>
          <w:noProof/>
          <w:lang w:eastAsia="sv-SE"/>
        </w:rPr>
      </w:pPr>
      <w:r>
        <w:rPr>
          <w:noProof/>
        </w:rPr>
        <w:t>Figure 12. Comparison of Power per area unit versus System throughput</w:t>
      </w:r>
      <w:r>
        <w:rPr>
          <w:noProof/>
        </w:rPr>
        <w:tab/>
      </w:r>
      <w:r>
        <w:rPr>
          <w:noProof/>
        </w:rPr>
        <w:fldChar w:fldCharType="begin"/>
      </w:r>
      <w:r>
        <w:rPr>
          <w:noProof/>
        </w:rPr>
        <w:instrText xml:space="preserve"> PAGEREF _Toc497836844 \h </w:instrText>
      </w:r>
      <w:r>
        <w:rPr>
          <w:noProof/>
        </w:rPr>
      </w:r>
      <w:r>
        <w:rPr>
          <w:noProof/>
        </w:rPr>
        <w:fldChar w:fldCharType="separate"/>
      </w:r>
      <w:r>
        <w:rPr>
          <w:noProof/>
        </w:rPr>
        <w:t>32</w:t>
      </w:r>
      <w:r>
        <w:rPr>
          <w:noProof/>
        </w:rPr>
        <w:fldChar w:fldCharType="end"/>
      </w:r>
    </w:p>
    <w:p w14:paraId="03BBB519" w14:textId="77777777" w:rsidR="001820FD" w:rsidRPr="00774311" w:rsidRDefault="001820FD" w:rsidP="001820FD">
      <w:pPr>
        <w:pStyle w:val="TableofFigures"/>
        <w:tabs>
          <w:tab w:val="right" w:leader="dot" w:pos="6736"/>
        </w:tabs>
        <w:rPr>
          <w:rFonts w:asciiTheme="minorHAnsi" w:eastAsiaTheme="minorEastAsia" w:hAnsiTheme="minorHAnsi" w:cstheme="minorBidi"/>
          <w:noProof/>
          <w:lang w:eastAsia="sv-SE"/>
        </w:rPr>
      </w:pPr>
      <w:r>
        <w:rPr>
          <w:noProof/>
        </w:rPr>
        <w:t>Figure 13. Comparison of Energy per bit versus System throughput for central deployment of macro cells and micro cells.</w:t>
      </w:r>
      <w:r>
        <w:rPr>
          <w:noProof/>
        </w:rPr>
        <w:tab/>
      </w:r>
      <w:r>
        <w:rPr>
          <w:noProof/>
        </w:rPr>
        <w:fldChar w:fldCharType="begin"/>
      </w:r>
      <w:r>
        <w:rPr>
          <w:noProof/>
        </w:rPr>
        <w:instrText xml:space="preserve"> PAGEREF _Toc497836845 \h </w:instrText>
      </w:r>
      <w:r>
        <w:rPr>
          <w:noProof/>
        </w:rPr>
      </w:r>
      <w:r>
        <w:rPr>
          <w:noProof/>
        </w:rPr>
        <w:fldChar w:fldCharType="separate"/>
      </w:r>
      <w:r>
        <w:rPr>
          <w:noProof/>
        </w:rPr>
        <w:t>33</w:t>
      </w:r>
      <w:r>
        <w:rPr>
          <w:noProof/>
        </w:rPr>
        <w:fldChar w:fldCharType="end"/>
      </w:r>
    </w:p>
    <w:p w14:paraId="531F4132" w14:textId="77777777" w:rsidR="001820FD" w:rsidRPr="00774311" w:rsidRDefault="001820FD" w:rsidP="001820FD">
      <w:pPr>
        <w:pStyle w:val="TableofFigures"/>
        <w:tabs>
          <w:tab w:val="right" w:leader="dot" w:pos="6736"/>
        </w:tabs>
        <w:rPr>
          <w:rFonts w:asciiTheme="minorHAnsi" w:eastAsiaTheme="minorEastAsia" w:hAnsiTheme="minorHAnsi" w:cstheme="minorBidi"/>
          <w:noProof/>
          <w:lang w:eastAsia="sv-SE"/>
        </w:rPr>
      </w:pPr>
      <w:r>
        <w:rPr>
          <w:noProof/>
        </w:rPr>
        <w:t>Figure 14. Comparison of Energy per bit versus 10th percentile DL user throughput for central deployment of macro cells and micro cells.</w:t>
      </w:r>
      <w:r>
        <w:rPr>
          <w:noProof/>
        </w:rPr>
        <w:tab/>
      </w:r>
      <w:r>
        <w:rPr>
          <w:noProof/>
        </w:rPr>
        <w:fldChar w:fldCharType="begin"/>
      </w:r>
      <w:r>
        <w:rPr>
          <w:noProof/>
        </w:rPr>
        <w:instrText xml:space="preserve"> PAGEREF _Toc497836846 \h </w:instrText>
      </w:r>
      <w:r>
        <w:rPr>
          <w:noProof/>
        </w:rPr>
      </w:r>
      <w:r>
        <w:rPr>
          <w:noProof/>
        </w:rPr>
        <w:fldChar w:fldCharType="separate"/>
      </w:r>
      <w:r>
        <w:rPr>
          <w:noProof/>
        </w:rPr>
        <w:t>34</w:t>
      </w:r>
      <w:r>
        <w:rPr>
          <w:noProof/>
        </w:rPr>
        <w:fldChar w:fldCharType="end"/>
      </w:r>
    </w:p>
    <w:p w14:paraId="7114EF15" w14:textId="77777777" w:rsidR="001820FD" w:rsidRPr="00774311" w:rsidRDefault="001820FD" w:rsidP="001820FD">
      <w:pPr>
        <w:pStyle w:val="TableofFigures"/>
        <w:tabs>
          <w:tab w:val="right" w:leader="dot" w:pos="6736"/>
        </w:tabs>
        <w:rPr>
          <w:rFonts w:asciiTheme="minorHAnsi" w:eastAsiaTheme="minorEastAsia" w:hAnsiTheme="minorHAnsi" w:cstheme="minorBidi"/>
          <w:noProof/>
          <w:lang w:eastAsia="sv-SE"/>
        </w:rPr>
      </w:pPr>
      <w:r>
        <w:rPr>
          <w:noProof/>
        </w:rPr>
        <w:lastRenderedPageBreak/>
        <w:t>Figure 15. Comparison of bits per unit energy versus system throughput for central deployment of macro cells and micro cells.</w:t>
      </w:r>
      <w:r>
        <w:rPr>
          <w:noProof/>
        </w:rPr>
        <w:tab/>
      </w:r>
      <w:r>
        <w:rPr>
          <w:noProof/>
        </w:rPr>
        <w:fldChar w:fldCharType="begin"/>
      </w:r>
      <w:r>
        <w:rPr>
          <w:noProof/>
        </w:rPr>
        <w:instrText xml:space="preserve"> PAGEREF _Toc497836847 \h </w:instrText>
      </w:r>
      <w:r>
        <w:rPr>
          <w:noProof/>
        </w:rPr>
      </w:r>
      <w:r>
        <w:rPr>
          <w:noProof/>
        </w:rPr>
        <w:fldChar w:fldCharType="separate"/>
      </w:r>
      <w:r>
        <w:rPr>
          <w:noProof/>
        </w:rPr>
        <w:t>35</w:t>
      </w:r>
      <w:r>
        <w:rPr>
          <w:noProof/>
        </w:rPr>
        <w:fldChar w:fldCharType="end"/>
      </w:r>
    </w:p>
    <w:p w14:paraId="4B24E340" w14:textId="77777777" w:rsidR="001820FD" w:rsidRDefault="001820FD" w:rsidP="001820FD">
      <w:r>
        <w:fldChar w:fldCharType="end"/>
      </w:r>
    </w:p>
    <w:p w14:paraId="612EFA5F" w14:textId="77777777" w:rsidR="001820FD" w:rsidRDefault="001820FD" w:rsidP="001820FD"/>
    <w:p w14:paraId="6247EC78" w14:textId="77777777" w:rsidR="001820FD" w:rsidRDefault="001820FD" w:rsidP="001820FD"/>
    <w:p w14:paraId="7C47AF40" w14:textId="77777777" w:rsidR="001820FD" w:rsidRDefault="001820FD" w:rsidP="001820FD"/>
    <w:p w14:paraId="651B2D86" w14:textId="77777777" w:rsidR="001820FD" w:rsidRDefault="001820FD" w:rsidP="001820FD"/>
    <w:p w14:paraId="5EAE5082" w14:textId="77777777" w:rsidR="001820FD" w:rsidRDefault="001820FD" w:rsidP="001820FD">
      <w:pPr>
        <w:suppressAutoHyphens w:val="0"/>
        <w:autoSpaceDN/>
        <w:spacing w:after="0" w:line="240" w:lineRule="auto"/>
        <w:textAlignment w:val="auto"/>
      </w:pPr>
      <w:r>
        <w:br w:type="page"/>
      </w:r>
    </w:p>
    <w:p w14:paraId="60537B78" w14:textId="77777777" w:rsidR="001820FD" w:rsidRDefault="001820FD" w:rsidP="001820FD">
      <w:pPr>
        <w:pStyle w:val="Heading1"/>
      </w:pPr>
      <w:bookmarkStart w:id="1713" w:name="_Toc497934449"/>
      <w:r>
        <w:lastRenderedPageBreak/>
        <w:t>List of tables</w:t>
      </w:r>
      <w:bookmarkEnd w:id="1713"/>
    </w:p>
    <w:p w14:paraId="7DB4882D" w14:textId="77777777" w:rsidR="001820FD" w:rsidRPr="004676CF" w:rsidRDefault="001820FD" w:rsidP="001820FD">
      <w:pPr>
        <w:pStyle w:val="TableofFigures"/>
        <w:tabs>
          <w:tab w:val="right" w:leader="dot" w:pos="6736"/>
        </w:tabs>
        <w:rPr>
          <w:rFonts w:asciiTheme="minorHAnsi" w:eastAsiaTheme="minorEastAsia" w:hAnsiTheme="minorHAnsi" w:cstheme="minorBidi"/>
          <w:noProof/>
          <w:lang w:eastAsia="sv-SE"/>
        </w:rPr>
      </w:pPr>
      <w:r>
        <w:fldChar w:fldCharType="begin"/>
      </w:r>
      <w:r>
        <w:instrText xml:space="preserve"> TOC \c "Table" </w:instrText>
      </w:r>
      <w:r>
        <w:fldChar w:fldCharType="separate"/>
      </w:r>
      <w:r>
        <w:rPr>
          <w:noProof/>
        </w:rPr>
        <w:t>Table 1.</w:t>
      </w:r>
      <w:r>
        <w:rPr>
          <w:noProof/>
          <w:lang w:eastAsia="sv-SE"/>
        </w:rPr>
        <w:t xml:space="preserve"> Comparison between different types of nodes in a heterogeneous network.</w:t>
      </w:r>
      <w:r>
        <w:rPr>
          <w:noProof/>
        </w:rPr>
        <w:tab/>
      </w:r>
      <w:r>
        <w:rPr>
          <w:noProof/>
        </w:rPr>
        <w:fldChar w:fldCharType="begin"/>
      </w:r>
      <w:r>
        <w:rPr>
          <w:noProof/>
        </w:rPr>
        <w:instrText xml:space="preserve"> PAGEREF _Toc497847926 \h </w:instrText>
      </w:r>
      <w:r>
        <w:rPr>
          <w:noProof/>
        </w:rPr>
      </w:r>
      <w:r>
        <w:rPr>
          <w:noProof/>
        </w:rPr>
        <w:fldChar w:fldCharType="separate"/>
      </w:r>
      <w:r>
        <w:rPr>
          <w:noProof/>
        </w:rPr>
        <w:t>13</w:t>
      </w:r>
      <w:r>
        <w:rPr>
          <w:noProof/>
        </w:rPr>
        <w:fldChar w:fldCharType="end"/>
      </w:r>
    </w:p>
    <w:p w14:paraId="11D92188" w14:textId="77777777" w:rsidR="001820FD" w:rsidRPr="004676CF" w:rsidRDefault="001820FD" w:rsidP="001820FD">
      <w:pPr>
        <w:pStyle w:val="TableofFigures"/>
        <w:tabs>
          <w:tab w:val="right" w:leader="dot" w:pos="6736"/>
        </w:tabs>
        <w:rPr>
          <w:rFonts w:asciiTheme="minorHAnsi" w:eastAsiaTheme="minorEastAsia" w:hAnsiTheme="minorHAnsi" w:cstheme="minorBidi"/>
          <w:noProof/>
          <w:lang w:eastAsia="sv-SE"/>
        </w:rPr>
      </w:pPr>
      <w:r>
        <w:rPr>
          <w:noProof/>
        </w:rPr>
        <w:t>Table 2 SoTA estimation of power consumption in different LTE BSs.</w:t>
      </w:r>
      <w:r>
        <w:rPr>
          <w:noProof/>
        </w:rPr>
        <w:tab/>
      </w:r>
      <w:r>
        <w:rPr>
          <w:noProof/>
        </w:rPr>
        <w:fldChar w:fldCharType="begin"/>
      </w:r>
      <w:r>
        <w:rPr>
          <w:noProof/>
        </w:rPr>
        <w:instrText xml:space="preserve"> PAGEREF _Toc497847927 \h </w:instrText>
      </w:r>
      <w:r>
        <w:rPr>
          <w:noProof/>
        </w:rPr>
      </w:r>
      <w:r>
        <w:rPr>
          <w:noProof/>
        </w:rPr>
        <w:fldChar w:fldCharType="separate"/>
      </w:r>
      <w:r>
        <w:rPr>
          <w:noProof/>
        </w:rPr>
        <w:t>20</w:t>
      </w:r>
      <w:r>
        <w:rPr>
          <w:noProof/>
        </w:rPr>
        <w:fldChar w:fldCharType="end"/>
      </w:r>
    </w:p>
    <w:p w14:paraId="51E8298F" w14:textId="77777777" w:rsidR="001820FD" w:rsidRPr="004676CF" w:rsidRDefault="001820FD" w:rsidP="001820FD">
      <w:pPr>
        <w:pStyle w:val="TableofFigures"/>
        <w:tabs>
          <w:tab w:val="right" w:leader="dot" w:pos="6736"/>
        </w:tabs>
        <w:rPr>
          <w:rFonts w:asciiTheme="minorHAnsi" w:eastAsiaTheme="minorEastAsia" w:hAnsiTheme="minorHAnsi" w:cstheme="minorBidi"/>
          <w:noProof/>
          <w:lang w:eastAsia="sv-SE"/>
        </w:rPr>
      </w:pPr>
      <w:r>
        <w:rPr>
          <w:noProof/>
        </w:rPr>
        <w:t>Table 3 This table provides parameters of power model for different BSs.</w:t>
      </w:r>
      <w:r>
        <w:rPr>
          <w:noProof/>
        </w:rPr>
        <w:tab/>
      </w:r>
      <w:r>
        <w:rPr>
          <w:noProof/>
        </w:rPr>
        <w:fldChar w:fldCharType="begin"/>
      </w:r>
      <w:r>
        <w:rPr>
          <w:noProof/>
        </w:rPr>
        <w:instrText xml:space="preserve"> PAGEREF _Toc497847928 \h </w:instrText>
      </w:r>
      <w:r>
        <w:rPr>
          <w:noProof/>
        </w:rPr>
      </w:r>
      <w:r>
        <w:rPr>
          <w:noProof/>
        </w:rPr>
        <w:fldChar w:fldCharType="separate"/>
      </w:r>
      <w:r>
        <w:rPr>
          <w:noProof/>
        </w:rPr>
        <w:t>23</w:t>
      </w:r>
      <w:r>
        <w:rPr>
          <w:noProof/>
        </w:rPr>
        <w:fldChar w:fldCharType="end"/>
      </w:r>
    </w:p>
    <w:p w14:paraId="528F33E8" w14:textId="77777777" w:rsidR="001820FD" w:rsidRDefault="001820FD" w:rsidP="001820FD">
      <w:pPr>
        <w:pStyle w:val="TableofFigures"/>
        <w:tabs>
          <w:tab w:val="right" w:leader="dot" w:pos="6736"/>
        </w:tabs>
        <w:rPr>
          <w:rFonts w:asciiTheme="minorHAnsi" w:eastAsiaTheme="minorEastAsia" w:hAnsiTheme="minorHAnsi" w:cstheme="minorBidi"/>
          <w:noProof/>
          <w:lang w:val="sv-SE" w:eastAsia="sv-SE"/>
        </w:rPr>
      </w:pPr>
      <w:r>
        <w:rPr>
          <w:noProof/>
        </w:rPr>
        <w:t>Table 4. Simulation parameters</w:t>
      </w:r>
      <w:r>
        <w:rPr>
          <w:noProof/>
        </w:rPr>
        <w:tab/>
      </w:r>
      <w:r>
        <w:rPr>
          <w:noProof/>
        </w:rPr>
        <w:fldChar w:fldCharType="begin"/>
      </w:r>
      <w:r>
        <w:rPr>
          <w:noProof/>
        </w:rPr>
        <w:instrText xml:space="preserve"> PAGEREF _Toc497847929 \h </w:instrText>
      </w:r>
      <w:r>
        <w:rPr>
          <w:noProof/>
        </w:rPr>
      </w:r>
      <w:r>
        <w:rPr>
          <w:noProof/>
        </w:rPr>
        <w:fldChar w:fldCharType="separate"/>
      </w:r>
      <w:r>
        <w:rPr>
          <w:noProof/>
        </w:rPr>
        <w:t>31</w:t>
      </w:r>
      <w:r>
        <w:rPr>
          <w:noProof/>
        </w:rPr>
        <w:fldChar w:fldCharType="end"/>
      </w:r>
    </w:p>
    <w:p w14:paraId="5AC726C4" w14:textId="77777777" w:rsidR="001820FD" w:rsidRPr="004676CF" w:rsidRDefault="001820FD" w:rsidP="001820FD">
      <w:pPr>
        <w:rPr>
          <w:ins w:id="1714" w:author="Sulabh Sharma" w:date="2017-11-19T18:03:00Z"/>
        </w:rPr>
      </w:pPr>
      <w:r>
        <w:fldChar w:fldCharType="end"/>
      </w:r>
    </w:p>
    <w:p w14:paraId="25272517" w14:textId="77777777" w:rsidR="002371DA" w:rsidRDefault="002371DA"/>
    <w:sectPr w:rsidR="002371DA" w:rsidSect="000C26DA">
      <w:footerReference w:type="default" r:id="rId77"/>
      <w:pgSz w:w="9582" w:h="13551" w:code="9"/>
      <w:pgMar w:top="1138" w:right="1138" w:bottom="1138" w:left="1138" w:header="720" w:footer="562" w:gutter="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Sulabh Sharma" w:date="2017-11-11T22:06:00Z" w:initials="SS">
    <w:p w14:paraId="19F3B289" w14:textId="77777777" w:rsidR="00966246" w:rsidRDefault="00966246">
      <w:pPr>
        <w:pStyle w:val="CommentText"/>
      </w:pPr>
      <w:r>
        <w:rPr>
          <w:rStyle w:val="CommentReference"/>
        </w:rPr>
        <w:annotationRef/>
      </w:r>
      <w:r>
        <w:t xml:space="preserve">Use of simple sentence to avoid the repetition of the word “importance” </w:t>
      </w:r>
    </w:p>
  </w:comment>
  <w:comment w:id="17" w:author="Sulabh Sharma" w:date="2017-11-11T22:14:00Z" w:initials="SS">
    <w:p w14:paraId="499713D0" w14:textId="34DA83F0" w:rsidR="00966246" w:rsidRDefault="00966246">
      <w:pPr>
        <w:pStyle w:val="CommentText"/>
      </w:pPr>
      <w:r>
        <w:rPr>
          <w:rStyle w:val="CommentReference"/>
        </w:rPr>
        <w:annotationRef/>
      </w:r>
      <w:r>
        <w:t>Changed passive voice to Active voice</w:t>
      </w:r>
    </w:p>
  </w:comment>
  <w:comment w:id="18" w:author="Sulabh Sharma" w:date="2017-11-11T22:20:00Z" w:initials="SS">
    <w:p w14:paraId="0FC1C5FA" w14:textId="6A18C8C8" w:rsidR="00966246" w:rsidRDefault="00966246">
      <w:pPr>
        <w:pStyle w:val="CommentText"/>
      </w:pPr>
      <w:r>
        <w:rPr>
          <w:rStyle w:val="CommentReference"/>
        </w:rPr>
        <w:annotationRef/>
      </w:r>
      <w:r>
        <w:t>Changed passive to active voice</w:t>
      </w:r>
    </w:p>
  </w:comment>
  <w:comment w:id="19" w:author="Sulabh Sharma" w:date="2017-11-11T22:15:00Z" w:initials="SS">
    <w:p w14:paraId="3205CBBC" w14:textId="1E9AE98F" w:rsidR="00966246" w:rsidRDefault="00966246">
      <w:pPr>
        <w:pStyle w:val="CommentText"/>
      </w:pPr>
      <w:r>
        <w:rPr>
          <w:rStyle w:val="CommentReference"/>
        </w:rPr>
        <w:annotationRef/>
      </w:r>
      <w:r>
        <w:t>Instead of colon I used the semi-</w:t>
      </w:r>
      <w:proofErr w:type="gramStart"/>
      <w:r>
        <w:t>colon ;</w:t>
      </w:r>
      <w:proofErr w:type="gramEnd"/>
    </w:p>
  </w:comment>
  <w:comment w:id="20" w:author="Sulabh Sharma" w:date="2017-11-11T22:21:00Z" w:initials="SS">
    <w:p w14:paraId="3E85F9C1" w14:textId="7C064E5B" w:rsidR="00966246" w:rsidRDefault="00966246">
      <w:pPr>
        <w:pStyle w:val="CommentText"/>
      </w:pPr>
      <w:r>
        <w:rPr>
          <w:rStyle w:val="CommentReference"/>
        </w:rPr>
        <w:annotationRef/>
      </w:r>
      <w:r>
        <w:t>Active voice</w:t>
      </w:r>
    </w:p>
  </w:comment>
  <w:comment w:id="21" w:author="Sulabh Sharma" w:date="2017-11-11T22:23:00Z" w:initials="SS">
    <w:p w14:paraId="207CC629" w14:textId="19BCA91D" w:rsidR="00966246" w:rsidRDefault="00966246">
      <w:pPr>
        <w:pStyle w:val="CommentText"/>
      </w:pPr>
      <w:r>
        <w:rPr>
          <w:rStyle w:val="CommentReference"/>
        </w:rPr>
        <w:annotationRef/>
      </w:r>
      <w:r>
        <w:t>To active voice</w:t>
      </w:r>
    </w:p>
  </w:comment>
  <w:comment w:id="22" w:author="Sulabh Sharma" w:date="2017-11-11T22:25:00Z" w:initials="SS">
    <w:p w14:paraId="16683B32" w14:textId="6E54015E" w:rsidR="00966246" w:rsidRDefault="00966246">
      <w:pPr>
        <w:pStyle w:val="CommentText"/>
      </w:pPr>
      <w:r>
        <w:rPr>
          <w:rStyle w:val="CommentReference"/>
        </w:rPr>
        <w:annotationRef/>
      </w:r>
      <w:r>
        <w:t>To active voice</w:t>
      </w:r>
    </w:p>
  </w:comment>
  <w:comment w:id="24" w:author="Sulabh Sharma" w:date="2017-11-11T22:26:00Z" w:initials="SS">
    <w:p w14:paraId="66792813" w14:textId="2F12650E" w:rsidR="00966246" w:rsidRDefault="00966246" w:rsidP="00E93A66">
      <w:pPr>
        <w:pStyle w:val="CommentText"/>
        <w:ind w:left="1304"/>
      </w:pPr>
      <w:r>
        <w:rPr>
          <w:rStyle w:val="CommentReference"/>
        </w:rPr>
        <w:annotationRef/>
      </w:r>
      <w:r>
        <w:t xml:space="preserve">As per </w:t>
      </w:r>
      <w:proofErr w:type="spellStart"/>
      <w:r>
        <w:t>grammarcheck</w:t>
      </w:r>
      <w:proofErr w:type="spellEnd"/>
      <w:r>
        <w:t xml:space="preserve"> there should be a hyphen</w:t>
      </w:r>
    </w:p>
  </w:comment>
  <w:comment w:id="25" w:author="Sulabh Sharma" w:date="2017-11-11T22:29:00Z" w:initials="SS">
    <w:p w14:paraId="2C216BA8" w14:textId="28744085" w:rsidR="00966246" w:rsidRDefault="00966246">
      <w:pPr>
        <w:pStyle w:val="CommentText"/>
      </w:pPr>
      <w:r>
        <w:rPr>
          <w:rStyle w:val="CommentReference"/>
        </w:rPr>
        <w:annotationRef/>
      </w:r>
      <w:r>
        <w:t xml:space="preserve">Stay instead of </w:t>
      </w:r>
      <w:proofErr w:type="gramStart"/>
      <w:r>
        <w:t>remain</w:t>
      </w:r>
      <w:proofErr w:type="gramEnd"/>
    </w:p>
  </w:comment>
  <w:comment w:id="26" w:author="Sulabh Sharma" w:date="2017-11-11T22:31:00Z" w:initials="SS">
    <w:p w14:paraId="3A0B7484" w14:textId="38DC7AB5" w:rsidR="00966246" w:rsidRDefault="00966246">
      <w:pPr>
        <w:pStyle w:val="CommentText"/>
      </w:pPr>
      <w:r>
        <w:rPr>
          <w:rStyle w:val="CommentReference"/>
        </w:rPr>
        <w:annotationRef/>
      </w:r>
      <w:r>
        <w:t>Active Voice</w:t>
      </w:r>
    </w:p>
  </w:comment>
  <w:comment w:id="27" w:author="Sulabh Sharma" w:date="2017-11-11T22:33:00Z" w:initials="SS">
    <w:p w14:paraId="12FD9FDB" w14:textId="4981C5AB" w:rsidR="00966246" w:rsidRDefault="00966246">
      <w:pPr>
        <w:pStyle w:val="CommentText"/>
      </w:pPr>
      <w:r>
        <w:rPr>
          <w:rStyle w:val="CommentReference"/>
        </w:rPr>
        <w:annotationRef/>
      </w:r>
      <w:r>
        <w:t>Simple word</w:t>
      </w:r>
    </w:p>
  </w:comment>
  <w:comment w:id="41" w:author="Sulabh Sharma" w:date="2017-11-11T22:38:00Z" w:initials="SS">
    <w:p w14:paraId="100D847C" w14:textId="53F93C3E" w:rsidR="00966246" w:rsidRDefault="00966246">
      <w:pPr>
        <w:pStyle w:val="CommentText"/>
      </w:pPr>
      <w:r>
        <w:rPr>
          <w:rStyle w:val="CommentReference"/>
        </w:rPr>
        <w:annotationRef/>
      </w:r>
      <w:r>
        <w:t xml:space="preserve">EARTH </w:t>
      </w:r>
      <w:r>
        <w:sym w:font="Wingdings" w:char="F0E0"/>
      </w:r>
      <w:r>
        <w:t xml:space="preserve"> is T from </w:t>
      </w:r>
      <w:proofErr w:type="spellStart"/>
      <w:r>
        <w:t>neTwork</w:t>
      </w:r>
      <w:proofErr w:type="spellEnd"/>
      <w:r>
        <w:t>?</w:t>
      </w:r>
    </w:p>
  </w:comment>
  <w:comment w:id="40" w:author="Sulabh Sharma" w:date="2017-11-11T22:44:00Z" w:initials="SS">
    <w:p w14:paraId="5781FEAF" w14:textId="117BF74F" w:rsidR="00966246" w:rsidRDefault="00966246">
      <w:pPr>
        <w:pStyle w:val="CommentText"/>
      </w:pPr>
      <w:r>
        <w:rPr>
          <w:rStyle w:val="CommentReference"/>
        </w:rPr>
        <w:annotationRef/>
      </w:r>
      <w:r>
        <w:t>Active Voice</w:t>
      </w:r>
    </w:p>
  </w:comment>
  <w:comment w:id="44" w:author="Sulabh Sharma" w:date="2017-11-11T22:51:00Z" w:initials="SS">
    <w:p w14:paraId="15971190" w14:textId="6AF6F3E7" w:rsidR="00966246" w:rsidRDefault="00966246">
      <w:pPr>
        <w:pStyle w:val="CommentText"/>
      </w:pPr>
      <w:r>
        <w:rPr>
          <w:rStyle w:val="CommentReference"/>
        </w:rPr>
        <w:annotationRef/>
      </w:r>
      <w:r>
        <w:t>Active Voice</w:t>
      </w:r>
    </w:p>
  </w:comment>
  <w:comment w:id="52" w:author="Sulabh Sharma" w:date="2017-11-12T12:47:00Z" w:initials="SS">
    <w:p w14:paraId="3B5D32E5" w14:textId="40A37C59" w:rsidR="00966246" w:rsidRDefault="00966246">
      <w:pPr>
        <w:pStyle w:val="CommentText"/>
      </w:pPr>
      <w:r>
        <w:rPr>
          <w:rStyle w:val="CommentReference"/>
        </w:rPr>
        <w:annotationRef/>
      </w:r>
      <w:r>
        <w:t>Simple English and short sentences</w:t>
      </w:r>
    </w:p>
  </w:comment>
  <w:comment w:id="58" w:author="Sulabh Sharma" w:date="2017-11-12T12:43:00Z" w:initials="SS">
    <w:p w14:paraId="70EA6DA6" w14:textId="6FE95B10" w:rsidR="00966246" w:rsidRDefault="00966246">
      <w:pPr>
        <w:pStyle w:val="CommentText"/>
      </w:pPr>
      <w:r>
        <w:rPr>
          <w:rStyle w:val="CommentReference"/>
        </w:rPr>
        <w:annotationRef/>
      </w:r>
      <w:r>
        <w:t>Hyphen required</w:t>
      </w:r>
    </w:p>
  </w:comment>
  <w:comment w:id="64" w:author="Sulabh Sharma" w:date="2017-11-12T12:51:00Z" w:initials="SS">
    <w:p w14:paraId="600734B2" w14:textId="6E98E413" w:rsidR="00966246" w:rsidRDefault="00966246">
      <w:pPr>
        <w:pStyle w:val="CommentText"/>
      </w:pPr>
      <w:r>
        <w:rPr>
          <w:rStyle w:val="CommentReference"/>
        </w:rPr>
        <w:annotationRef/>
      </w:r>
      <w:r>
        <w:t>Simple English and active voice</w:t>
      </w:r>
    </w:p>
  </w:comment>
  <w:comment w:id="71" w:author="Sulabh Sharma" w:date="2017-11-12T14:42:00Z" w:initials="SS">
    <w:p w14:paraId="04A8E259" w14:textId="2D08923A" w:rsidR="00966246" w:rsidRDefault="00966246">
      <w:pPr>
        <w:pStyle w:val="CommentText"/>
      </w:pPr>
      <w:r>
        <w:rPr>
          <w:rStyle w:val="CommentReference"/>
        </w:rPr>
        <w:annotationRef/>
      </w:r>
      <w:r>
        <w:t>Densification is not a word; as per grammarcheck.net</w:t>
      </w:r>
    </w:p>
  </w:comment>
  <w:comment w:id="73" w:author="Sulabh Sharma" w:date="2017-11-12T14:41:00Z" w:initials="SS">
    <w:p w14:paraId="66BAC305" w14:textId="5B23AC55" w:rsidR="00966246" w:rsidRDefault="00966246">
      <w:pPr>
        <w:pStyle w:val="CommentText"/>
      </w:pPr>
      <w:r>
        <w:rPr>
          <w:rStyle w:val="CommentReference"/>
        </w:rPr>
        <w:annotationRef/>
      </w:r>
      <w:r>
        <w:t>Simple English with active voice</w:t>
      </w:r>
    </w:p>
  </w:comment>
  <w:comment w:id="88" w:author="Sulabh Sharma" w:date="2017-11-12T15:04:00Z" w:initials="SS">
    <w:p w14:paraId="1BBAC03D" w14:textId="56675CE0" w:rsidR="00966246" w:rsidRDefault="00966246">
      <w:pPr>
        <w:pStyle w:val="CommentText"/>
      </w:pPr>
      <w:r>
        <w:rPr>
          <w:rStyle w:val="CommentReference"/>
        </w:rPr>
        <w:annotationRef/>
      </w:r>
      <w:r>
        <w:t>Converted passive voice to active voice</w:t>
      </w:r>
    </w:p>
  </w:comment>
  <w:comment w:id="95" w:author="Sulabh Sharma" w:date="2017-11-12T15:05:00Z" w:initials="SS">
    <w:p w14:paraId="2F081984" w14:textId="58EC8B16" w:rsidR="00966246" w:rsidRDefault="00966246">
      <w:pPr>
        <w:pStyle w:val="CommentText"/>
      </w:pPr>
      <w:r>
        <w:rPr>
          <w:rStyle w:val="CommentReference"/>
        </w:rPr>
        <w:annotationRef/>
      </w:r>
      <w:r>
        <w:t>Hyphen required</w:t>
      </w:r>
    </w:p>
  </w:comment>
  <w:comment w:id="97" w:author="Sulabh Sharma" w:date="2017-11-12T15:08:00Z" w:initials="SS">
    <w:p w14:paraId="1EBDF113" w14:textId="543D3EBB" w:rsidR="00966246" w:rsidRDefault="00966246">
      <w:pPr>
        <w:pStyle w:val="CommentText"/>
      </w:pPr>
      <w:r>
        <w:rPr>
          <w:rStyle w:val="CommentReference"/>
        </w:rPr>
        <w:annotationRef/>
      </w:r>
      <w:r>
        <w:t xml:space="preserve">We will </w:t>
      </w:r>
      <w:proofErr w:type="gramStart"/>
      <w:r>
        <w:t>use..</w:t>
      </w:r>
      <w:proofErr w:type="gramEnd"/>
      <w:r>
        <w:t xml:space="preserve"> and not make use of… similarly the simulator uses and not simulator make uses of</w:t>
      </w:r>
    </w:p>
  </w:comment>
  <w:comment w:id="104" w:author="Sulabh Sharma" w:date="2017-11-12T15:22:00Z" w:initials="SS">
    <w:p w14:paraId="24179113" w14:textId="70A78267" w:rsidR="00966246" w:rsidRDefault="00966246">
      <w:pPr>
        <w:pStyle w:val="CommentText"/>
      </w:pPr>
      <w:r>
        <w:rPr>
          <w:rStyle w:val="CommentReference"/>
        </w:rPr>
        <w:annotationRef/>
      </w:r>
      <w:r>
        <w:t>Active voice</w:t>
      </w:r>
    </w:p>
  </w:comment>
  <w:comment w:id="130" w:author="Sulabh Sharma" w:date="2017-11-12T21:50:00Z" w:initials="SS">
    <w:p w14:paraId="61552DC0" w14:textId="612BBDB3" w:rsidR="00966246" w:rsidRDefault="00966246">
      <w:pPr>
        <w:pStyle w:val="CommentText"/>
      </w:pPr>
      <w:r>
        <w:rPr>
          <w:rStyle w:val="CommentReference"/>
        </w:rPr>
        <w:annotationRef/>
      </w:r>
      <w:r>
        <w:t>Hyphen is required</w:t>
      </w:r>
    </w:p>
  </w:comment>
  <w:comment w:id="135" w:author="Sulabh Sharma" w:date="2017-11-12T21:53:00Z" w:initials="SS">
    <w:p w14:paraId="4FBA9C78" w14:textId="2CEABB3C" w:rsidR="00966246" w:rsidRDefault="00966246">
      <w:pPr>
        <w:pStyle w:val="CommentText"/>
      </w:pPr>
      <w:r>
        <w:rPr>
          <w:rStyle w:val="CommentReference"/>
        </w:rPr>
        <w:annotationRef/>
      </w:r>
      <w:r>
        <w:t>Active voice and simple English</w:t>
      </w:r>
    </w:p>
  </w:comment>
  <w:comment w:id="141" w:author="Sulabh Sharma" w:date="2017-11-12T21:55:00Z" w:initials="SS">
    <w:p w14:paraId="723F7978" w14:textId="759C8ABD" w:rsidR="00966246" w:rsidRDefault="00966246">
      <w:pPr>
        <w:pStyle w:val="CommentText"/>
      </w:pPr>
      <w:r>
        <w:rPr>
          <w:rStyle w:val="CommentReference"/>
        </w:rPr>
        <w:annotationRef/>
      </w:r>
      <w:r>
        <w:t>Hyphen is required</w:t>
      </w:r>
    </w:p>
  </w:comment>
  <w:comment w:id="151" w:author="Sulabh Sharma" w:date="2017-11-12T21:57:00Z" w:initials="SS">
    <w:p w14:paraId="36681FE2" w14:textId="48478AF8" w:rsidR="00966246" w:rsidRDefault="00966246">
      <w:pPr>
        <w:pStyle w:val="CommentText"/>
      </w:pPr>
      <w:r>
        <w:rPr>
          <w:rStyle w:val="CommentReference"/>
        </w:rPr>
        <w:annotationRef/>
      </w:r>
      <w:r>
        <w:t>Hyphen required</w:t>
      </w:r>
    </w:p>
  </w:comment>
  <w:comment w:id="166" w:author="Sulabh Sharma" w:date="2017-11-12T22:35:00Z" w:initials="SS">
    <w:p w14:paraId="5FF949A4" w14:textId="6B0DFA51" w:rsidR="00966246" w:rsidRDefault="00966246">
      <w:pPr>
        <w:pStyle w:val="CommentText"/>
      </w:pPr>
      <w:r>
        <w:rPr>
          <w:rStyle w:val="CommentReference"/>
        </w:rPr>
        <w:annotationRef/>
      </w:r>
      <w:proofErr w:type="spellStart"/>
      <w:r>
        <w:t>Grammarcheck</w:t>
      </w:r>
      <w:proofErr w:type="spellEnd"/>
      <w:r>
        <w:t xml:space="preserve"> is suggesting it to change it to active voice however it is in double quotes that’s why I have not changed it.</w:t>
      </w:r>
    </w:p>
  </w:comment>
  <w:comment w:id="247" w:author="Sulabh Sharma" w:date="2017-11-12T22:37:00Z" w:initials="SS">
    <w:p w14:paraId="54819077" w14:textId="00866846" w:rsidR="00966246" w:rsidRDefault="00966246">
      <w:pPr>
        <w:pStyle w:val="CommentText"/>
      </w:pPr>
      <w:r>
        <w:rPr>
          <w:rStyle w:val="CommentReference"/>
        </w:rPr>
        <w:annotationRef/>
      </w:r>
      <w:r>
        <w:t>I made S and D in capitals. As it is an abbreviation</w:t>
      </w:r>
    </w:p>
  </w:comment>
  <w:comment w:id="251" w:author="Sulabh Sharma" w:date="2017-11-12T22:38:00Z" w:initials="SS">
    <w:p w14:paraId="7C73B90D" w14:textId="429753F4" w:rsidR="00966246" w:rsidRDefault="00966246">
      <w:pPr>
        <w:pStyle w:val="CommentText"/>
      </w:pPr>
      <w:r>
        <w:rPr>
          <w:rStyle w:val="CommentReference"/>
        </w:rPr>
        <w:annotationRef/>
      </w:r>
      <w:r>
        <w:t>W in caps after 100 and no full stop after 300W.</w:t>
      </w:r>
    </w:p>
  </w:comment>
  <w:comment w:id="255" w:author="Sulabh Sharma" w:date="2017-11-12T22:40:00Z" w:initials="SS">
    <w:p w14:paraId="56FF6CFE" w14:textId="131025C0" w:rsidR="00966246" w:rsidRDefault="00966246">
      <w:pPr>
        <w:pStyle w:val="CommentText"/>
      </w:pPr>
      <w:r>
        <w:rPr>
          <w:rStyle w:val="CommentReference"/>
        </w:rPr>
        <w:annotationRef/>
      </w:r>
      <w:r>
        <w:t>No… can be… made active voice</w:t>
      </w:r>
    </w:p>
  </w:comment>
  <w:comment w:id="260" w:author="Sulabh Sharma" w:date="2017-11-12T22:41:00Z" w:initials="SS">
    <w:p w14:paraId="34D1CF8A" w14:textId="486C2313" w:rsidR="00966246" w:rsidRDefault="00966246">
      <w:pPr>
        <w:pStyle w:val="CommentText"/>
      </w:pPr>
      <w:r>
        <w:rPr>
          <w:rStyle w:val="CommentReference"/>
        </w:rPr>
        <w:annotationRef/>
      </w:r>
      <w:r>
        <w:t>One word without hyphen and small o</w:t>
      </w:r>
    </w:p>
  </w:comment>
  <w:comment w:id="262" w:author="Sulabh Sharma" w:date="2017-11-12T22:46:00Z" w:initials="SS">
    <w:p w14:paraId="74E60B41" w14:textId="753F0ECC" w:rsidR="00966246" w:rsidRDefault="00966246">
      <w:pPr>
        <w:pStyle w:val="CommentText"/>
      </w:pPr>
      <w:r>
        <w:rPr>
          <w:rStyle w:val="CommentReference"/>
        </w:rPr>
        <w:annotationRef/>
      </w:r>
      <w:r>
        <w:t>Direct sentence</w:t>
      </w:r>
    </w:p>
  </w:comment>
  <w:comment w:id="266" w:author="Sulabh Sharma" w:date="2017-11-12T22:47:00Z" w:initials="SS">
    <w:p w14:paraId="24382631" w14:textId="441F9A58" w:rsidR="00966246" w:rsidRDefault="00966246">
      <w:pPr>
        <w:pStyle w:val="CommentText"/>
      </w:pPr>
      <w:r>
        <w:rPr>
          <w:rStyle w:val="CommentReference"/>
        </w:rPr>
        <w:annotationRef/>
      </w:r>
      <w:r>
        <w:t>One word without hyphen and small o</w:t>
      </w:r>
    </w:p>
  </w:comment>
  <w:comment w:id="402" w:author="Sulabh Sharma" w:date="2017-11-12T22:55:00Z" w:initials="SS">
    <w:p w14:paraId="7605FBB9" w14:textId="2F228EB4" w:rsidR="00966246" w:rsidRDefault="00966246">
      <w:pPr>
        <w:pStyle w:val="CommentText"/>
      </w:pPr>
      <w:r>
        <w:rPr>
          <w:rStyle w:val="CommentReference"/>
        </w:rPr>
        <w:annotationRef/>
      </w:r>
      <w:r>
        <w:t>Active voice</w:t>
      </w:r>
    </w:p>
  </w:comment>
  <w:comment w:id="408" w:author="Sulabh Sharma" w:date="2017-11-12T23:03:00Z" w:initials="SS">
    <w:p w14:paraId="06B4F13F" w14:textId="37C7F0BA" w:rsidR="00966246" w:rsidRDefault="00966246">
      <w:pPr>
        <w:pStyle w:val="CommentText"/>
      </w:pPr>
      <w:r>
        <w:rPr>
          <w:rStyle w:val="CommentReference"/>
        </w:rPr>
        <w:annotationRef/>
      </w:r>
      <w:r>
        <w:t>Rephrased to make it in active voice</w:t>
      </w:r>
    </w:p>
  </w:comment>
  <w:comment w:id="1629" w:author="Sulabh Sharma" w:date="2017-11-12T23:14:00Z" w:initials="SS">
    <w:p w14:paraId="4FA9F6B5" w14:textId="5C59E874" w:rsidR="00966246" w:rsidRDefault="00966246">
      <w:pPr>
        <w:pStyle w:val="CommentText"/>
      </w:pPr>
      <w:r>
        <w:rPr>
          <w:rStyle w:val="CommentReference"/>
        </w:rPr>
        <w:annotationRef/>
      </w:r>
      <w:r>
        <w:t>Rephrased the complete text in simple English.</w:t>
      </w:r>
    </w:p>
  </w:comment>
  <w:comment w:id="1638" w:author="Sulabh Sharma" w:date="2017-11-12T23:17:00Z" w:initials="SS">
    <w:p w14:paraId="0BCA7C80" w14:textId="60FF15CD" w:rsidR="00966246" w:rsidRDefault="00966246">
      <w:pPr>
        <w:pStyle w:val="CommentText"/>
      </w:pPr>
      <w:r>
        <w:rPr>
          <w:rStyle w:val="CommentReference"/>
        </w:rPr>
        <w:annotationRef/>
      </w:r>
      <w:r>
        <w:t>Rephrased in simple English into Active voice</w:t>
      </w:r>
    </w:p>
  </w:comment>
  <w:comment w:id="1650" w:author="Sulabh Sharma" w:date="2017-11-12T23:21:00Z" w:initials="SS">
    <w:p w14:paraId="35184BA4" w14:textId="0DCF6FF9" w:rsidR="00966246" w:rsidRDefault="00966246">
      <w:pPr>
        <w:pStyle w:val="CommentText"/>
      </w:pPr>
      <w:r>
        <w:rPr>
          <w:rStyle w:val="CommentReference"/>
        </w:rPr>
        <w:annotationRef/>
      </w:r>
      <w:r>
        <w:t>Instead of whole; I used entire</w:t>
      </w:r>
    </w:p>
  </w:comment>
  <w:comment w:id="1659" w:author="Sulabh Sharma" w:date="2017-11-12T23:24:00Z" w:initials="SS">
    <w:p w14:paraId="42C119CB" w14:textId="7B722F6E" w:rsidR="00966246" w:rsidRDefault="00966246">
      <w:pPr>
        <w:pStyle w:val="CommentText"/>
      </w:pPr>
      <w:r>
        <w:rPr>
          <w:rStyle w:val="CommentReference"/>
        </w:rPr>
        <w:annotationRef/>
      </w:r>
      <w:r>
        <w:t>Hyphen required</w:t>
      </w:r>
    </w:p>
  </w:comment>
  <w:comment w:id="1673" w:author="Sulabh Sharma" w:date="2017-11-12T23:31:00Z" w:initials="SS">
    <w:p w14:paraId="3D6FFAFF" w14:textId="39CCC5D9" w:rsidR="00966246" w:rsidRDefault="00966246">
      <w:pPr>
        <w:pStyle w:val="CommentText"/>
      </w:pPr>
      <w:r>
        <w:rPr>
          <w:rStyle w:val="CommentReference"/>
        </w:rPr>
        <w:annotationRef/>
      </w:r>
      <w:r>
        <w:t>I did until here by the end of the day on 12</w:t>
      </w:r>
      <w:r w:rsidRPr="000A5AFB">
        <w:rPr>
          <w:vertAlign w:val="superscript"/>
        </w:rPr>
        <w:t>th</w:t>
      </w:r>
      <w:r>
        <w:t xml:space="preserve"> Nov. 2017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F3B289" w15:done="1"/>
  <w15:commentEx w15:paraId="499713D0" w15:done="1"/>
  <w15:commentEx w15:paraId="0FC1C5FA" w15:done="1"/>
  <w15:commentEx w15:paraId="3205CBBC" w15:done="1"/>
  <w15:commentEx w15:paraId="3E85F9C1" w15:done="1"/>
  <w15:commentEx w15:paraId="207CC629" w15:done="1"/>
  <w15:commentEx w15:paraId="16683B32" w15:done="1"/>
  <w15:commentEx w15:paraId="66792813" w15:done="1"/>
  <w15:commentEx w15:paraId="2C216BA8" w15:done="1"/>
  <w15:commentEx w15:paraId="3A0B7484" w15:done="1"/>
  <w15:commentEx w15:paraId="12FD9FDB" w15:done="1"/>
  <w15:commentEx w15:paraId="100D847C" w15:done="0"/>
  <w15:commentEx w15:paraId="5781FEAF" w15:done="0"/>
  <w15:commentEx w15:paraId="15971190" w15:done="0"/>
  <w15:commentEx w15:paraId="3B5D32E5" w15:done="0"/>
  <w15:commentEx w15:paraId="70EA6DA6" w15:done="0"/>
  <w15:commentEx w15:paraId="600734B2" w15:done="0"/>
  <w15:commentEx w15:paraId="04A8E259" w15:done="0"/>
  <w15:commentEx w15:paraId="66BAC305" w15:done="0"/>
  <w15:commentEx w15:paraId="1BBAC03D" w15:done="0"/>
  <w15:commentEx w15:paraId="2F081984" w15:done="0"/>
  <w15:commentEx w15:paraId="1EBDF113" w15:done="0"/>
  <w15:commentEx w15:paraId="24179113" w15:done="0"/>
  <w15:commentEx w15:paraId="61552DC0" w15:done="0"/>
  <w15:commentEx w15:paraId="4FBA9C78" w15:done="0"/>
  <w15:commentEx w15:paraId="723F7978" w15:done="0"/>
  <w15:commentEx w15:paraId="36681FE2" w15:done="0"/>
  <w15:commentEx w15:paraId="5FF949A4" w15:done="0"/>
  <w15:commentEx w15:paraId="54819077" w15:done="0"/>
  <w15:commentEx w15:paraId="7C73B90D" w15:done="0"/>
  <w15:commentEx w15:paraId="56FF6CFE" w15:done="0"/>
  <w15:commentEx w15:paraId="34D1CF8A" w15:done="0"/>
  <w15:commentEx w15:paraId="74E60B41" w15:done="0"/>
  <w15:commentEx w15:paraId="24382631" w15:done="0"/>
  <w15:commentEx w15:paraId="7605FBB9" w15:done="0"/>
  <w15:commentEx w15:paraId="06B4F13F" w15:done="0"/>
  <w15:commentEx w15:paraId="4FA9F6B5" w15:done="0"/>
  <w15:commentEx w15:paraId="0BCA7C80" w15:done="0"/>
  <w15:commentEx w15:paraId="35184BA4" w15:done="0"/>
  <w15:commentEx w15:paraId="42C119CB" w15:done="0"/>
  <w15:commentEx w15:paraId="3D6FFAF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F3B289" w16cid:durableId="1DBC45CB"/>
  <w16cid:commentId w16cid:paraId="499713D0" w16cid:durableId="1DBC45CD"/>
  <w16cid:commentId w16cid:paraId="0FC1C5FA" w16cid:durableId="1DBC45CE"/>
  <w16cid:commentId w16cid:paraId="3205CBBC" w16cid:durableId="1DBC45CF"/>
  <w16cid:commentId w16cid:paraId="3E85F9C1" w16cid:durableId="1DBC45D0"/>
  <w16cid:commentId w16cid:paraId="207CC629" w16cid:durableId="1DBC45D1"/>
  <w16cid:commentId w16cid:paraId="16683B32" w16cid:durableId="1DBC45D2"/>
  <w16cid:commentId w16cid:paraId="66792813" w16cid:durableId="1DBC45D3"/>
  <w16cid:commentId w16cid:paraId="2C216BA8" w16cid:durableId="1DBC45D4"/>
  <w16cid:commentId w16cid:paraId="3A0B7484" w16cid:durableId="1DBC45D5"/>
  <w16cid:commentId w16cid:paraId="12FD9FDB" w16cid:durableId="1DBC45D6"/>
  <w16cid:commentId w16cid:paraId="100D847C" w16cid:durableId="1DBC45D7"/>
  <w16cid:commentId w16cid:paraId="5781FEAF" w16cid:durableId="1DBC45D8"/>
  <w16cid:commentId w16cid:paraId="15971190" w16cid:durableId="1DBC45D9"/>
  <w16cid:commentId w16cid:paraId="3B5D32E5" w16cid:durableId="1DBC45DA"/>
  <w16cid:commentId w16cid:paraId="70EA6DA6" w16cid:durableId="1DBC45DB"/>
  <w16cid:commentId w16cid:paraId="600734B2" w16cid:durableId="1DBC45DC"/>
  <w16cid:commentId w16cid:paraId="04A8E259" w16cid:durableId="1DBC45DD"/>
  <w16cid:commentId w16cid:paraId="66BAC305" w16cid:durableId="1DBC45DE"/>
  <w16cid:commentId w16cid:paraId="1BBAC03D" w16cid:durableId="1DBC45DF"/>
  <w16cid:commentId w16cid:paraId="2F081984" w16cid:durableId="1DBC45E0"/>
  <w16cid:commentId w16cid:paraId="1EBDF113" w16cid:durableId="1DBC45E1"/>
  <w16cid:commentId w16cid:paraId="24179113" w16cid:durableId="1DBC45E2"/>
  <w16cid:commentId w16cid:paraId="61552DC0" w16cid:durableId="1DBC45E3"/>
  <w16cid:commentId w16cid:paraId="4FBA9C78" w16cid:durableId="1DBC45E4"/>
  <w16cid:commentId w16cid:paraId="723F7978" w16cid:durableId="1DBC45E5"/>
  <w16cid:commentId w16cid:paraId="36681FE2" w16cid:durableId="1DBC45E6"/>
  <w16cid:commentId w16cid:paraId="5FF949A4" w16cid:durableId="1DBC45E7"/>
  <w16cid:commentId w16cid:paraId="54819077" w16cid:durableId="1DBC45E8"/>
  <w16cid:commentId w16cid:paraId="7C73B90D" w16cid:durableId="1DBC45E9"/>
  <w16cid:commentId w16cid:paraId="56FF6CFE" w16cid:durableId="1DBC45EA"/>
  <w16cid:commentId w16cid:paraId="34D1CF8A" w16cid:durableId="1DBC45EB"/>
  <w16cid:commentId w16cid:paraId="74E60B41" w16cid:durableId="1DBC45EC"/>
  <w16cid:commentId w16cid:paraId="24382631" w16cid:durableId="1DBC45ED"/>
  <w16cid:commentId w16cid:paraId="7605FBB9" w16cid:durableId="1DBC45EE"/>
  <w16cid:commentId w16cid:paraId="06B4F13F" w16cid:durableId="1DBC45EF"/>
  <w16cid:commentId w16cid:paraId="4FA9F6B5" w16cid:durableId="1DBC45F0"/>
  <w16cid:commentId w16cid:paraId="0BCA7C80" w16cid:durableId="1DBC45F1"/>
  <w16cid:commentId w16cid:paraId="35184BA4" w16cid:durableId="1DBC45F2"/>
  <w16cid:commentId w16cid:paraId="42C119CB" w16cid:durableId="1DBC45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EF3C8E" w14:textId="77777777" w:rsidR="00894E72" w:rsidRDefault="00894E72">
      <w:pPr>
        <w:spacing w:after="0" w:line="240" w:lineRule="auto"/>
      </w:pPr>
      <w:r>
        <w:separator/>
      </w:r>
    </w:p>
  </w:endnote>
  <w:endnote w:type="continuationSeparator" w:id="0">
    <w:p w14:paraId="29E4053E" w14:textId="77777777" w:rsidR="00894E72" w:rsidRDefault="00894E72">
      <w:pPr>
        <w:spacing w:after="0" w:line="240" w:lineRule="auto"/>
      </w:pPr>
      <w:r>
        <w:continuationSeparator/>
      </w:r>
    </w:p>
  </w:endnote>
  <w:endnote w:type="continuationNotice" w:id="1">
    <w:p w14:paraId="2F8D811C" w14:textId="77777777" w:rsidR="00894E72" w:rsidRDefault="00894E7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NimbusRomNo9L-Regu">
    <w:altName w:val="Arial Unicode MS"/>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6B665" w14:textId="77777777" w:rsidR="00966246" w:rsidRDefault="00966246">
    <w:pPr>
      <w:pStyle w:val="Footer"/>
      <w:jc w:val="center"/>
    </w:pPr>
  </w:p>
  <w:p w14:paraId="25C02399" w14:textId="77777777" w:rsidR="00966246" w:rsidRDefault="009662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FD66C" w14:textId="77777777" w:rsidR="00966246" w:rsidRDefault="00966246">
    <w:pPr>
      <w:pStyle w:val="Footer"/>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C7B61" w14:textId="5D4B8943" w:rsidR="00966246" w:rsidRDefault="00966246">
    <w:pPr>
      <w:pStyle w:val="Footer"/>
      <w:jc w:val="center"/>
    </w:pPr>
    <w:r>
      <w:fldChar w:fldCharType="begin"/>
    </w:r>
    <w:r>
      <w:instrText xml:space="preserve"> PAGE </w:instrText>
    </w:r>
    <w:r>
      <w:fldChar w:fldCharType="separate"/>
    </w:r>
    <w:r w:rsidR="00573AAB">
      <w:rPr>
        <w:noProof/>
      </w:rPr>
      <w:t>12</w:t>
    </w:r>
    <w:r>
      <w:fldChar w:fldCharType="end"/>
    </w:r>
  </w:p>
  <w:p w14:paraId="2C760497" w14:textId="77777777" w:rsidR="00966246" w:rsidRDefault="00966246">
    <w:pPr>
      <w:pStyle w:val="Footer"/>
    </w:pPr>
  </w:p>
  <w:p w14:paraId="469AF237" w14:textId="77777777" w:rsidR="00966246" w:rsidRDefault="0096624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98F901" w14:textId="77777777" w:rsidR="00894E72" w:rsidRDefault="00894E72">
      <w:pPr>
        <w:spacing w:after="0" w:line="240" w:lineRule="auto"/>
      </w:pPr>
      <w:r>
        <w:separator/>
      </w:r>
    </w:p>
  </w:footnote>
  <w:footnote w:type="continuationSeparator" w:id="0">
    <w:p w14:paraId="5DBB94B6" w14:textId="77777777" w:rsidR="00894E72" w:rsidRDefault="00894E72">
      <w:pPr>
        <w:spacing w:after="0" w:line="240" w:lineRule="auto"/>
      </w:pPr>
      <w:r>
        <w:continuationSeparator/>
      </w:r>
    </w:p>
  </w:footnote>
  <w:footnote w:type="continuationNotice" w:id="1">
    <w:p w14:paraId="6F2BF130" w14:textId="77777777" w:rsidR="00894E72" w:rsidRDefault="00894E7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4094FE" w14:textId="77777777" w:rsidR="00966246" w:rsidRDefault="009662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85B48"/>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CC2125C"/>
    <w:multiLevelType w:val="multilevel"/>
    <w:tmpl w:val="3266B9A8"/>
    <w:lvl w:ilvl="0">
      <w:start w:val="2"/>
      <w:numFmt w:val="decimal"/>
      <w:lvlText w:val="%1."/>
      <w:lvlJc w:val="left"/>
      <w:pPr>
        <w:ind w:left="450" w:hanging="450"/>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942" w:hanging="180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2" w15:restartNumberingAfterBreak="0">
    <w:nsid w:val="11E06599"/>
    <w:multiLevelType w:val="multilevel"/>
    <w:tmpl w:val="EF427CB2"/>
    <w:lvl w:ilvl="0">
      <w:start w:val="3"/>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3F85571"/>
    <w:multiLevelType w:val="multilevel"/>
    <w:tmpl w:val="4B5A2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43796F"/>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15B5684D"/>
    <w:multiLevelType w:val="multilevel"/>
    <w:tmpl w:val="55BC996C"/>
    <w:lvl w:ilvl="0">
      <w:start w:val="1"/>
      <w:numFmt w:val="decimal"/>
      <w:lvlText w:val="%1"/>
      <w:lvlJc w:val="left"/>
      <w:pPr>
        <w:ind w:left="360" w:hanging="360"/>
      </w:pPr>
    </w:lvl>
    <w:lvl w:ilvl="1">
      <w:start w:val="1"/>
      <w:numFmt w:val="decimal"/>
      <w:lvlText w:val="%1.%2"/>
      <w:lvlJc w:val="left"/>
      <w:pPr>
        <w:ind w:left="717" w:hanging="360"/>
      </w:pPr>
    </w:lvl>
    <w:lvl w:ilvl="2">
      <w:start w:val="1"/>
      <w:numFmt w:val="decimal"/>
      <w:lvlText w:val="%1.%2.%3"/>
      <w:lvlJc w:val="left"/>
      <w:pPr>
        <w:ind w:left="1434" w:hanging="720"/>
      </w:pPr>
    </w:lvl>
    <w:lvl w:ilvl="3">
      <w:start w:val="1"/>
      <w:numFmt w:val="decimal"/>
      <w:lvlText w:val="%1.%2.%3.%4"/>
      <w:lvlJc w:val="left"/>
      <w:pPr>
        <w:ind w:left="1791" w:hanging="720"/>
      </w:pPr>
    </w:lvl>
    <w:lvl w:ilvl="4">
      <w:start w:val="1"/>
      <w:numFmt w:val="decimal"/>
      <w:lvlText w:val="%1.%2.%3.%4.%5"/>
      <w:lvlJc w:val="left"/>
      <w:pPr>
        <w:ind w:left="2508" w:hanging="1080"/>
      </w:pPr>
    </w:lvl>
    <w:lvl w:ilvl="5">
      <w:start w:val="1"/>
      <w:numFmt w:val="decimal"/>
      <w:lvlText w:val="%1.%2.%3.%4.%5.%6"/>
      <w:lvlJc w:val="left"/>
      <w:pPr>
        <w:ind w:left="2865" w:hanging="1080"/>
      </w:pPr>
    </w:lvl>
    <w:lvl w:ilvl="6">
      <w:start w:val="1"/>
      <w:numFmt w:val="decimal"/>
      <w:lvlText w:val="%1.%2.%3.%4.%5.%6.%7"/>
      <w:lvlJc w:val="left"/>
      <w:pPr>
        <w:ind w:left="3582" w:hanging="1440"/>
      </w:pPr>
    </w:lvl>
    <w:lvl w:ilvl="7">
      <w:start w:val="1"/>
      <w:numFmt w:val="decimal"/>
      <w:lvlText w:val="%1.%2.%3.%4.%5.%6.%7.%8"/>
      <w:lvlJc w:val="left"/>
      <w:pPr>
        <w:ind w:left="3939" w:hanging="1440"/>
      </w:pPr>
    </w:lvl>
    <w:lvl w:ilvl="8">
      <w:start w:val="1"/>
      <w:numFmt w:val="decimal"/>
      <w:lvlText w:val="%1.%2.%3.%4.%5.%6.%7.%8.%9"/>
      <w:lvlJc w:val="left"/>
      <w:pPr>
        <w:ind w:left="4296" w:hanging="1440"/>
      </w:pPr>
    </w:lvl>
  </w:abstractNum>
  <w:abstractNum w:abstractNumId="6" w15:restartNumberingAfterBreak="0">
    <w:nsid w:val="21196304"/>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2BC351B"/>
    <w:multiLevelType w:val="multilevel"/>
    <w:tmpl w:val="0E88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892131"/>
    <w:multiLevelType w:val="multilevel"/>
    <w:tmpl w:val="F4920944"/>
    <w:lvl w:ilvl="0">
      <w:start w:val="3"/>
      <w:numFmt w:val="decimal"/>
      <w:lvlText w:val="%1."/>
      <w:lvlJc w:val="left"/>
      <w:pPr>
        <w:ind w:left="450" w:hanging="450"/>
      </w:pPr>
      <w:rPr>
        <w:rFonts w:hint="default"/>
      </w:rPr>
    </w:lvl>
    <w:lvl w:ilvl="1">
      <w:start w:val="2"/>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9" w15:restartNumberingAfterBreak="0">
    <w:nsid w:val="2E675B15"/>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DC27F4F"/>
    <w:multiLevelType w:val="multilevel"/>
    <w:tmpl w:val="BECAC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7913EB"/>
    <w:multiLevelType w:val="hybridMultilevel"/>
    <w:tmpl w:val="87006B88"/>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12" w15:restartNumberingAfterBreak="0">
    <w:nsid w:val="4C517DB3"/>
    <w:multiLevelType w:val="multilevel"/>
    <w:tmpl w:val="0E18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9C288B"/>
    <w:multiLevelType w:val="multilevel"/>
    <w:tmpl w:val="11FC3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770A86"/>
    <w:multiLevelType w:val="multilevel"/>
    <w:tmpl w:val="3266B9A8"/>
    <w:lvl w:ilvl="0">
      <w:start w:val="2"/>
      <w:numFmt w:val="decimal"/>
      <w:lvlText w:val="%1."/>
      <w:lvlJc w:val="left"/>
      <w:pPr>
        <w:ind w:left="450" w:hanging="450"/>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942" w:hanging="180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15" w15:restartNumberingAfterBreak="0">
    <w:nsid w:val="629F387A"/>
    <w:multiLevelType w:val="hybridMultilevel"/>
    <w:tmpl w:val="DAF6B992"/>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16" w15:restartNumberingAfterBreak="0">
    <w:nsid w:val="6E935352"/>
    <w:multiLevelType w:val="multilevel"/>
    <w:tmpl w:val="69E29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113844"/>
    <w:multiLevelType w:val="hybridMultilevel"/>
    <w:tmpl w:val="AC306042"/>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18" w15:restartNumberingAfterBreak="0">
    <w:nsid w:val="72D05E76"/>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15:restartNumberingAfterBreak="0">
    <w:nsid w:val="735A0D40"/>
    <w:multiLevelType w:val="multilevel"/>
    <w:tmpl w:val="E1D0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AF0F69"/>
    <w:multiLevelType w:val="multilevel"/>
    <w:tmpl w:val="B396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E14052"/>
    <w:multiLevelType w:val="multilevel"/>
    <w:tmpl w:val="A98AC696"/>
    <w:styleLink w:val="H1"/>
    <w:lvl w:ilvl="0">
      <w:start w:val="1"/>
      <w:numFmt w:val="decimal"/>
      <w:pStyle w:val="NewHeading1"/>
      <w:lvlText w:val="%1."/>
      <w:lvlJc w:val="left"/>
      <w:pPr>
        <w:ind w:left="360" w:hanging="360"/>
      </w:pPr>
      <w:rPr>
        <w:rFonts w:ascii="Times New Roman" w:hAnsi="Times New Roman"/>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5"/>
  </w:num>
  <w:num w:numId="3">
    <w:abstractNumId w:val="11"/>
  </w:num>
  <w:num w:numId="4">
    <w:abstractNumId w:val="17"/>
  </w:num>
  <w:num w:numId="5">
    <w:abstractNumId w:val="6"/>
  </w:num>
  <w:num w:numId="6">
    <w:abstractNumId w:val="9"/>
  </w:num>
  <w:num w:numId="7">
    <w:abstractNumId w:val="1"/>
  </w:num>
  <w:num w:numId="8">
    <w:abstractNumId w:val="8"/>
  </w:num>
  <w:num w:numId="9">
    <w:abstractNumId w:val="2"/>
  </w:num>
  <w:num w:numId="10">
    <w:abstractNumId w:val="14"/>
  </w:num>
  <w:num w:numId="11">
    <w:abstractNumId w:val="15"/>
  </w:num>
  <w:num w:numId="12">
    <w:abstractNumId w:val="18"/>
  </w:num>
  <w:num w:numId="13">
    <w:abstractNumId w:val="0"/>
  </w:num>
  <w:num w:numId="14">
    <w:abstractNumId w:val="4"/>
  </w:num>
  <w:num w:numId="15">
    <w:abstractNumId w:val="19"/>
  </w:num>
  <w:num w:numId="16">
    <w:abstractNumId w:val="7"/>
  </w:num>
  <w:num w:numId="17">
    <w:abstractNumId w:val="12"/>
  </w:num>
  <w:num w:numId="18">
    <w:abstractNumId w:val="20"/>
  </w:num>
  <w:num w:numId="19">
    <w:abstractNumId w:val="10"/>
  </w:num>
  <w:num w:numId="20">
    <w:abstractNumId w:val="16"/>
  </w:num>
  <w:num w:numId="21">
    <w:abstractNumId w:val="13"/>
  </w:num>
  <w:num w:numId="22">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oustubh Sharma">
    <w15:presenceInfo w15:providerId="AD" w15:userId="S-1-5-21-1538607324-3213881460-940295383-1198310"/>
  </w15:person>
  <w15:person w15:author="Sulabh Sharma">
    <w15:presenceInfo w15:providerId="AD" w15:userId="S-1-5-21-3507976546-3449710896-182076224-1024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0FD"/>
    <w:rsid w:val="00003E02"/>
    <w:rsid w:val="000044EB"/>
    <w:rsid w:val="000131F2"/>
    <w:rsid w:val="000235F9"/>
    <w:rsid w:val="00032829"/>
    <w:rsid w:val="00036FD8"/>
    <w:rsid w:val="00041D8C"/>
    <w:rsid w:val="00042145"/>
    <w:rsid w:val="000468D3"/>
    <w:rsid w:val="00046B89"/>
    <w:rsid w:val="0005154E"/>
    <w:rsid w:val="000629DE"/>
    <w:rsid w:val="000634CA"/>
    <w:rsid w:val="00063771"/>
    <w:rsid w:val="00065A9E"/>
    <w:rsid w:val="00067547"/>
    <w:rsid w:val="000745AC"/>
    <w:rsid w:val="00075DC5"/>
    <w:rsid w:val="00076C71"/>
    <w:rsid w:val="000822E9"/>
    <w:rsid w:val="00093D63"/>
    <w:rsid w:val="00093FA2"/>
    <w:rsid w:val="000A25A5"/>
    <w:rsid w:val="000A44E3"/>
    <w:rsid w:val="000A4AFD"/>
    <w:rsid w:val="000A5AFB"/>
    <w:rsid w:val="000B5EFF"/>
    <w:rsid w:val="000B6096"/>
    <w:rsid w:val="000B6A70"/>
    <w:rsid w:val="000B7393"/>
    <w:rsid w:val="000C26DA"/>
    <w:rsid w:val="000D76DD"/>
    <w:rsid w:val="000E1404"/>
    <w:rsid w:val="000F7F8A"/>
    <w:rsid w:val="00102A06"/>
    <w:rsid w:val="00112F27"/>
    <w:rsid w:val="00115477"/>
    <w:rsid w:val="00121E2F"/>
    <w:rsid w:val="001245F0"/>
    <w:rsid w:val="00125B61"/>
    <w:rsid w:val="00127B40"/>
    <w:rsid w:val="00130DA2"/>
    <w:rsid w:val="001333CD"/>
    <w:rsid w:val="00140DA1"/>
    <w:rsid w:val="00144543"/>
    <w:rsid w:val="001452F6"/>
    <w:rsid w:val="00146C69"/>
    <w:rsid w:val="001518DF"/>
    <w:rsid w:val="0016234A"/>
    <w:rsid w:val="00163C79"/>
    <w:rsid w:val="00173F68"/>
    <w:rsid w:val="00180256"/>
    <w:rsid w:val="001820FD"/>
    <w:rsid w:val="00185561"/>
    <w:rsid w:val="00191254"/>
    <w:rsid w:val="001A3442"/>
    <w:rsid w:val="001A3D0E"/>
    <w:rsid w:val="001A5285"/>
    <w:rsid w:val="001A7199"/>
    <w:rsid w:val="001B1D80"/>
    <w:rsid w:val="001B41BB"/>
    <w:rsid w:val="001B4AFD"/>
    <w:rsid w:val="001B5AE3"/>
    <w:rsid w:val="001E2937"/>
    <w:rsid w:val="001E2AFC"/>
    <w:rsid w:val="001F2F0B"/>
    <w:rsid w:val="001F44CF"/>
    <w:rsid w:val="001F555A"/>
    <w:rsid w:val="00200FE5"/>
    <w:rsid w:val="00213469"/>
    <w:rsid w:val="00223753"/>
    <w:rsid w:val="002316A6"/>
    <w:rsid w:val="00234E17"/>
    <w:rsid w:val="00235F37"/>
    <w:rsid w:val="002371DA"/>
    <w:rsid w:val="0024506C"/>
    <w:rsid w:val="00254E06"/>
    <w:rsid w:val="002636C4"/>
    <w:rsid w:val="00270E11"/>
    <w:rsid w:val="00271C09"/>
    <w:rsid w:val="00280715"/>
    <w:rsid w:val="0028083D"/>
    <w:rsid w:val="00280F46"/>
    <w:rsid w:val="00283797"/>
    <w:rsid w:val="00287BAB"/>
    <w:rsid w:val="00290B96"/>
    <w:rsid w:val="002970C3"/>
    <w:rsid w:val="002A0B68"/>
    <w:rsid w:val="002A5790"/>
    <w:rsid w:val="002B3ACA"/>
    <w:rsid w:val="002B58F1"/>
    <w:rsid w:val="002C05C0"/>
    <w:rsid w:val="002C32B8"/>
    <w:rsid w:val="002D2287"/>
    <w:rsid w:val="002F2D9E"/>
    <w:rsid w:val="00300158"/>
    <w:rsid w:val="003009F1"/>
    <w:rsid w:val="00300E4E"/>
    <w:rsid w:val="00301D60"/>
    <w:rsid w:val="003066FF"/>
    <w:rsid w:val="00310DF1"/>
    <w:rsid w:val="0031328B"/>
    <w:rsid w:val="00314B9C"/>
    <w:rsid w:val="00317CE8"/>
    <w:rsid w:val="00327BAA"/>
    <w:rsid w:val="0033424F"/>
    <w:rsid w:val="0033597C"/>
    <w:rsid w:val="003376F0"/>
    <w:rsid w:val="00351AB2"/>
    <w:rsid w:val="00353FA2"/>
    <w:rsid w:val="00365E93"/>
    <w:rsid w:val="00370AF0"/>
    <w:rsid w:val="0037370D"/>
    <w:rsid w:val="00376505"/>
    <w:rsid w:val="003817E3"/>
    <w:rsid w:val="0039661E"/>
    <w:rsid w:val="003A1941"/>
    <w:rsid w:val="003A3A73"/>
    <w:rsid w:val="003A4357"/>
    <w:rsid w:val="003A4A30"/>
    <w:rsid w:val="003B42F5"/>
    <w:rsid w:val="003C2723"/>
    <w:rsid w:val="003C3B2E"/>
    <w:rsid w:val="003D3A6F"/>
    <w:rsid w:val="003D5921"/>
    <w:rsid w:val="003E70CB"/>
    <w:rsid w:val="003F3251"/>
    <w:rsid w:val="003F421A"/>
    <w:rsid w:val="003F6C50"/>
    <w:rsid w:val="00404743"/>
    <w:rsid w:val="0041278B"/>
    <w:rsid w:val="00412B3D"/>
    <w:rsid w:val="0042157D"/>
    <w:rsid w:val="00421DE5"/>
    <w:rsid w:val="004245FB"/>
    <w:rsid w:val="004259FB"/>
    <w:rsid w:val="00425B34"/>
    <w:rsid w:val="0042759B"/>
    <w:rsid w:val="004318CC"/>
    <w:rsid w:val="004458B1"/>
    <w:rsid w:val="00451838"/>
    <w:rsid w:val="004540A5"/>
    <w:rsid w:val="0045539E"/>
    <w:rsid w:val="0045713F"/>
    <w:rsid w:val="00466C2F"/>
    <w:rsid w:val="004676CF"/>
    <w:rsid w:val="00473003"/>
    <w:rsid w:val="00483266"/>
    <w:rsid w:val="004845BA"/>
    <w:rsid w:val="00486FC7"/>
    <w:rsid w:val="00490BCB"/>
    <w:rsid w:val="00493530"/>
    <w:rsid w:val="0049701E"/>
    <w:rsid w:val="004A0A50"/>
    <w:rsid w:val="004A0A8B"/>
    <w:rsid w:val="004A4659"/>
    <w:rsid w:val="004A7CCE"/>
    <w:rsid w:val="004B0878"/>
    <w:rsid w:val="004F0D42"/>
    <w:rsid w:val="004F7298"/>
    <w:rsid w:val="0050263B"/>
    <w:rsid w:val="005061E3"/>
    <w:rsid w:val="00507DC4"/>
    <w:rsid w:val="00521E64"/>
    <w:rsid w:val="0052402C"/>
    <w:rsid w:val="00533313"/>
    <w:rsid w:val="00545880"/>
    <w:rsid w:val="00546436"/>
    <w:rsid w:val="00553277"/>
    <w:rsid w:val="0055537E"/>
    <w:rsid w:val="00557865"/>
    <w:rsid w:val="00557C19"/>
    <w:rsid w:val="00560C05"/>
    <w:rsid w:val="00562B00"/>
    <w:rsid w:val="00562C5C"/>
    <w:rsid w:val="005638EC"/>
    <w:rsid w:val="00565D18"/>
    <w:rsid w:val="00573AAB"/>
    <w:rsid w:val="0057591E"/>
    <w:rsid w:val="00581001"/>
    <w:rsid w:val="005819E7"/>
    <w:rsid w:val="00585F9C"/>
    <w:rsid w:val="00587C08"/>
    <w:rsid w:val="00593C1E"/>
    <w:rsid w:val="00593EEA"/>
    <w:rsid w:val="00594903"/>
    <w:rsid w:val="00596AED"/>
    <w:rsid w:val="005A76F0"/>
    <w:rsid w:val="005B0CC2"/>
    <w:rsid w:val="005B2193"/>
    <w:rsid w:val="005C3747"/>
    <w:rsid w:val="005F7564"/>
    <w:rsid w:val="00600A86"/>
    <w:rsid w:val="00603931"/>
    <w:rsid w:val="006114BC"/>
    <w:rsid w:val="00612433"/>
    <w:rsid w:val="00614FAB"/>
    <w:rsid w:val="00616E7F"/>
    <w:rsid w:val="006172D3"/>
    <w:rsid w:val="006218E9"/>
    <w:rsid w:val="00634E36"/>
    <w:rsid w:val="00637468"/>
    <w:rsid w:val="00657CE9"/>
    <w:rsid w:val="00662FBB"/>
    <w:rsid w:val="0067071D"/>
    <w:rsid w:val="00672799"/>
    <w:rsid w:val="00672878"/>
    <w:rsid w:val="00684F5F"/>
    <w:rsid w:val="00687189"/>
    <w:rsid w:val="006929E8"/>
    <w:rsid w:val="006B0618"/>
    <w:rsid w:val="006B17CA"/>
    <w:rsid w:val="006B22BA"/>
    <w:rsid w:val="006B51A8"/>
    <w:rsid w:val="006D6B57"/>
    <w:rsid w:val="006D7189"/>
    <w:rsid w:val="006E0074"/>
    <w:rsid w:val="006E103B"/>
    <w:rsid w:val="006E2C5A"/>
    <w:rsid w:val="006E4A24"/>
    <w:rsid w:val="006E7EF4"/>
    <w:rsid w:val="006F6D48"/>
    <w:rsid w:val="006F7383"/>
    <w:rsid w:val="0070669C"/>
    <w:rsid w:val="00720B1D"/>
    <w:rsid w:val="007251D7"/>
    <w:rsid w:val="00725AC8"/>
    <w:rsid w:val="00744EFA"/>
    <w:rsid w:val="00746DB6"/>
    <w:rsid w:val="00750007"/>
    <w:rsid w:val="00751A7C"/>
    <w:rsid w:val="00753BA1"/>
    <w:rsid w:val="007604E2"/>
    <w:rsid w:val="007713EE"/>
    <w:rsid w:val="00774311"/>
    <w:rsid w:val="0077540F"/>
    <w:rsid w:val="00781001"/>
    <w:rsid w:val="00792569"/>
    <w:rsid w:val="007927A5"/>
    <w:rsid w:val="007954CD"/>
    <w:rsid w:val="00797FD4"/>
    <w:rsid w:val="007A79B8"/>
    <w:rsid w:val="007C0E20"/>
    <w:rsid w:val="007C1FA9"/>
    <w:rsid w:val="007D1BDE"/>
    <w:rsid w:val="007D3359"/>
    <w:rsid w:val="007D4470"/>
    <w:rsid w:val="007D6152"/>
    <w:rsid w:val="007E0A19"/>
    <w:rsid w:val="007E76DD"/>
    <w:rsid w:val="008059E5"/>
    <w:rsid w:val="0080761B"/>
    <w:rsid w:val="00815855"/>
    <w:rsid w:val="00816980"/>
    <w:rsid w:val="0081725F"/>
    <w:rsid w:val="008275B6"/>
    <w:rsid w:val="00834071"/>
    <w:rsid w:val="00842FD5"/>
    <w:rsid w:val="00844F48"/>
    <w:rsid w:val="00850E77"/>
    <w:rsid w:val="008522E7"/>
    <w:rsid w:val="00856012"/>
    <w:rsid w:val="008564C8"/>
    <w:rsid w:val="00864896"/>
    <w:rsid w:val="008716C8"/>
    <w:rsid w:val="00875C08"/>
    <w:rsid w:val="00882456"/>
    <w:rsid w:val="00883272"/>
    <w:rsid w:val="00885EAB"/>
    <w:rsid w:val="0089180C"/>
    <w:rsid w:val="00894E72"/>
    <w:rsid w:val="00896F6F"/>
    <w:rsid w:val="00897EEC"/>
    <w:rsid w:val="008A0DC6"/>
    <w:rsid w:val="008A2E71"/>
    <w:rsid w:val="008A5FBA"/>
    <w:rsid w:val="008B39E5"/>
    <w:rsid w:val="008B66A2"/>
    <w:rsid w:val="008B75BB"/>
    <w:rsid w:val="008C55A3"/>
    <w:rsid w:val="008D0CED"/>
    <w:rsid w:val="008D3A6E"/>
    <w:rsid w:val="008E5DA8"/>
    <w:rsid w:val="008F066C"/>
    <w:rsid w:val="008F13E4"/>
    <w:rsid w:val="008F7530"/>
    <w:rsid w:val="0090336B"/>
    <w:rsid w:val="0091062C"/>
    <w:rsid w:val="00910920"/>
    <w:rsid w:val="00911C39"/>
    <w:rsid w:val="00916E46"/>
    <w:rsid w:val="0092361D"/>
    <w:rsid w:val="00925DBD"/>
    <w:rsid w:val="009265D5"/>
    <w:rsid w:val="009312A8"/>
    <w:rsid w:val="00933BC7"/>
    <w:rsid w:val="00935D1D"/>
    <w:rsid w:val="00942027"/>
    <w:rsid w:val="00942547"/>
    <w:rsid w:val="00956A23"/>
    <w:rsid w:val="00960EED"/>
    <w:rsid w:val="00966246"/>
    <w:rsid w:val="00966857"/>
    <w:rsid w:val="00974079"/>
    <w:rsid w:val="00975A63"/>
    <w:rsid w:val="0098523C"/>
    <w:rsid w:val="00991016"/>
    <w:rsid w:val="009A4165"/>
    <w:rsid w:val="009A4B56"/>
    <w:rsid w:val="009B43B0"/>
    <w:rsid w:val="009B52F8"/>
    <w:rsid w:val="009B5F23"/>
    <w:rsid w:val="009C448A"/>
    <w:rsid w:val="009D2CB5"/>
    <w:rsid w:val="009D49BE"/>
    <w:rsid w:val="009D641A"/>
    <w:rsid w:val="009E6318"/>
    <w:rsid w:val="009F2274"/>
    <w:rsid w:val="00A007AB"/>
    <w:rsid w:val="00A120BA"/>
    <w:rsid w:val="00A12270"/>
    <w:rsid w:val="00A2215C"/>
    <w:rsid w:val="00A27BBE"/>
    <w:rsid w:val="00A3717A"/>
    <w:rsid w:val="00A412F6"/>
    <w:rsid w:val="00A47CFA"/>
    <w:rsid w:val="00A511B0"/>
    <w:rsid w:val="00A52041"/>
    <w:rsid w:val="00A639CA"/>
    <w:rsid w:val="00A64258"/>
    <w:rsid w:val="00A73132"/>
    <w:rsid w:val="00A763EC"/>
    <w:rsid w:val="00A83E57"/>
    <w:rsid w:val="00A84724"/>
    <w:rsid w:val="00A855F6"/>
    <w:rsid w:val="00A92F74"/>
    <w:rsid w:val="00AA46E7"/>
    <w:rsid w:val="00AA6759"/>
    <w:rsid w:val="00AA7064"/>
    <w:rsid w:val="00AB33D1"/>
    <w:rsid w:val="00AC0AF2"/>
    <w:rsid w:val="00AC2334"/>
    <w:rsid w:val="00AC6A61"/>
    <w:rsid w:val="00AC79DF"/>
    <w:rsid w:val="00AC7A9D"/>
    <w:rsid w:val="00AD27EA"/>
    <w:rsid w:val="00AD5A7E"/>
    <w:rsid w:val="00AD7090"/>
    <w:rsid w:val="00AE6710"/>
    <w:rsid w:val="00AE69B4"/>
    <w:rsid w:val="00AF1EFE"/>
    <w:rsid w:val="00AF2D27"/>
    <w:rsid w:val="00AF2FC0"/>
    <w:rsid w:val="00B216F5"/>
    <w:rsid w:val="00B27188"/>
    <w:rsid w:val="00B3145B"/>
    <w:rsid w:val="00B343A8"/>
    <w:rsid w:val="00B44CBD"/>
    <w:rsid w:val="00B60B3F"/>
    <w:rsid w:val="00B60C77"/>
    <w:rsid w:val="00B75449"/>
    <w:rsid w:val="00B8039A"/>
    <w:rsid w:val="00B857CC"/>
    <w:rsid w:val="00B9084E"/>
    <w:rsid w:val="00B9376F"/>
    <w:rsid w:val="00B94B42"/>
    <w:rsid w:val="00BA24DC"/>
    <w:rsid w:val="00BA2706"/>
    <w:rsid w:val="00BB424A"/>
    <w:rsid w:val="00BB6AD5"/>
    <w:rsid w:val="00BC0975"/>
    <w:rsid w:val="00BC0C29"/>
    <w:rsid w:val="00BC3EB1"/>
    <w:rsid w:val="00BC4F1B"/>
    <w:rsid w:val="00BC51BF"/>
    <w:rsid w:val="00BC64BD"/>
    <w:rsid w:val="00BC6745"/>
    <w:rsid w:val="00BD2658"/>
    <w:rsid w:val="00BE25CA"/>
    <w:rsid w:val="00BE4618"/>
    <w:rsid w:val="00BE4EBC"/>
    <w:rsid w:val="00BE5074"/>
    <w:rsid w:val="00BF2BCA"/>
    <w:rsid w:val="00BF6D29"/>
    <w:rsid w:val="00BF7FF2"/>
    <w:rsid w:val="00C03210"/>
    <w:rsid w:val="00C0571F"/>
    <w:rsid w:val="00C15ED7"/>
    <w:rsid w:val="00C17E04"/>
    <w:rsid w:val="00C20044"/>
    <w:rsid w:val="00C27ED8"/>
    <w:rsid w:val="00C33EB2"/>
    <w:rsid w:val="00C37A3C"/>
    <w:rsid w:val="00C40B84"/>
    <w:rsid w:val="00C5355E"/>
    <w:rsid w:val="00C546BA"/>
    <w:rsid w:val="00C63C07"/>
    <w:rsid w:val="00C63D10"/>
    <w:rsid w:val="00C663A6"/>
    <w:rsid w:val="00C76C74"/>
    <w:rsid w:val="00C868BB"/>
    <w:rsid w:val="00C945F1"/>
    <w:rsid w:val="00C9480E"/>
    <w:rsid w:val="00C97692"/>
    <w:rsid w:val="00CA0A31"/>
    <w:rsid w:val="00CA0EC0"/>
    <w:rsid w:val="00CA361E"/>
    <w:rsid w:val="00CA4605"/>
    <w:rsid w:val="00CB25D7"/>
    <w:rsid w:val="00CB2ED7"/>
    <w:rsid w:val="00CB32E5"/>
    <w:rsid w:val="00CB4DC0"/>
    <w:rsid w:val="00CC524B"/>
    <w:rsid w:val="00CD72F5"/>
    <w:rsid w:val="00CE43BC"/>
    <w:rsid w:val="00CE6F6A"/>
    <w:rsid w:val="00CF2515"/>
    <w:rsid w:val="00CF2C34"/>
    <w:rsid w:val="00D0351C"/>
    <w:rsid w:val="00D04E80"/>
    <w:rsid w:val="00D11589"/>
    <w:rsid w:val="00D14405"/>
    <w:rsid w:val="00D15DE3"/>
    <w:rsid w:val="00D240AC"/>
    <w:rsid w:val="00D247D3"/>
    <w:rsid w:val="00D260DD"/>
    <w:rsid w:val="00D272E2"/>
    <w:rsid w:val="00D41F50"/>
    <w:rsid w:val="00D44AA8"/>
    <w:rsid w:val="00D5045F"/>
    <w:rsid w:val="00D52256"/>
    <w:rsid w:val="00D655A8"/>
    <w:rsid w:val="00D65B52"/>
    <w:rsid w:val="00D665EF"/>
    <w:rsid w:val="00D717DC"/>
    <w:rsid w:val="00D73DC3"/>
    <w:rsid w:val="00D75549"/>
    <w:rsid w:val="00D777A6"/>
    <w:rsid w:val="00D8493C"/>
    <w:rsid w:val="00D9175B"/>
    <w:rsid w:val="00D93BE8"/>
    <w:rsid w:val="00DA7C8C"/>
    <w:rsid w:val="00DB44F4"/>
    <w:rsid w:val="00DB7C81"/>
    <w:rsid w:val="00DC12B2"/>
    <w:rsid w:val="00DC139A"/>
    <w:rsid w:val="00DC1FB9"/>
    <w:rsid w:val="00DD15EE"/>
    <w:rsid w:val="00DD4B8A"/>
    <w:rsid w:val="00DD66A0"/>
    <w:rsid w:val="00DD6ED0"/>
    <w:rsid w:val="00DE33B5"/>
    <w:rsid w:val="00DF1890"/>
    <w:rsid w:val="00DF1B77"/>
    <w:rsid w:val="00DF2B44"/>
    <w:rsid w:val="00DF33A8"/>
    <w:rsid w:val="00E02026"/>
    <w:rsid w:val="00E021B1"/>
    <w:rsid w:val="00E032C7"/>
    <w:rsid w:val="00E0720E"/>
    <w:rsid w:val="00E13D33"/>
    <w:rsid w:val="00E146C1"/>
    <w:rsid w:val="00E178F7"/>
    <w:rsid w:val="00E23CA5"/>
    <w:rsid w:val="00E23DEC"/>
    <w:rsid w:val="00E23FA1"/>
    <w:rsid w:val="00E25061"/>
    <w:rsid w:val="00E25645"/>
    <w:rsid w:val="00E32BF0"/>
    <w:rsid w:val="00E34DC3"/>
    <w:rsid w:val="00E36E45"/>
    <w:rsid w:val="00E42187"/>
    <w:rsid w:val="00E42331"/>
    <w:rsid w:val="00E4645E"/>
    <w:rsid w:val="00E4701D"/>
    <w:rsid w:val="00E50073"/>
    <w:rsid w:val="00E50AF2"/>
    <w:rsid w:val="00E519AE"/>
    <w:rsid w:val="00E52C9D"/>
    <w:rsid w:val="00E55FF5"/>
    <w:rsid w:val="00E63A3F"/>
    <w:rsid w:val="00E66456"/>
    <w:rsid w:val="00E6731D"/>
    <w:rsid w:val="00E768E6"/>
    <w:rsid w:val="00E82CDE"/>
    <w:rsid w:val="00E8347E"/>
    <w:rsid w:val="00E932DD"/>
    <w:rsid w:val="00E93A66"/>
    <w:rsid w:val="00E94416"/>
    <w:rsid w:val="00EA0E37"/>
    <w:rsid w:val="00EA38C3"/>
    <w:rsid w:val="00EB043C"/>
    <w:rsid w:val="00EB0B40"/>
    <w:rsid w:val="00EB645D"/>
    <w:rsid w:val="00EB6509"/>
    <w:rsid w:val="00EB7ED0"/>
    <w:rsid w:val="00EC103B"/>
    <w:rsid w:val="00EC2FC9"/>
    <w:rsid w:val="00EC3FB1"/>
    <w:rsid w:val="00EC69A2"/>
    <w:rsid w:val="00ED42A7"/>
    <w:rsid w:val="00ED7B29"/>
    <w:rsid w:val="00EE5D02"/>
    <w:rsid w:val="00EF2289"/>
    <w:rsid w:val="00EF3E19"/>
    <w:rsid w:val="00EF5BC5"/>
    <w:rsid w:val="00F03FB1"/>
    <w:rsid w:val="00F041F4"/>
    <w:rsid w:val="00F04885"/>
    <w:rsid w:val="00F0648B"/>
    <w:rsid w:val="00F07A10"/>
    <w:rsid w:val="00F103C4"/>
    <w:rsid w:val="00F10CEE"/>
    <w:rsid w:val="00F12072"/>
    <w:rsid w:val="00F21F74"/>
    <w:rsid w:val="00F22BA7"/>
    <w:rsid w:val="00F2639A"/>
    <w:rsid w:val="00F31203"/>
    <w:rsid w:val="00F3361E"/>
    <w:rsid w:val="00F37336"/>
    <w:rsid w:val="00F404BF"/>
    <w:rsid w:val="00F427F3"/>
    <w:rsid w:val="00F51228"/>
    <w:rsid w:val="00F56303"/>
    <w:rsid w:val="00F566AA"/>
    <w:rsid w:val="00F65D47"/>
    <w:rsid w:val="00F67E66"/>
    <w:rsid w:val="00F71485"/>
    <w:rsid w:val="00F80E5C"/>
    <w:rsid w:val="00F820F6"/>
    <w:rsid w:val="00F82690"/>
    <w:rsid w:val="00F9281C"/>
    <w:rsid w:val="00FA058F"/>
    <w:rsid w:val="00FA0D92"/>
    <w:rsid w:val="00FA4400"/>
    <w:rsid w:val="00FA729D"/>
    <w:rsid w:val="00FB1528"/>
    <w:rsid w:val="00FB7869"/>
    <w:rsid w:val="00FB7F25"/>
    <w:rsid w:val="00FC17D5"/>
    <w:rsid w:val="00FC1F37"/>
    <w:rsid w:val="00FC69D5"/>
    <w:rsid w:val="00FC7E5E"/>
    <w:rsid w:val="00FD20C5"/>
    <w:rsid w:val="00FD5575"/>
    <w:rsid w:val="00FE44FF"/>
    <w:rsid w:val="00FF0F68"/>
    <w:rsid w:val="00FF1CA7"/>
    <w:rsid w:val="00FF2603"/>
    <w:rsid w:val="00FF2702"/>
    <w:rsid w:val="00FF5364"/>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E867E"/>
  <w15:chartTrackingRefBased/>
  <w15:docId w15:val="{FBF52BA6-A5C3-4731-992C-A76B156CC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1F44CF"/>
    <w:pPr>
      <w:suppressAutoHyphens/>
      <w:autoSpaceDN w:val="0"/>
      <w:textAlignment w:val="baseline"/>
    </w:pPr>
    <w:rPr>
      <w:rFonts w:ascii="Calibri" w:eastAsia="Calibri" w:hAnsi="Calibri" w:cs="Times New Roman"/>
      <w:lang w:val="en-US"/>
    </w:rPr>
  </w:style>
  <w:style w:type="paragraph" w:styleId="Heading1">
    <w:name w:val="heading 1"/>
    <w:basedOn w:val="Normal"/>
    <w:next w:val="Normal"/>
    <w:link w:val="Heading1Char"/>
    <w:uiPriority w:val="9"/>
    <w:qFormat/>
    <w:rsid w:val="001820FD"/>
    <w:pPr>
      <w:keepNext/>
      <w:keepLines/>
      <w:spacing w:before="240" w:after="0"/>
      <w:outlineLvl w:val="0"/>
    </w:pPr>
    <w:rPr>
      <w:rFonts w:ascii="Cambria" w:eastAsia="Times New Roman" w:hAnsi="Cambria"/>
      <w:color w:val="365F91"/>
      <w:sz w:val="32"/>
      <w:szCs w:val="32"/>
    </w:rPr>
  </w:style>
  <w:style w:type="paragraph" w:styleId="Heading2">
    <w:name w:val="heading 2"/>
    <w:basedOn w:val="Normal"/>
    <w:next w:val="Normal"/>
    <w:link w:val="Heading2Char"/>
    <w:uiPriority w:val="9"/>
    <w:unhideWhenUsed/>
    <w:qFormat/>
    <w:rsid w:val="001820FD"/>
    <w:pPr>
      <w:keepNext/>
      <w:keepLines/>
      <w:spacing w:before="40" w:after="0"/>
      <w:outlineLvl w:val="1"/>
    </w:pPr>
    <w:rPr>
      <w:rFonts w:ascii="Cambria" w:eastAsia="Times New Roman" w:hAnsi="Cambria"/>
      <w:color w:val="365F91"/>
      <w:sz w:val="26"/>
      <w:szCs w:val="26"/>
    </w:rPr>
  </w:style>
  <w:style w:type="paragraph" w:styleId="Heading3">
    <w:name w:val="heading 3"/>
    <w:basedOn w:val="Normal"/>
    <w:next w:val="Normal"/>
    <w:link w:val="Heading3Char"/>
    <w:uiPriority w:val="9"/>
    <w:unhideWhenUsed/>
    <w:qFormat/>
    <w:rsid w:val="001820FD"/>
    <w:pPr>
      <w:keepNext/>
      <w:keepLines/>
      <w:spacing w:before="40" w:after="0"/>
      <w:outlineLvl w:val="2"/>
    </w:pPr>
    <w:rPr>
      <w:rFonts w:ascii="Cambria" w:eastAsia="Times New Roman" w:hAnsi="Cambria"/>
      <w:color w:val="243F60"/>
      <w:sz w:val="24"/>
      <w:szCs w:val="24"/>
    </w:rPr>
  </w:style>
  <w:style w:type="paragraph" w:styleId="Heading4">
    <w:name w:val="heading 4"/>
    <w:basedOn w:val="Normal"/>
    <w:next w:val="Normal"/>
    <w:link w:val="Heading4Char"/>
    <w:uiPriority w:val="9"/>
    <w:unhideWhenUsed/>
    <w:qFormat/>
    <w:rsid w:val="001820FD"/>
    <w:pPr>
      <w:keepNext/>
      <w:keepLines/>
      <w:spacing w:before="40" w:after="0"/>
      <w:outlineLvl w:val="3"/>
    </w:pPr>
    <w:rPr>
      <w:rFonts w:ascii="Cambria" w:eastAsia="Times New Roman" w:hAnsi="Cambria"/>
      <w:i/>
      <w:iCs/>
      <w:color w:val="365F9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20FD"/>
    <w:rPr>
      <w:rFonts w:ascii="Cambria" w:eastAsia="Times New Roman" w:hAnsi="Cambria" w:cs="Times New Roman"/>
      <w:color w:val="365F91"/>
      <w:sz w:val="32"/>
      <w:szCs w:val="32"/>
      <w:lang w:val="en-US"/>
    </w:rPr>
  </w:style>
  <w:style w:type="character" w:customStyle="1" w:styleId="Heading2Char">
    <w:name w:val="Heading 2 Char"/>
    <w:basedOn w:val="DefaultParagraphFont"/>
    <w:link w:val="Heading2"/>
    <w:uiPriority w:val="9"/>
    <w:rsid w:val="001820FD"/>
    <w:rPr>
      <w:rFonts w:ascii="Cambria" w:eastAsia="Times New Roman" w:hAnsi="Cambria" w:cs="Times New Roman"/>
      <w:color w:val="365F91"/>
      <w:sz w:val="26"/>
      <w:szCs w:val="26"/>
      <w:lang w:val="en-US"/>
    </w:rPr>
  </w:style>
  <w:style w:type="character" w:customStyle="1" w:styleId="Heading3Char">
    <w:name w:val="Heading 3 Char"/>
    <w:basedOn w:val="DefaultParagraphFont"/>
    <w:link w:val="Heading3"/>
    <w:uiPriority w:val="9"/>
    <w:rsid w:val="001820FD"/>
    <w:rPr>
      <w:rFonts w:ascii="Cambria" w:eastAsia="Times New Roman" w:hAnsi="Cambria" w:cs="Times New Roman"/>
      <w:color w:val="243F60"/>
      <w:sz w:val="24"/>
      <w:szCs w:val="24"/>
      <w:lang w:val="en-US"/>
    </w:rPr>
  </w:style>
  <w:style w:type="character" w:customStyle="1" w:styleId="Heading4Char">
    <w:name w:val="Heading 4 Char"/>
    <w:basedOn w:val="DefaultParagraphFont"/>
    <w:link w:val="Heading4"/>
    <w:uiPriority w:val="9"/>
    <w:rsid w:val="001820FD"/>
    <w:rPr>
      <w:rFonts w:ascii="Cambria" w:eastAsia="Times New Roman" w:hAnsi="Cambria" w:cs="Times New Roman"/>
      <w:i/>
      <w:iCs/>
      <w:color w:val="365F91"/>
      <w:lang w:val="en-US"/>
    </w:rPr>
  </w:style>
  <w:style w:type="paragraph" w:customStyle="1" w:styleId="NewNormal">
    <w:name w:val="New Normal"/>
    <w:basedOn w:val="Normal"/>
    <w:rsid w:val="001820FD"/>
    <w:pPr>
      <w:spacing w:before="100" w:after="100" w:line="240" w:lineRule="auto"/>
      <w:ind w:firstLine="357"/>
      <w:jc w:val="both"/>
    </w:pPr>
    <w:rPr>
      <w:rFonts w:ascii="Times New Roman" w:hAnsi="Times New Roman"/>
    </w:rPr>
  </w:style>
  <w:style w:type="paragraph" w:styleId="Footer">
    <w:name w:val="footer"/>
    <w:basedOn w:val="Normal"/>
    <w:link w:val="FooterChar"/>
    <w:uiPriority w:val="99"/>
    <w:rsid w:val="001820FD"/>
    <w:pPr>
      <w:tabs>
        <w:tab w:val="center" w:pos="4703"/>
        <w:tab w:val="right" w:pos="9406"/>
      </w:tabs>
      <w:spacing w:after="0" w:line="240" w:lineRule="auto"/>
    </w:pPr>
  </w:style>
  <w:style w:type="character" w:customStyle="1" w:styleId="FooterChar">
    <w:name w:val="Footer Char"/>
    <w:basedOn w:val="DefaultParagraphFont"/>
    <w:link w:val="Footer"/>
    <w:uiPriority w:val="99"/>
    <w:rsid w:val="001820FD"/>
    <w:rPr>
      <w:rFonts w:ascii="Calibri" w:eastAsia="Calibri" w:hAnsi="Calibri" w:cs="Times New Roman"/>
      <w:lang w:val="en-US"/>
    </w:rPr>
  </w:style>
  <w:style w:type="paragraph" w:customStyle="1" w:styleId="NewHeadingNoNumbering">
    <w:name w:val="New Heading No Numbering"/>
    <w:basedOn w:val="Normal"/>
    <w:next w:val="NewNormal"/>
    <w:rsid w:val="001820FD"/>
    <w:pPr>
      <w:keepNext/>
      <w:spacing w:before="480" w:after="240" w:line="240" w:lineRule="auto"/>
      <w:outlineLvl w:val="0"/>
    </w:pPr>
    <w:rPr>
      <w:rFonts w:ascii="Times New Roman" w:eastAsia="Times New Roman" w:hAnsi="Times New Roman" w:cs="Arial"/>
      <w:bCs/>
      <w:kern w:val="3"/>
      <w:sz w:val="32"/>
      <w:szCs w:val="32"/>
      <w:lang w:eastAsia="sv-SE"/>
    </w:rPr>
  </w:style>
  <w:style w:type="paragraph" w:customStyle="1" w:styleId="NewHeading1">
    <w:name w:val="New Heading 1"/>
    <w:basedOn w:val="Normal"/>
    <w:next w:val="NewNormal"/>
    <w:rsid w:val="001820FD"/>
    <w:pPr>
      <w:keepNext/>
      <w:numPr>
        <w:numId w:val="1"/>
      </w:numPr>
      <w:tabs>
        <w:tab w:val="left" w:pos="432"/>
      </w:tabs>
      <w:spacing w:before="480" w:after="240" w:line="240" w:lineRule="auto"/>
      <w:outlineLvl w:val="0"/>
    </w:pPr>
    <w:rPr>
      <w:rFonts w:ascii="Times New Roman" w:eastAsia="Times New Roman" w:hAnsi="Times New Roman" w:cs="Arial"/>
      <w:bCs/>
      <w:kern w:val="3"/>
      <w:sz w:val="32"/>
      <w:szCs w:val="32"/>
      <w:lang w:eastAsia="sv-SE"/>
    </w:rPr>
  </w:style>
  <w:style w:type="paragraph" w:customStyle="1" w:styleId="NewHeading2">
    <w:name w:val="New Heading 2"/>
    <w:basedOn w:val="Heading2"/>
    <w:next w:val="NewNormal"/>
    <w:rsid w:val="001820FD"/>
    <w:pPr>
      <w:spacing w:before="300" w:after="120" w:line="240" w:lineRule="auto"/>
      <w:ind w:left="1566" w:hanging="432"/>
    </w:pPr>
    <w:rPr>
      <w:rFonts w:ascii="Times New Roman" w:hAnsi="Times New Roman"/>
      <w:bCs/>
      <w:color w:val="auto"/>
      <w:sz w:val="28"/>
    </w:rPr>
  </w:style>
  <w:style w:type="numbering" w:customStyle="1" w:styleId="H1">
    <w:name w:val="H1"/>
    <w:basedOn w:val="NoList"/>
    <w:rsid w:val="001820FD"/>
    <w:pPr>
      <w:numPr>
        <w:numId w:val="1"/>
      </w:numPr>
    </w:pPr>
  </w:style>
  <w:style w:type="paragraph" w:styleId="BodyText">
    <w:name w:val="Body Text"/>
    <w:basedOn w:val="Normal"/>
    <w:link w:val="BodyTextChar"/>
    <w:uiPriority w:val="99"/>
    <w:semiHidden/>
    <w:unhideWhenUsed/>
    <w:rsid w:val="001820FD"/>
    <w:pPr>
      <w:spacing w:after="120"/>
    </w:pPr>
  </w:style>
  <w:style w:type="character" w:customStyle="1" w:styleId="BodyTextChar">
    <w:name w:val="Body Text Char"/>
    <w:basedOn w:val="DefaultParagraphFont"/>
    <w:link w:val="BodyText"/>
    <w:uiPriority w:val="99"/>
    <w:semiHidden/>
    <w:rsid w:val="001820FD"/>
    <w:rPr>
      <w:rFonts w:ascii="Calibri" w:eastAsia="Calibri" w:hAnsi="Calibri" w:cs="Times New Roman"/>
      <w:lang w:val="en-US"/>
    </w:rPr>
  </w:style>
  <w:style w:type="character" w:styleId="PlaceholderText">
    <w:name w:val="Placeholder Text"/>
    <w:uiPriority w:val="99"/>
    <w:semiHidden/>
    <w:rsid w:val="001820FD"/>
    <w:rPr>
      <w:color w:val="808080"/>
    </w:rPr>
  </w:style>
  <w:style w:type="character" w:styleId="Hyperlink">
    <w:name w:val="Hyperlink"/>
    <w:uiPriority w:val="99"/>
    <w:unhideWhenUsed/>
    <w:rsid w:val="001820FD"/>
    <w:rPr>
      <w:color w:val="0000FF"/>
      <w:u w:val="single"/>
    </w:rPr>
  </w:style>
  <w:style w:type="paragraph" w:styleId="TOCHeading">
    <w:name w:val="TOC Heading"/>
    <w:basedOn w:val="Heading1"/>
    <w:next w:val="Normal"/>
    <w:uiPriority w:val="39"/>
    <w:unhideWhenUsed/>
    <w:qFormat/>
    <w:rsid w:val="001820FD"/>
    <w:pPr>
      <w:suppressAutoHyphens w:val="0"/>
      <w:autoSpaceDN/>
      <w:spacing w:line="259" w:lineRule="auto"/>
      <w:textAlignment w:val="auto"/>
      <w:outlineLvl w:val="9"/>
    </w:pPr>
  </w:style>
  <w:style w:type="paragraph" w:styleId="TOC2">
    <w:name w:val="toc 2"/>
    <w:basedOn w:val="Normal"/>
    <w:next w:val="Normal"/>
    <w:autoRedefine/>
    <w:uiPriority w:val="39"/>
    <w:unhideWhenUsed/>
    <w:rsid w:val="001820FD"/>
    <w:pPr>
      <w:suppressAutoHyphens w:val="0"/>
      <w:autoSpaceDN/>
      <w:spacing w:after="100" w:line="259" w:lineRule="auto"/>
      <w:ind w:left="220"/>
      <w:textAlignment w:val="auto"/>
    </w:pPr>
    <w:rPr>
      <w:rFonts w:eastAsia="Times New Roman"/>
    </w:rPr>
  </w:style>
  <w:style w:type="paragraph" w:styleId="TOC1">
    <w:name w:val="toc 1"/>
    <w:basedOn w:val="Normal"/>
    <w:next w:val="Normal"/>
    <w:autoRedefine/>
    <w:uiPriority w:val="39"/>
    <w:unhideWhenUsed/>
    <w:rsid w:val="001820FD"/>
    <w:pPr>
      <w:suppressAutoHyphens w:val="0"/>
      <w:autoSpaceDN/>
      <w:spacing w:after="100" w:line="259" w:lineRule="auto"/>
      <w:textAlignment w:val="auto"/>
    </w:pPr>
    <w:rPr>
      <w:rFonts w:eastAsia="Times New Roman"/>
    </w:rPr>
  </w:style>
  <w:style w:type="paragraph" w:styleId="TOC3">
    <w:name w:val="toc 3"/>
    <w:basedOn w:val="Normal"/>
    <w:next w:val="Normal"/>
    <w:autoRedefine/>
    <w:uiPriority w:val="39"/>
    <w:unhideWhenUsed/>
    <w:rsid w:val="001820FD"/>
    <w:pPr>
      <w:suppressAutoHyphens w:val="0"/>
      <w:autoSpaceDN/>
      <w:spacing w:after="100" w:line="259" w:lineRule="auto"/>
      <w:ind w:left="440"/>
      <w:textAlignment w:val="auto"/>
    </w:pPr>
    <w:rPr>
      <w:rFonts w:eastAsia="Times New Roman"/>
    </w:rPr>
  </w:style>
  <w:style w:type="paragraph" w:styleId="ListParagraph">
    <w:name w:val="List Paragraph"/>
    <w:basedOn w:val="Normal"/>
    <w:uiPriority w:val="34"/>
    <w:qFormat/>
    <w:rsid w:val="001820FD"/>
    <w:pPr>
      <w:ind w:left="720"/>
      <w:contextualSpacing/>
    </w:pPr>
  </w:style>
  <w:style w:type="paragraph" w:styleId="NoSpacing">
    <w:name w:val="No Spacing"/>
    <w:link w:val="NoSpacingChar"/>
    <w:uiPriority w:val="1"/>
    <w:qFormat/>
    <w:rsid w:val="001F44CF"/>
    <w:pPr>
      <w:spacing w:after="0" w:line="240" w:lineRule="auto"/>
    </w:pPr>
    <w:rPr>
      <w:rFonts w:ascii="Calibri" w:eastAsia="Times New Roman" w:hAnsi="Calibri" w:cs="Times New Roman"/>
      <w:lang w:val="en-US"/>
    </w:rPr>
  </w:style>
  <w:style w:type="character" w:customStyle="1" w:styleId="NoSpacingChar">
    <w:name w:val="No Spacing Char"/>
    <w:link w:val="NoSpacing"/>
    <w:uiPriority w:val="1"/>
    <w:rsid w:val="001820FD"/>
    <w:rPr>
      <w:rFonts w:ascii="Calibri" w:eastAsia="Times New Roman" w:hAnsi="Calibri" w:cs="Times New Roman"/>
      <w:lang w:val="en-US"/>
    </w:rPr>
  </w:style>
  <w:style w:type="table" w:styleId="TableGrid">
    <w:name w:val="Table Grid"/>
    <w:basedOn w:val="TableNormal"/>
    <w:uiPriority w:val="59"/>
    <w:rsid w:val="001820FD"/>
    <w:pPr>
      <w:spacing w:after="0" w:line="240" w:lineRule="auto"/>
    </w:pPr>
    <w:rPr>
      <w:rFonts w:ascii="Calibri" w:eastAsia="Calibri" w:hAnsi="Calibri" w:cs="Times New Roman"/>
      <w:sz w:val="20"/>
      <w:szCs w:val="20"/>
      <w:lang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820FD"/>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val="sv-SE" w:eastAsia="sv-SE"/>
    </w:rPr>
  </w:style>
  <w:style w:type="character" w:styleId="UnresolvedMention">
    <w:name w:val="Unresolved Mention"/>
    <w:uiPriority w:val="99"/>
    <w:semiHidden/>
    <w:unhideWhenUsed/>
    <w:rsid w:val="001820FD"/>
    <w:rPr>
      <w:color w:val="808080"/>
      <w:shd w:val="clear" w:color="auto" w:fill="E6E6E6"/>
    </w:rPr>
  </w:style>
  <w:style w:type="character" w:styleId="Strong">
    <w:name w:val="Strong"/>
    <w:uiPriority w:val="22"/>
    <w:qFormat/>
    <w:rsid w:val="001820FD"/>
    <w:rPr>
      <w:b/>
      <w:bCs/>
    </w:rPr>
  </w:style>
  <w:style w:type="character" w:styleId="Emphasis">
    <w:name w:val="Emphasis"/>
    <w:uiPriority w:val="20"/>
    <w:qFormat/>
    <w:rsid w:val="001820FD"/>
    <w:rPr>
      <w:i/>
      <w:iCs/>
    </w:rPr>
  </w:style>
  <w:style w:type="paragraph" w:styleId="Bibliography">
    <w:name w:val="Bibliography"/>
    <w:basedOn w:val="Normal"/>
    <w:next w:val="Normal"/>
    <w:uiPriority w:val="37"/>
    <w:unhideWhenUsed/>
    <w:rsid w:val="001820FD"/>
  </w:style>
  <w:style w:type="character" w:styleId="FollowedHyperlink">
    <w:name w:val="FollowedHyperlink"/>
    <w:uiPriority w:val="99"/>
    <w:semiHidden/>
    <w:unhideWhenUsed/>
    <w:rsid w:val="001820FD"/>
    <w:rPr>
      <w:color w:val="954F72"/>
      <w:u w:val="single"/>
    </w:rPr>
  </w:style>
  <w:style w:type="character" w:styleId="SubtleEmphasis">
    <w:name w:val="Subtle Emphasis"/>
    <w:uiPriority w:val="19"/>
    <w:qFormat/>
    <w:rsid w:val="001820FD"/>
    <w:rPr>
      <w:i/>
      <w:iCs/>
      <w:color w:val="404040"/>
    </w:rPr>
  </w:style>
  <w:style w:type="paragraph" w:styleId="Caption">
    <w:name w:val="caption"/>
    <w:basedOn w:val="Normal"/>
    <w:next w:val="Normal"/>
    <w:uiPriority w:val="35"/>
    <w:unhideWhenUsed/>
    <w:qFormat/>
    <w:rsid w:val="001820FD"/>
    <w:rPr>
      <w:b/>
      <w:bCs/>
      <w:sz w:val="20"/>
      <w:szCs w:val="20"/>
    </w:rPr>
  </w:style>
  <w:style w:type="paragraph" w:styleId="TableofFigures">
    <w:name w:val="table of figures"/>
    <w:basedOn w:val="Normal"/>
    <w:next w:val="Normal"/>
    <w:uiPriority w:val="99"/>
    <w:unhideWhenUsed/>
    <w:rsid w:val="001820FD"/>
  </w:style>
  <w:style w:type="paragraph" w:styleId="Header">
    <w:name w:val="header"/>
    <w:basedOn w:val="Normal"/>
    <w:link w:val="HeaderChar"/>
    <w:uiPriority w:val="99"/>
    <w:unhideWhenUsed/>
    <w:rsid w:val="001820FD"/>
    <w:pPr>
      <w:tabs>
        <w:tab w:val="center" w:pos="4536"/>
        <w:tab w:val="right" w:pos="9072"/>
      </w:tabs>
    </w:pPr>
  </w:style>
  <w:style w:type="character" w:customStyle="1" w:styleId="HeaderChar">
    <w:name w:val="Header Char"/>
    <w:basedOn w:val="DefaultParagraphFont"/>
    <w:link w:val="Header"/>
    <w:uiPriority w:val="99"/>
    <w:rsid w:val="001820FD"/>
    <w:rPr>
      <w:rFonts w:ascii="Calibri" w:eastAsia="Calibri" w:hAnsi="Calibri" w:cs="Times New Roman"/>
      <w:lang w:val="en-US"/>
    </w:rPr>
  </w:style>
  <w:style w:type="character" w:styleId="CommentReference">
    <w:name w:val="annotation reference"/>
    <w:basedOn w:val="DefaultParagraphFont"/>
    <w:uiPriority w:val="99"/>
    <w:semiHidden/>
    <w:unhideWhenUsed/>
    <w:rsid w:val="001820FD"/>
    <w:rPr>
      <w:sz w:val="16"/>
      <w:szCs w:val="16"/>
    </w:rPr>
  </w:style>
  <w:style w:type="paragraph" w:styleId="CommentText">
    <w:name w:val="annotation text"/>
    <w:basedOn w:val="Normal"/>
    <w:link w:val="CommentTextChar"/>
    <w:uiPriority w:val="99"/>
    <w:semiHidden/>
    <w:unhideWhenUsed/>
    <w:rsid w:val="001820FD"/>
    <w:pPr>
      <w:spacing w:line="240" w:lineRule="auto"/>
    </w:pPr>
    <w:rPr>
      <w:sz w:val="20"/>
      <w:szCs w:val="20"/>
    </w:rPr>
  </w:style>
  <w:style w:type="character" w:customStyle="1" w:styleId="CommentTextChar">
    <w:name w:val="Comment Text Char"/>
    <w:basedOn w:val="DefaultParagraphFont"/>
    <w:link w:val="CommentText"/>
    <w:uiPriority w:val="99"/>
    <w:semiHidden/>
    <w:rsid w:val="001820FD"/>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1820FD"/>
    <w:rPr>
      <w:b/>
      <w:bCs/>
    </w:rPr>
  </w:style>
  <w:style w:type="character" w:customStyle="1" w:styleId="CommentSubjectChar">
    <w:name w:val="Comment Subject Char"/>
    <w:basedOn w:val="CommentTextChar"/>
    <w:link w:val="CommentSubject"/>
    <w:uiPriority w:val="99"/>
    <w:semiHidden/>
    <w:rsid w:val="001820FD"/>
    <w:rPr>
      <w:rFonts w:ascii="Calibri" w:eastAsia="Calibri" w:hAnsi="Calibri" w:cs="Times New Roman"/>
      <w:b/>
      <w:bCs/>
      <w:sz w:val="20"/>
      <w:szCs w:val="20"/>
      <w:lang w:val="en-US"/>
    </w:rPr>
  </w:style>
  <w:style w:type="paragraph" w:styleId="BalloonText">
    <w:name w:val="Balloon Text"/>
    <w:basedOn w:val="Normal"/>
    <w:link w:val="BalloonTextChar"/>
    <w:uiPriority w:val="99"/>
    <w:semiHidden/>
    <w:unhideWhenUsed/>
    <w:rsid w:val="001820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20FD"/>
    <w:rPr>
      <w:rFonts w:ascii="Segoe UI" w:eastAsia="Calibri" w:hAnsi="Segoe UI" w:cs="Segoe UI"/>
      <w:sz w:val="18"/>
      <w:szCs w:val="18"/>
      <w:lang w:val="en-US"/>
    </w:rPr>
  </w:style>
  <w:style w:type="character" w:styleId="LineNumber">
    <w:name w:val="line number"/>
    <w:basedOn w:val="DefaultParagraphFont"/>
    <w:uiPriority w:val="99"/>
    <w:semiHidden/>
    <w:unhideWhenUsed/>
    <w:rsid w:val="001820FD"/>
  </w:style>
  <w:style w:type="paragraph" w:styleId="Revision">
    <w:name w:val="Revision"/>
    <w:hidden/>
    <w:uiPriority w:val="99"/>
    <w:semiHidden/>
    <w:rsid w:val="00966246"/>
    <w:pPr>
      <w:spacing w:after="0" w:line="240" w:lineRule="auto"/>
    </w:pPr>
    <w:rPr>
      <w:rFonts w:ascii="Calibri" w:eastAsia="Calibri"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2954">
      <w:bodyDiv w:val="1"/>
      <w:marLeft w:val="0"/>
      <w:marRight w:val="0"/>
      <w:marTop w:val="0"/>
      <w:marBottom w:val="0"/>
      <w:divBdr>
        <w:top w:val="none" w:sz="0" w:space="0" w:color="auto"/>
        <w:left w:val="none" w:sz="0" w:space="0" w:color="auto"/>
        <w:bottom w:val="none" w:sz="0" w:space="0" w:color="auto"/>
        <w:right w:val="none" w:sz="0" w:space="0" w:color="auto"/>
      </w:divBdr>
    </w:div>
    <w:div w:id="32310412">
      <w:bodyDiv w:val="1"/>
      <w:marLeft w:val="0"/>
      <w:marRight w:val="0"/>
      <w:marTop w:val="0"/>
      <w:marBottom w:val="0"/>
      <w:divBdr>
        <w:top w:val="none" w:sz="0" w:space="0" w:color="auto"/>
        <w:left w:val="none" w:sz="0" w:space="0" w:color="auto"/>
        <w:bottom w:val="none" w:sz="0" w:space="0" w:color="auto"/>
        <w:right w:val="none" w:sz="0" w:space="0" w:color="auto"/>
      </w:divBdr>
    </w:div>
    <w:div w:id="38359952">
      <w:bodyDiv w:val="1"/>
      <w:marLeft w:val="0"/>
      <w:marRight w:val="0"/>
      <w:marTop w:val="0"/>
      <w:marBottom w:val="0"/>
      <w:divBdr>
        <w:top w:val="none" w:sz="0" w:space="0" w:color="auto"/>
        <w:left w:val="none" w:sz="0" w:space="0" w:color="auto"/>
        <w:bottom w:val="none" w:sz="0" w:space="0" w:color="auto"/>
        <w:right w:val="none" w:sz="0" w:space="0" w:color="auto"/>
      </w:divBdr>
    </w:div>
    <w:div w:id="56784049">
      <w:bodyDiv w:val="1"/>
      <w:marLeft w:val="0"/>
      <w:marRight w:val="0"/>
      <w:marTop w:val="0"/>
      <w:marBottom w:val="0"/>
      <w:divBdr>
        <w:top w:val="none" w:sz="0" w:space="0" w:color="auto"/>
        <w:left w:val="none" w:sz="0" w:space="0" w:color="auto"/>
        <w:bottom w:val="none" w:sz="0" w:space="0" w:color="auto"/>
        <w:right w:val="none" w:sz="0" w:space="0" w:color="auto"/>
      </w:divBdr>
    </w:div>
    <w:div w:id="71321549">
      <w:bodyDiv w:val="1"/>
      <w:marLeft w:val="0"/>
      <w:marRight w:val="0"/>
      <w:marTop w:val="0"/>
      <w:marBottom w:val="0"/>
      <w:divBdr>
        <w:top w:val="none" w:sz="0" w:space="0" w:color="auto"/>
        <w:left w:val="none" w:sz="0" w:space="0" w:color="auto"/>
        <w:bottom w:val="none" w:sz="0" w:space="0" w:color="auto"/>
        <w:right w:val="none" w:sz="0" w:space="0" w:color="auto"/>
      </w:divBdr>
    </w:div>
    <w:div w:id="82772705">
      <w:bodyDiv w:val="1"/>
      <w:marLeft w:val="0"/>
      <w:marRight w:val="0"/>
      <w:marTop w:val="0"/>
      <w:marBottom w:val="0"/>
      <w:divBdr>
        <w:top w:val="none" w:sz="0" w:space="0" w:color="auto"/>
        <w:left w:val="none" w:sz="0" w:space="0" w:color="auto"/>
        <w:bottom w:val="none" w:sz="0" w:space="0" w:color="auto"/>
        <w:right w:val="none" w:sz="0" w:space="0" w:color="auto"/>
      </w:divBdr>
    </w:div>
    <w:div w:id="124854250">
      <w:bodyDiv w:val="1"/>
      <w:marLeft w:val="0"/>
      <w:marRight w:val="0"/>
      <w:marTop w:val="0"/>
      <w:marBottom w:val="0"/>
      <w:divBdr>
        <w:top w:val="none" w:sz="0" w:space="0" w:color="auto"/>
        <w:left w:val="none" w:sz="0" w:space="0" w:color="auto"/>
        <w:bottom w:val="none" w:sz="0" w:space="0" w:color="auto"/>
        <w:right w:val="none" w:sz="0" w:space="0" w:color="auto"/>
      </w:divBdr>
    </w:div>
    <w:div w:id="138230339">
      <w:bodyDiv w:val="1"/>
      <w:marLeft w:val="0"/>
      <w:marRight w:val="0"/>
      <w:marTop w:val="0"/>
      <w:marBottom w:val="0"/>
      <w:divBdr>
        <w:top w:val="none" w:sz="0" w:space="0" w:color="auto"/>
        <w:left w:val="none" w:sz="0" w:space="0" w:color="auto"/>
        <w:bottom w:val="none" w:sz="0" w:space="0" w:color="auto"/>
        <w:right w:val="none" w:sz="0" w:space="0" w:color="auto"/>
      </w:divBdr>
    </w:div>
    <w:div w:id="145509566">
      <w:bodyDiv w:val="1"/>
      <w:marLeft w:val="0"/>
      <w:marRight w:val="0"/>
      <w:marTop w:val="0"/>
      <w:marBottom w:val="0"/>
      <w:divBdr>
        <w:top w:val="none" w:sz="0" w:space="0" w:color="auto"/>
        <w:left w:val="none" w:sz="0" w:space="0" w:color="auto"/>
        <w:bottom w:val="none" w:sz="0" w:space="0" w:color="auto"/>
        <w:right w:val="none" w:sz="0" w:space="0" w:color="auto"/>
      </w:divBdr>
    </w:div>
    <w:div w:id="168755751">
      <w:bodyDiv w:val="1"/>
      <w:marLeft w:val="0"/>
      <w:marRight w:val="0"/>
      <w:marTop w:val="0"/>
      <w:marBottom w:val="0"/>
      <w:divBdr>
        <w:top w:val="none" w:sz="0" w:space="0" w:color="auto"/>
        <w:left w:val="none" w:sz="0" w:space="0" w:color="auto"/>
        <w:bottom w:val="none" w:sz="0" w:space="0" w:color="auto"/>
        <w:right w:val="none" w:sz="0" w:space="0" w:color="auto"/>
      </w:divBdr>
    </w:div>
    <w:div w:id="170221743">
      <w:bodyDiv w:val="1"/>
      <w:marLeft w:val="0"/>
      <w:marRight w:val="0"/>
      <w:marTop w:val="0"/>
      <w:marBottom w:val="0"/>
      <w:divBdr>
        <w:top w:val="none" w:sz="0" w:space="0" w:color="auto"/>
        <w:left w:val="none" w:sz="0" w:space="0" w:color="auto"/>
        <w:bottom w:val="none" w:sz="0" w:space="0" w:color="auto"/>
        <w:right w:val="none" w:sz="0" w:space="0" w:color="auto"/>
      </w:divBdr>
    </w:div>
    <w:div w:id="182524036">
      <w:bodyDiv w:val="1"/>
      <w:marLeft w:val="0"/>
      <w:marRight w:val="0"/>
      <w:marTop w:val="0"/>
      <w:marBottom w:val="0"/>
      <w:divBdr>
        <w:top w:val="none" w:sz="0" w:space="0" w:color="auto"/>
        <w:left w:val="none" w:sz="0" w:space="0" w:color="auto"/>
        <w:bottom w:val="none" w:sz="0" w:space="0" w:color="auto"/>
        <w:right w:val="none" w:sz="0" w:space="0" w:color="auto"/>
      </w:divBdr>
    </w:div>
    <w:div w:id="184292811">
      <w:bodyDiv w:val="1"/>
      <w:marLeft w:val="0"/>
      <w:marRight w:val="0"/>
      <w:marTop w:val="0"/>
      <w:marBottom w:val="0"/>
      <w:divBdr>
        <w:top w:val="none" w:sz="0" w:space="0" w:color="auto"/>
        <w:left w:val="none" w:sz="0" w:space="0" w:color="auto"/>
        <w:bottom w:val="none" w:sz="0" w:space="0" w:color="auto"/>
        <w:right w:val="none" w:sz="0" w:space="0" w:color="auto"/>
      </w:divBdr>
    </w:div>
    <w:div w:id="192309915">
      <w:bodyDiv w:val="1"/>
      <w:marLeft w:val="0"/>
      <w:marRight w:val="0"/>
      <w:marTop w:val="0"/>
      <w:marBottom w:val="0"/>
      <w:divBdr>
        <w:top w:val="none" w:sz="0" w:space="0" w:color="auto"/>
        <w:left w:val="none" w:sz="0" w:space="0" w:color="auto"/>
        <w:bottom w:val="none" w:sz="0" w:space="0" w:color="auto"/>
        <w:right w:val="none" w:sz="0" w:space="0" w:color="auto"/>
      </w:divBdr>
    </w:div>
    <w:div w:id="216165502">
      <w:bodyDiv w:val="1"/>
      <w:marLeft w:val="0"/>
      <w:marRight w:val="0"/>
      <w:marTop w:val="0"/>
      <w:marBottom w:val="0"/>
      <w:divBdr>
        <w:top w:val="none" w:sz="0" w:space="0" w:color="auto"/>
        <w:left w:val="none" w:sz="0" w:space="0" w:color="auto"/>
        <w:bottom w:val="none" w:sz="0" w:space="0" w:color="auto"/>
        <w:right w:val="none" w:sz="0" w:space="0" w:color="auto"/>
      </w:divBdr>
    </w:div>
    <w:div w:id="216674573">
      <w:bodyDiv w:val="1"/>
      <w:marLeft w:val="0"/>
      <w:marRight w:val="0"/>
      <w:marTop w:val="0"/>
      <w:marBottom w:val="0"/>
      <w:divBdr>
        <w:top w:val="none" w:sz="0" w:space="0" w:color="auto"/>
        <w:left w:val="none" w:sz="0" w:space="0" w:color="auto"/>
        <w:bottom w:val="none" w:sz="0" w:space="0" w:color="auto"/>
        <w:right w:val="none" w:sz="0" w:space="0" w:color="auto"/>
      </w:divBdr>
    </w:div>
    <w:div w:id="267590587">
      <w:bodyDiv w:val="1"/>
      <w:marLeft w:val="0"/>
      <w:marRight w:val="0"/>
      <w:marTop w:val="0"/>
      <w:marBottom w:val="0"/>
      <w:divBdr>
        <w:top w:val="none" w:sz="0" w:space="0" w:color="auto"/>
        <w:left w:val="none" w:sz="0" w:space="0" w:color="auto"/>
        <w:bottom w:val="none" w:sz="0" w:space="0" w:color="auto"/>
        <w:right w:val="none" w:sz="0" w:space="0" w:color="auto"/>
      </w:divBdr>
    </w:div>
    <w:div w:id="269045019">
      <w:bodyDiv w:val="1"/>
      <w:marLeft w:val="0"/>
      <w:marRight w:val="0"/>
      <w:marTop w:val="0"/>
      <w:marBottom w:val="0"/>
      <w:divBdr>
        <w:top w:val="none" w:sz="0" w:space="0" w:color="auto"/>
        <w:left w:val="none" w:sz="0" w:space="0" w:color="auto"/>
        <w:bottom w:val="none" w:sz="0" w:space="0" w:color="auto"/>
        <w:right w:val="none" w:sz="0" w:space="0" w:color="auto"/>
      </w:divBdr>
    </w:div>
    <w:div w:id="274868251">
      <w:bodyDiv w:val="1"/>
      <w:marLeft w:val="0"/>
      <w:marRight w:val="0"/>
      <w:marTop w:val="0"/>
      <w:marBottom w:val="0"/>
      <w:divBdr>
        <w:top w:val="none" w:sz="0" w:space="0" w:color="auto"/>
        <w:left w:val="none" w:sz="0" w:space="0" w:color="auto"/>
        <w:bottom w:val="none" w:sz="0" w:space="0" w:color="auto"/>
        <w:right w:val="none" w:sz="0" w:space="0" w:color="auto"/>
      </w:divBdr>
    </w:div>
    <w:div w:id="334116145">
      <w:bodyDiv w:val="1"/>
      <w:marLeft w:val="0"/>
      <w:marRight w:val="0"/>
      <w:marTop w:val="0"/>
      <w:marBottom w:val="0"/>
      <w:divBdr>
        <w:top w:val="none" w:sz="0" w:space="0" w:color="auto"/>
        <w:left w:val="none" w:sz="0" w:space="0" w:color="auto"/>
        <w:bottom w:val="none" w:sz="0" w:space="0" w:color="auto"/>
        <w:right w:val="none" w:sz="0" w:space="0" w:color="auto"/>
      </w:divBdr>
    </w:div>
    <w:div w:id="335496064">
      <w:bodyDiv w:val="1"/>
      <w:marLeft w:val="0"/>
      <w:marRight w:val="0"/>
      <w:marTop w:val="0"/>
      <w:marBottom w:val="0"/>
      <w:divBdr>
        <w:top w:val="none" w:sz="0" w:space="0" w:color="auto"/>
        <w:left w:val="none" w:sz="0" w:space="0" w:color="auto"/>
        <w:bottom w:val="none" w:sz="0" w:space="0" w:color="auto"/>
        <w:right w:val="none" w:sz="0" w:space="0" w:color="auto"/>
      </w:divBdr>
    </w:div>
    <w:div w:id="339477197">
      <w:bodyDiv w:val="1"/>
      <w:marLeft w:val="0"/>
      <w:marRight w:val="0"/>
      <w:marTop w:val="0"/>
      <w:marBottom w:val="0"/>
      <w:divBdr>
        <w:top w:val="none" w:sz="0" w:space="0" w:color="auto"/>
        <w:left w:val="none" w:sz="0" w:space="0" w:color="auto"/>
        <w:bottom w:val="none" w:sz="0" w:space="0" w:color="auto"/>
        <w:right w:val="none" w:sz="0" w:space="0" w:color="auto"/>
      </w:divBdr>
    </w:div>
    <w:div w:id="347026812">
      <w:bodyDiv w:val="1"/>
      <w:marLeft w:val="0"/>
      <w:marRight w:val="0"/>
      <w:marTop w:val="0"/>
      <w:marBottom w:val="0"/>
      <w:divBdr>
        <w:top w:val="none" w:sz="0" w:space="0" w:color="auto"/>
        <w:left w:val="none" w:sz="0" w:space="0" w:color="auto"/>
        <w:bottom w:val="none" w:sz="0" w:space="0" w:color="auto"/>
        <w:right w:val="none" w:sz="0" w:space="0" w:color="auto"/>
      </w:divBdr>
    </w:div>
    <w:div w:id="380515779">
      <w:bodyDiv w:val="1"/>
      <w:marLeft w:val="0"/>
      <w:marRight w:val="0"/>
      <w:marTop w:val="0"/>
      <w:marBottom w:val="0"/>
      <w:divBdr>
        <w:top w:val="none" w:sz="0" w:space="0" w:color="auto"/>
        <w:left w:val="none" w:sz="0" w:space="0" w:color="auto"/>
        <w:bottom w:val="none" w:sz="0" w:space="0" w:color="auto"/>
        <w:right w:val="none" w:sz="0" w:space="0" w:color="auto"/>
      </w:divBdr>
    </w:div>
    <w:div w:id="411393478">
      <w:bodyDiv w:val="1"/>
      <w:marLeft w:val="0"/>
      <w:marRight w:val="0"/>
      <w:marTop w:val="0"/>
      <w:marBottom w:val="0"/>
      <w:divBdr>
        <w:top w:val="none" w:sz="0" w:space="0" w:color="auto"/>
        <w:left w:val="none" w:sz="0" w:space="0" w:color="auto"/>
        <w:bottom w:val="none" w:sz="0" w:space="0" w:color="auto"/>
        <w:right w:val="none" w:sz="0" w:space="0" w:color="auto"/>
      </w:divBdr>
    </w:div>
    <w:div w:id="444352327">
      <w:bodyDiv w:val="1"/>
      <w:marLeft w:val="0"/>
      <w:marRight w:val="0"/>
      <w:marTop w:val="0"/>
      <w:marBottom w:val="0"/>
      <w:divBdr>
        <w:top w:val="none" w:sz="0" w:space="0" w:color="auto"/>
        <w:left w:val="none" w:sz="0" w:space="0" w:color="auto"/>
        <w:bottom w:val="none" w:sz="0" w:space="0" w:color="auto"/>
        <w:right w:val="none" w:sz="0" w:space="0" w:color="auto"/>
      </w:divBdr>
    </w:div>
    <w:div w:id="460809376">
      <w:bodyDiv w:val="1"/>
      <w:marLeft w:val="0"/>
      <w:marRight w:val="0"/>
      <w:marTop w:val="0"/>
      <w:marBottom w:val="0"/>
      <w:divBdr>
        <w:top w:val="none" w:sz="0" w:space="0" w:color="auto"/>
        <w:left w:val="none" w:sz="0" w:space="0" w:color="auto"/>
        <w:bottom w:val="none" w:sz="0" w:space="0" w:color="auto"/>
        <w:right w:val="none" w:sz="0" w:space="0" w:color="auto"/>
      </w:divBdr>
    </w:div>
    <w:div w:id="487868601">
      <w:bodyDiv w:val="1"/>
      <w:marLeft w:val="0"/>
      <w:marRight w:val="0"/>
      <w:marTop w:val="0"/>
      <w:marBottom w:val="0"/>
      <w:divBdr>
        <w:top w:val="none" w:sz="0" w:space="0" w:color="auto"/>
        <w:left w:val="none" w:sz="0" w:space="0" w:color="auto"/>
        <w:bottom w:val="none" w:sz="0" w:space="0" w:color="auto"/>
        <w:right w:val="none" w:sz="0" w:space="0" w:color="auto"/>
      </w:divBdr>
    </w:div>
    <w:div w:id="513687467">
      <w:bodyDiv w:val="1"/>
      <w:marLeft w:val="0"/>
      <w:marRight w:val="0"/>
      <w:marTop w:val="0"/>
      <w:marBottom w:val="0"/>
      <w:divBdr>
        <w:top w:val="none" w:sz="0" w:space="0" w:color="auto"/>
        <w:left w:val="none" w:sz="0" w:space="0" w:color="auto"/>
        <w:bottom w:val="none" w:sz="0" w:space="0" w:color="auto"/>
        <w:right w:val="none" w:sz="0" w:space="0" w:color="auto"/>
      </w:divBdr>
    </w:div>
    <w:div w:id="533344317">
      <w:bodyDiv w:val="1"/>
      <w:marLeft w:val="0"/>
      <w:marRight w:val="0"/>
      <w:marTop w:val="0"/>
      <w:marBottom w:val="0"/>
      <w:divBdr>
        <w:top w:val="none" w:sz="0" w:space="0" w:color="auto"/>
        <w:left w:val="none" w:sz="0" w:space="0" w:color="auto"/>
        <w:bottom w:val="none" w:sz="0" w:space="0" w:color="auto"/>
        <w:right w:val="none" w:sz="0" w:space="0" w:color="auto"/>
      </w:divBdr>
    </w:div>
    <w:div w:id="534854130">
      <w:bodyDiv w:val="1"/>
      <w:marLeft w:val="0"/>
      <w:marRight w:val="0"/>
      <w:marTop w:val="0"/>
      <w:marBottom w:val="0"/>
      <w:divBdr>
        <w:top w:val="none" w:sz="0" w:space="0" w:color="auto"/>
        <w:left w:val="none" w:sz="0" w:space="0" w:color="auto"/>
        <w:bottom w:val="none" w:sz="0" w:space="0" w:color="auto"/>
        <w:right w:val="none" w:sz="0" w:space="0" w:color="auto"/>
      </w:divBdr>
    </w:div>
    <w:div w:id="539903102">
      <w:bodyDiv w:val="1"/>
      <w:marLeft w:val="0"/>
      <w:marRight w:val="0"/>
      <w:marTop w:val="0"/>
      <w:marBottom w:val="0"/>
      <w:divBdr>
        <w:top w:val="none" w:sz="0" w:space="0" w:color="auto"/>
        <w:left w:val="none" w:sz="0" w:space="0" w:color="auto"/>
        <w:bottom w:val="none" w:sz="0" w:space="0" w:color="auto"/>
        <w:right w:val="none" w:sz="0" w:space="0" w:color="auto"/>
      </w:divBdr>
    </w:div>
    <w:div w:id="547035351">
      <w:bodyDiv w:val="1"/>
      <w:marLeft w:val="0"/>
      <w:marRight w:val="0"/>
      <w:marTop w:val="0"/>
      <w:marBottom w:val="0"/>
      <w:divBdr>
        <w:top w:val="none" w:sz="0" w:space="0" w:color="auto"/>
        <w:left w:val="none" w:sz="0" w:space="0" w:color="auto"/>
        <w:bottom w:val="none" w:sz="0" w:space="0" w:color="auto"/>
        <w:right w:val="none" w:sz="0" w:space="0" w:color="auto"/>
      </w:divBdr>
    </w:div>
    <w:div w:id="547422959">
      <w:bodyDiv w:val="1"/>
      <w:marLeft w:val="0"/>
      <w:marRight w:val="0"/>
      <w:marTop w:val="0"/>
      <w:marBottom w:val="0"/>
      <w:divBdr>
        <w:top w:val="none" w:sz="0" w:space="0" w:color="auto"/>
        <w:left w:val="none" w:sz="0" w:space="0" w:color="auto"/>
        <w:bottom w:val="none" w:sz="0" w:space="0" w:color="auto"/>
        <w:right w:val="none" w:sz="0" w:space="0" w:color="auto"/>
      </w:divBdr>
    </w:div>
    <w:div w:id="572280395">
      <w:bodyDiv w:val="1"/>
      <w:marLeft w:val="0"/>
      <w:marRight w:val="0"/>
      <w:marTop w:val="0"/>
      <w:marBottom w:val="0"/>
      <w:divBdr>
        <w:top w:val="none" w:sz="0" w:space="0" w:color="auto"/>
        <w:left w:val="none" w:sz="0" w:space="0" w:color="auto"/>
        <w:bottom w:val="none" w:sz="0" w:space="0" w:color="auto"/>
        <w:right w:val="none" w:sz="0" w:space="0" w:color="auto"/>
      </w:divBdr>
    </w:div>
    <w:div w:id="587999470">
      <w:bodyDiv w:val="1"/>
      <w:marLeft w:val="0"/>
      <w:marRight w:val="0"/>
      <w:marTop w:val="0"/>
      <w:marBottom w:val="0"/>
      <w:divBdr>
        <w:top w:val="none" w:sz="0" w:space="0" w:color="auto"/>
        <w:left w:val="none" w:sz="0" w:space="0" w:color="auto"/>
        <w:bottom w:val="none" w:sz="0" w:space="0" w:color="auto"/>
        <w:right w:val="none" w:sz="0" w:space="0" w:color="auto"/>
      </w:divBdr>
    </w:div>
    <w:div w:id="590435601">
      <w:bodyDiv w:val="1"/>
      <w:marLeft w:val="0"/>
      <w:marRight w:val="0"/>
      <w:marTop w:val="0"/>
      <w:marBottom w:val="0"/>
      <w:divBdr>
        <w:top w:val="none" w:sz="0" w:space="0" w:color="auto"/>
        <w:left w:val="none" w:sz="0" w:space="0" w:color="auto"/>
        <w:bottom w:val="none" w:sz="0" w:space="0" w:color="auto"/>
        <w:right w:val="none" w:sz="0" w:space="0" w:color="auto"/>
      </w:divBdr>
    </w:div>
    <w:div w:id="614219281">
      <w:bodyDiv w:val="1"/>
      <w:marLeft w:val="0"/>
      <w:marRight w:val="0"/>
      <w:marTop w:val="0"/>
      <w:marBottom w:val="0"/>
      <w:divBdr>
        <w:top w:val="none" w:sz="0" w:space="0" w:color="auto"/>
        <w:left w:val="none" w:sz="0" w:space="0" w:color="auto"/>
        <w:bottom w:val="none" w:sz="0" w:space="0" w:color="auto"/>
        <w:right w:val="none" w:sz="0" w:space="0" w:color="auto"/>
      </w:divBdr>
    </w:div>
    <w:div w:id="624895734">
      <w:bodyDiv w:val="1"/>
      <w:marLeft w:val="0"/>
      <w:marRight w:val="0"/>
      <w:marTop w:val="0"/>
      <w:marBottom w:val="0"/>
      <w:divBdr>
        <w:top w:val="none" w:sz="0" w:space="0" w:color="auto"/>
        <w:left w:val="none" w:sz="0" w:space="0" w:color="auto"/>
        <w:bottom w:val="none" w:sz="0" w:space="0" w:color="auto"/>
        <w:right w:val="none" w:sz="0" w:space="0" w:color="auto"/>
      </w:divBdr>
    </w:div>
    <w:div w:id="646857746">
      <w:bodyDiv w:val="1"/>
      <w:marLeft w:val="0"/>
      <w:marRight w:val="0"/>
      <w:marTop w:val="0"/>
      <w:marBottom w:val="0"/>
      <w:divBdr>
        <w:top w:val="none" w:sz="0" w:space="0" w:color="auto"/>
        <w:left w:val="none" w:sz="0" w:space="0" w:color="auto"/>
        <w:bottom w:val="none" w:sz="0" w:space="0" w:color="auto"/>
        <w:right w:val="none" w:sz="0" w:space="0" w:color="auto"/>
      </w:divBdr>
    </w:div>
    <w:div w:id="661927741">
      <w:bodyDiv w:val="1"/>
      <w:marLeft w:val="0"/>
      <w:marRight w:val="0"/>
      <w:marTop w:val="0"/>
      <w:marBottom w:val="0"/>
      <w:divBdr>
        <w:top w:val="none" w:sz="0" w:space="0" w:color="auto"/>
        <w:left w:val="none" w:sz="0" w:space="0" w:color="auto"/>
        <w:bottom w:val="none" w:sz="0" w:space="0" w:color="auto"/>
        <w:right w:val="none" w:sz="0" w:space="0" w:color="auto"/>
      </w:divBdr>
    </w:div>
    <w:div w:id="669257191">
      <w:bodyDiv w:val="1"/>
      <w:marLeft w:val="0"/>
      <w:marRight w:val="0"/>
      <w:marTop w:val="0"/>
      <w:marBottom w:val="0"/>
      <w:divBdr>
        <w:top w:val="none" w:sz="0" w:space="0" w:color="auto"/>
        <w:left w:val="none" w:sz="0" w:space="0" w:color="auto"/>
        <w:bottom w:val="none" w:sz="0" w:space="0" w:color="auto"/>
        <w:right w:val="none" w:sz="0" w:space="0" w:color="auto"/>
      </w:divBdr>
    </w:div>
    <w:div w:id="673993324">
      <w:bodyDiv w:val="1"/>
      <w:marLeft w:val="0"/>
      <w:marRight w:val="0"/>
      <w:marTop w:val="0"/>
      <w:marBottom w:val="0"/>
      <w:divBdr>
        <w:top w:val="none" w:sz="0" w:space="0" w:color="auto"/>
        <w:left w:val="none" w:sz="0" w:space="0" w:color="auto"/>
        <w:bottom w:val="none" w:sz="0" w:space="0" w:color="auto"/>
        <w:right w:val="none" w:sz="0" w:space="0" w:color="auto"/>
      </w:divBdr>
    </w:div>
    <w:div w:id="675770316">
      <w:bodyDiv w:val="1"/>
      <w:marLeft w:val="0"/>
      <w:marRight w:val="0"/>
      <w:marTop w:val="0"/>
      <w:marBottom w:val="0"/>
      <w:divBdr>
        <w:top w:val="none" w:sz="0" w:space="0" w:color="auto"/>
        <w:left w:val="none" w:sz="0" w:space="0" w:color="auto"/>
        <w:bottom w:val="none" w:sz="0" w:space="0" w:color="auto"/>
        <w:right w:val="none" w:sz="0" w:space="0" w:color="auto"/>
      </w:divBdr>
    </w:div>
    <w:div w:id="688990631">
      <w:bodyDiv w:val="1"/>
      <w:marLeft w:val="0"/>
      <w:marRight w:val="0"/>
      <w:marTop w:val="0"/>
      <w:marBottom w:val="0"/>
      <w:divBdr>
        <w:top w:val="none" w:sz="0" w:space="0" w:color="auto"/>
        <w:left w:val="none" w:sz="0" w:space="0" w:color="auto"/>
        <w:bottom w:val="none" w:sz="0" w:space="0" w:color="auto"/>
        <w:right w:val="none" w:sz="0" w:space="0" w:color="auto"/>
      </w:divBdr>
    </w:div>
    <w:div w:id="689723105">
      <w:bodyDiv w:val="1"/>
      <w:marLeft w:val="0"/>
      <w:marRight w:val="0"/>
      <w:marTop w:val="0"/>
      <w:marBottom w:val="0"/>
      <w:divBdr>
        <w:top w:val="none" w:sz="0" w:space="0" w:color="auto"/>
        <w:left w:val="none" w:sz="0" w:space="0" w:color="auto"/>
        <w:bottom w:val="none" w:sz="0" w:space="0" w:color="auto"/>
        <w:right w:val="none" w:sz="0" w:space="0" w:color="auto"/>
      </w:divBdr>
    </w:div>
    <w:div w:id="725638772">
      <w:bodyDiv w:val="1"/>
      <w:marLeft w:val="0"/>
      <w:marRight w:val="0"/>
      <w:marTop w:val="0"/>
      <w:marBottom w:val="0"/>
      <w:divBdr>
        <w:top w:val="none" w:sz="0" w:space="0" w:color="auto"/>
        <w:left w:val="none" w:sz="0" w:space="0" w:color="auto"/>
        <w:bottom w:val="none" w:sz="0" w:space="0" w:color="auto"/>
        <w:right w:val="none" w:sz="0" w:space="0" w:color="auto"/>
      </w:divBdr>
    </w:div>
    <w:div w:id="734477944">
      <w:bodyDiv w:val="1"/>
      <w:marLeft w:val="0"/>
      <w:marRight w:val="0"/>
      <w:marTop w:val="0"/>
      <w:marBottom w:val="0"/>
      <w:divBdr>
        <w:top w:val="none" w:sz="0" w:space="0" w:color="auto"/>
        <w:left w:val="none" w:sz="0" w:space="0" w:color="auto"/>
        <w:bottom w:val="none" w:sz="0" w:space="0" w:color="auto"/>
        <w:right w:val="none" w:sz="0" w:space="0" w:color="auto"/>
      </w:divBdr>
    </w:div>
    <w:div w:id="761877703">
      <w:bodyDiv w:val="1"/>
      <w:marLeft w:val="0"/>
      <w:marRight w:val="0"/>
      <w:marTop w:val="0"/>
      <w:marBottom w:val="0"/>
      <w:divBdr>
        <w:top w:val="none" w:sz="0" w:space="0" w:color="auto"/>
        <w:left w:val="none" w:sz="0" w:space="0" w:color="auto"/>
        <w:bottom w:val="none" w:sz="0" w:space="0" w:color="auto"/>
        <w:right w:val="none" w:sz="0" w:space="0" w:color="auto"/>
      </w:divBdr>
    </w:div>
    <w:div w:id="774135316">
      <w:bodyDiv w:val="1"/>
      <w:marLeft w:val="0"/>
      <w:marRight w:val="0"/>
      <w:marTop w:val="0"/>
      <w:marBottom w:val="0"/>
      <w:divBdr>
        <w:top w:val="none" w:sz="0" w:space="0" w:color="auto"/>
        <w:left w:val="none" w:sz="0" w:space="0" w:color="auto"/>
        <w:bottom w:val="none" w:sz="0" w:space="0" w:color="auto"/>
        <w:right w:val="none" w:sz="0" w:space="0" w:color="auto"/>
      </w:divBdr>
    </w:div>
    <w:div w:id="795639492">
      <w:bodyDiv w:val="1"/>
      <w:marLeft w:val="0"/>
      <w:marRight w:val="0"/>
      <w:marTop w:val="0"/>
      <w:marBottom w:val="0"/>
      <w:divBdr>
        <w:top w:val="none" w:sz="0" w:space="0" w:color="auto"/>
        <w:left w:val="none" w:sz="0" w:space="0" w:color="auto"/>
        <w:bottom w:val="none" w:sz="0" w:space="0" w:color="auto"/>
        <w:right w:val="none" w:sz="0" w:space="0" w:color="auto"/>
      </w:divBdr>
    </w:div>
    <w:div w:id="826021106">
      <w:bodyDiv w:val="1"/>
      <w:marLeft w:val="0"/>
      <w:marRight w:val="0"/>
      <w:marTop w:val="0"/>
      <w:marBottom w:val="0"/>
      <w:divBdr>
        <w:top w:val="none" w:sz="0" w:space="0" w:color="auto"/>
        <w:left w:val="none" w:sz="0" w:space="0" w:color="auto"/>
        <w:bottom w:val="none" w:sz="0" w:space="0" w:color="auto"/>
        <w:right w:val="none" w:sz="0" w:space="0" w:color="auto"/>
      </w:divBdr>
    </w:div>
    <w:div w:id="868683493">
      <w:bodyDiv w:val="1"/>
      <w:marLeft w:val="0"/>
      <w:marRight w:val="0"/>
      <w:marTop w:val="0"/>
      <w:marBottom w:val="0"/>
      <w:divBdr>
        <w:top w:val="none" w:sz="0" w:space="0" w:color="auto"/>
        <w:left w:val="none" w:sz="0" w:space="0" w:color="auto"/>
        <w:bottom w:val="none" w:sz="0" w:space="0" w:color="auto"/>
        <w:right w:val="none" w:sz="0" w:space="0" w:color="auto"/>
      </w:divBdr>
    </w:div>
    <w:div w:id="869296232">
      <w:bodyDiv w:val="1"/>
      <w:marLeft w:val="0"/>
      <w:marRight w:val="0"/>
      <w:marTop w:val="0"/>
      <w:marBottom w:val="0"/>
      <w:divBdr>
        <w:top w:val="none" w:sz="0" w:space="0" w:color="auto"/>
        <w:left w:val="none" w:sz="0" w:space="0" w:color="auto"/>
        <w:bottom w:val="none" w:sz="0" w:space="0" w:color="auto"/>
        <w:right w:val="none" w:sz="0" w:space="0" w:color="auto"/>
      </w:divBdr>
    </w:div>
    <w:div w:id="886335009">
      <w:bodyDiv w:val="1"/>
      <w:marLeft w:val="0"/>
      <w:marRight w:val="0"/>
      <w:marTop w:val="0"/>
      <w:marBottom w:val="0"/>
      <w:divBdr>
        <w:top w:val="none" w:sz="0" w:space="0" w:color="auto"/>
        <w:left w:val="none" w:sz="0" w:space="0" w:color="auto"/>
        <w:bottom w:val="none" w:sz="0" w:space="0" w:color="auto"/>
        <w:right w:val="none" w:sz="0" w:space="0" w:color="auto"/>
      </w:divBdr>
    </w:div>
    <w:div w:id="909080419">
      <w:bodyDiv w:val="1"/>
      <w:marLeft w:val="0"/>
      <w:marRight w:val="0"/>
      <w:marTop w:val="0"/>
      <w:marBottom w:val="0"/>
      <w:divBdr>
        <w:top w:val="none" w:sz="0" w:space="0" w:color="auto"/>
        <w:left w:val="none" w:sz="0" w:space="0" w:color="auto"/>
        <w:bottom w:val="none" w:sz="0" w:space="0" w:color="auto"/>
        <w:right w:val="none" w:sz="0" w:space="0" w:color="auto"/>
      </w:divBdr>
    </w:div>
    <w:div w:id="911425492">
      <w:bodyDiv w:val="1"/>
      <w:marLeft w:val="0"/>
      <w:marRight w:val="0"/>
      <w:marTop w:val="0"/>
      <w:marBottom w:val="0"/>
      <w:divBdr>
        <w:top w:val="none" w:sz="0" w:space="0" w:color="auto"/>
        <w:left w:val="none" w:sz="0" w:space="0" w:color="auto"/>
        <w:bottom w:val="none" w:sz="0" w:space="0" w:color="auto"/>
        <w:right w:val="none" w:sz="0" w:space="0" w:color="auto"/>
      </w:divBdr>
    </w:div>
    <w:div w:id="914972587">
      <w:bodyDiv w:val="1"/>
      <w:marLeft w:val="0"/>
      <w:marRight w:val="0"/>
      <w:marTop w:val="0"/>
      <w:marBottom w:val="0"/>
      <w:divBdr>
        <w:top w:val="none" w:sz="0" w:space="0" w:color="auto"/>
        <w:left w:val="none" w:sz="0" w:space="0" w:color="auto"/>
        <w:bottom w:val="none" w:sz="0" w:space="0" w:color="auto"/>
        <w:right w:val="none" w:sz="0" w:space="0" w:color="auto"/>
      </w:divBdr>
    </w:div>
    <w:div w:id="966155914">
      <w:bodyDiv w:val="1"/>
      <w:marLeft w:val="0"/>
      <w:marRight w:val="0"/>
      <w:marTop w:val="0"/>
      <w:marBottom w:val="0"/>
      <w:divBdr>
        <w:top w:val="none" w:sz="0" w:space="0" w:color="auto"/>
        <w:left w:val="none" w:sz="0" w:space="0" w:color="auto"/>
        <w:bottom w:val="none" w:sz="0" w:space="0" w:color="auto"/>
        <w:right w:val="none" w:sz="0" w:space="0" w:color="auto"/>
      </w:divBdr>
    </w:div>
    <w:div w:id="972489891">
      <w:bodyDiv w:val="1"/>
      <w:marLeft w:val="0"/>
      <w:marRight w:val="0"/>
      <w:marTop w:val="0"/>
      <w:marBottom w:val="0"/>
      <w:divBdr>
        <w:top w:val="none" w:sz="0" w:space="0" w:color="auto"/>
        <w:left w:val="none" w:sz="0" w:space="0" w:color="auto"/>
        <w:bottom w:val="none" w:sz="0" w:space="0" w:color="auto"/>
        <w:right w:val="none" w:sz="0" w:space="0" w:color="auto"/>
      </w:divBdr>
    </w:div>
    <w:div w:id="989212136">
      <w:bodyDiv w:val="1"/>
      <w:marLeft w:val="0"/>
      <w:marRight w:val="0"/>
      <w:marTop w:val="0"/>
      <w:marBottom w:val="0"/>
      <w:divBdr>
        <w:top w:val="none" w:sz="0" w:space="0" w:color="auto"/>
        <w:left w:val="none" w:sz="0" w:space="0" w:color="auto"/>
        <w:bottom w:val="none" w:sz="0" w:space="0" w:color="auto"/>
        <w:right w:val="none" w:sz="0" w:space="0" w:color="auto"/>
      </w:divBdr>
    </w:div>
    <w:div w:id="1012685877">
      <w:bodyDiv w:val="1"/>
      <w:marLeft w:val="0"/>
      <w:marRight w:val="0"/>
      <w:marTop w:val="0"/>
      <w:marBottom w:val="0"/>
      <w:divBdr>
        <w:top w:val="none" w:sz="0" w:space="0" w:color="auto"/>
        <w:left w:val="none" w:sz="0" w:space="0" w:color="auto"/>
        <w:bottom w:val="none" w:sz="0" w:space="0" w:color="auto"/>
        <w:right w:val="none" w:sz="0" w:space="0" w:color="auto"/>
      </w:divBdr>
    </w:div>
    <w:div w:id="1030688655">
      <w:bodyDiv w:val="1"/>
      <w:marLeft w:val="0"/>
      <w:marRight w:val="0"/>
      <w:marTop w:val="0"/>
      <w:marBottom w:val="0"/>
      <w:divBdr>
        <w:top w:val="none" w:sz="0" w:space="0" w:color="auto"/>
        <w:left w:val="none" w:sz="0" w:space="0" w:color="auto"/>
        <w:bottom w:val="none" w:sz="0" w:space="0" w:color="auto"/>
        <w:right w:val="none" w:sz="0" w:space="0" w:color="auto"/>
      </w:divBdr>
    </w:div>
    <w:div w:id="103272781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05486670">
          <w:marLeft w:val="0"/>
          <w:marRight w:val="0"/>
          <w:marTop w:val="0"/>
          <w:marBottom w:val="0"/>
          <w:divBdr>
            <w:top w:val="none" w:sz="0" w:space="0" w:color="auto"/>
            <w:left w:val="none" w:sz="0" w:space="0" w:color="auto"/>
            <w:bottom w:val="none" w:sz="0" w:space="0" w:color="auto"/>
            <w:right w:val="none" w:sz="0" w:space="0" w:color="auto"/>
          </w:divBdr>
          <w:divsChild>
            <w:div w:id="89736247">
              <w:marLeft w:val="0"/>
              <w:marRight w:val="0"/>
              <w:marTop w:val="0"/>
              <w:marBottom w:val="0"/>
              <w:divBdr>
                <w:top w:val="none" w:sz="0" w:space="0" w:color="auto"/>
                <w:left w:val="none" w:sz="0" w:space="0" w:color="auto"/>
                <w:bottom w:val="none" w:sz="0" w:space="0" w:color="auto"/>
                <w:right w:val="none" w:sz="0" w:space="0" w:color="auto"/>
              </w:divBdr>
              <w:divsChild>
                <w:div w:id="119072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150161">
      <w:bodyDiv w:val="1"/>
      <w:marLeft w:val="0"/>
      <w:marRight w:val="0"/>
      <w:marTop w:val="0"/>
      <w:marBottom w:val="0"/>
      <w:divBdr>
        <w:top w:val="none" w:sz="0" w:space="0" w:color="auto"/>
        <w:left w:val="none" w:sz="0" w:space="0" w:color="auto"/>
        <w:bottom w:val="none" w:sz="0" w:space="0" w:color="auto"/>
        <w:right w:val="none" w:sz="0" w:space="0" w:color="auto"/>
      </w:divBdr>
    </w:div>
    <w:div w:id="1055474696">
      <w:bodyDiv w:val="1"/>
      <w:marLeft w:val="0"/>
      <w:marRight w:val="0"/>
      <w:marTop w:val="0"/>
      <w:marBottom w:val="0"/>
      <w:divBdr>
        <w:top w:val="none" w:sz="0" w:space="0" w:color="auto"/>
        <w:left w:val="none" w:sz="0" w:space="0" w:color="auto"/>
        <w:bottom w:val="none" w:sz="0" w:space="0" w:color="auto"/>
        <w:right w:val="none" w:sz="0" w:space="0" w:color="auto"/>
      </w:divBdr>
    </w:div>
    <w:div w:id="1055811239">
      <w:bodyDiv w:val="1"/>
      <w:marLeft w:val="0"/>
      <w:marRight w:val="0"/>
      <w:marTop w:val="0"/>
      <w:marBottom w:val="0"/>
      <w:divBdr>
        <w:top w:val="none" w:sz="0" w:space="0" w:color="auto"/>
        <w:left w:val="none" w:sz="0" w:space="0" w:color="auto"/>
        <w:bottom w:val="none" w:sz="0" w:space="0" w:color="auto"/>
        <w:right w:val="none" w:sz="0" w:space="0" w:color="auto"/>
      </w:divBdr>
    </w:div>
    <w:div w:id="1060254093">
      <w:bodyDiv w:val="1"/>
      <w:marLeft w:val="0"/>
      <w:marRight w:val="0"/>
      <w:marTop w:val="0"/>
      <w:marBottom w:val="0"/>
      <w:divBdr>
        <w:top w:val="none" w:sz="0" w:space="0" w:color="auto"/>
        <w:left w:val="none" w:sz="0" w:space="0" w:color="auto"/>
        <w:bottom w:val="none" w:sz="0" w:space="0" w:color="auto"/>
        <w:right w:val="none" w:sz="0" w:space="0" w:color="auto"/>
      </w:divBdr>
    </w:div>
    <w:div w:id="1073309330">
      <w:bodyDiv w:val="1"/>
      <w:marLeft w:val="0"/>
      <w:marRight w:val="0"/>
      <w:marTop w:val="0"/>
      <w:marBottom w:val="0"/>
      <w:divBdr>
        <w:top w:val="none" w:sz="0" w:space="0" w:color="auto"/>
        <w:left w:val="none" w:sz="0" w:space="0" w:color="auto"/>
        <w:bottom w:val="none" w:sz="0" w:space="0" w:color="auto"/>
        <w:right w:val="none" w:sz="0" w:space="0" w:color="auto"/>
      </w:divBdr>
    </w:div>
    <w:div w:id="1095981589">
      <w:bodyDiv w:val="1"/>
      <w:marLeft w:val="0"/>
      <w:marRight w:val="0"/>
      <w:marTop w:val="0"/>
      <w:marBottom w:val="0"/>
      <w:divBdr>
        <w:top w:val="none" w:sz="0" w:space="0" w:color="auto"/>
        <w:left w:val="none" w:sz="0" w:space="0" w:color="auto"/>
        <w:bottom w:val="none" w:sz="0" w:space="0" w:color="auto"/>
        <w:right w:val="none" w:sz="0" w:space="0" w:color="auto"/>
      </w:divBdr>
    </w:div>
    <w:div w:id="1113523961">
      <w:bodyDiv w:val="1"/>
      <w:marLeft w:val="0"/>
      <w:marRight w:val="0"/>
      <w:marTop w:val="0"/>
      <w:marBottom w:val="0"/>
      <w:divBdr>
        <w:top w:val="none" w:sz="0" w:space="0" w:color="auto"/>
        <w:left w:val="none" w:sz="0" w:space="0" w:color="auto"/>
        <w:bottom w:val="none" w:sz="0" w:space="0" w:color="auto"/>
        <w:right w:val="none" w:sz="0" w:space="0" w:color="auto"/>
      </w:divBdr>
    </w:div>
    <w:div w:id="1115952666">
      <w:bodyDiv w:val="1"/>
      <w:marLeft w:val="0"/>
      <w:marRight w:val="0"/>
      <w:marTop w:val="0"/>
      <w:marBottom w:val="0"/>
      <w:divBdr>
        <w:top w:val="none" w:sz="0" w:space="0" w:color="auto"/>
        <w:left w:val="none" w:sz="0" w:space="0" w:color="auto"/>
        <w:bottom w:val="none" w:sz="0" w:space="0" w:color="auto"/>
        <w:right w:val="none" w:sz="0" w:space="0" w:color="auto"/>
      </w:divBdr>
    </w:div>
    <w:div w:id="1118331653">
      <w:bodyDiv w:val="1"/>
      <w:marLeft w:val="0"/>
      <w:marRight w:val="0"/>
      <w:marTop w:val="0"/>
      <w:marBottom w:val="0"/>
      <w:divBdr>
        <w:top w:val="none" w:sz="0" w:space="0" w:color="auto"/>
        <w:left w:val="none" w:sz="0" w:space="0" w:color="auto"/>
        <w:bottom w:val="none" w:sz="0" w:space="0" w:color="auto"/>
        <w:right w:val="none" w:sz="0" w:space="0" w:color="auto"/>
      </w:divBdr>
    </w:div>
    <w:div w:id="1128889160">
      <w:bodyDiv w:val="1"/>
      <w:marLeft w:val="0"/>
      <w:marRight w:val="0"/>
      <w:marTop w:val="0"/>
      <w:marBottom w:val="0"/>
      <w:divBdr>
        <w:top w:val="none" w:sz="0" w:space="0" w:color="auto"/>
        <w:left w:val="none" w:sz="0" w:space="0" w:color="auto"/>
        <w:bottom w:val="none" w:sz="0" w:space="0" w:color="auto"/>
        <w:right w:val="none" w:sz="0" w:space="0" w:color="auto"/>
      </w:divBdr>
    </w:div>
    <w:div w:id="1135483436">
      <w:bodyDiv w:val="1"/>
      <w:marLeft w:val="0"/>
      <w:marRight w:val="0"/>
      <w:marTop w:val="0"/>
      <w:marBottom w:val="0"/>
      <w:divBdr>
        <w:top w:val="none" w:sz="0" w:space="0" w:color="auto"/>
        <w:left w:val="none" w:sz="0" w:space="0" w:color="auto"/>
        <w:bottom w:val="none" w:sz="0" w:space="0" w:color="auto"/>
        <w:right w:val="none" w:sz="0" w:space="0" w:color="auto"/>
      </w:divBdr>
    </w:div>
    <w:div w:id="1145508601">
      <w:bodyDiv w:val="1"/>
      <w:marLeft w:val="0"/>
      <w:marRight w:val="0"/>
      <w:marTop w:val="0"/>
      <w:marBottom w:val="0"/>
      <w:divBdr>
        <w:top w:val="none" w:sz="0" w:space="0" w:color="auto"/>
        <w:left w:val="none" w:sz="0" w:space="0" w:color="auto"/>
        <w:bottom w:val="none" w:sz="0" w:space="0" w:color="auto"/>
        <w:right w:val="none" w:sz="0" w:space="0" w:color="auto"/>
      </w:divBdr>
    </w:div>
    <w:div w:id="1146163527">
      <w:bodyDiv w:val="1"/>
      <w:marLeft w:val="0"/>
      <w:marRight w:val="0"/>
      <w:marTop w:val="0"/>
      <w:marBottom w:val="0"/>
      <w:divBdr>
        <w:top w:val="none" w:sz="0" w:space="0" w:color="auto"/>
        <w:left w:val="none" w:sz="0" w:space="0" w:color="auto"/>
        <w:bottom w:val="none" w:sz="0" w:space="0" w:color="auto"/>
        <w:right w:val="none" w:sz="0" w:space="0" w:color="auto"/>
      </w:divBdr>
    </w:div>
    <w:div w:id="1151604006">
      <w:bodyDiv w:val="1"/>
      <w:marLeft w:val="0"/>
      <w:marRight w:val="0"/>
      <w:marTop w:val="0"/>
      <w:marBottom w:val="0"/>
      <w:divBdr>
        <w:top w:val="none" w:sz="0" w:space="0" w:color="auto"/>
        <w:left w:val="none" w:sz="0" w:space="0" w:color="auto"/>
        <w:bottom w:val="none" w:sz="0" w:space="0" w:color="auto"/>
        <w:right w:val="none" w:sz="0" w:space="0" w:color="auto"/>
      </w:divBdr>
    </w:div>
    <w:div w:id="1155142225">
      <w:bodyDiv w:val="1"/>
      <w:marLeft w:val="0"/>
      <w:marRight w:val="0"/>
      <w:marTop w:val="0"/>
      <w:marBottom w:val="0"/>
      <w:divBdr>
        <w:top w:val="none" w:sz="0" w:space="0" w:color="auto"/>
        <w:left w:val="none" w:sz="0" w:space="0" w:color="auto"/>
        <w:bottom w:val="none" w:sz="0" w:space="0" w:color="auto"/>
        <w:right w:val="none" w:sz="0" w:space="0" w:color="auto"/>
      </w:divBdr>
    </w:div>
    <w:div w:id="1196893241">
      <w:bodyDiv w:val="1"/>
      <w:marLeft w:val="0"/>
      <w:marRight w:val="0"/>
      <w:marTop w:val="0"/>
      <w:marBottom w:val="0"/>
      <w:divBdr>
        <w:top w:val="none" w:sz="0" w:space="0" w:color="auto"/>
        <w:left w:val="none" w:sz="0" w:space="0" w:color="auto"/>
        <w:bottom w:val="none" w:sz="0" w:space="0" w:color="auto"/>
        <w:right w:val="none" w:sz="0" w:space="0" w:color="auto"/>
      </w:divBdr>
    </w:div>
    <w:div w:id="1203245087">
      <w:bodyDiv w:val="1"/>
      <w:marLeft w:val="0"/>
      <w:marRight w:val="0"/>
      <w:marTop w:val="0"/>
      <w:marBottom w:val="0"/>
      <w:divBdr>
        <w:top w:val="none" w:sz="0" w:space="0" w:color="auto"/>
        <w:left w:val="none" w:sz="0" w:space="0" w:color="auto"/>
        <w:bottom w:val="none" w:sz="0" w:space="0" w:color="auto"/>
        <w:right w:val="none" w:sz="0" w:space="0" w:color="auto"/>
      </w:divBdr>
    </w:div>
    <w:div w:id="1224638205">
      <w:bodyDiv w:val="1"/>
      <w:marLeft w:val="0"/>
      <w:marRight w:val="0"/>
      <w:marTop w:val="0"/>
      <w:marBottom w:val="0"/>
      <w:divBdr>
        <w:top w:val="none" w:sz="0" w:space="0" w:color="auto"/>
        <w:left w:val="none" w:sz="0" w:space="0" w:color="auto"/>
        <w:bottom w:val="none" w:sz="0" w:space="0" w:color="auto"/>
        <w:right w:val="none" w:sz="0" w:space="0" w:color="auto"/>
      </w:divBdr>
    </w:div>
    <w:div w:id="1228956107">
      <w:bodyDiv w:val="1"/>
      <w:marLeft w:val="0"/>
      <w:marRight w:val="0"/>
      <w:marTop w:val="0"/>
      <w:marBottom w:val="0"/>
      <w:divBdr>
        <w:top w:val="none" w:sz="0" w:space="0" w:color="auto"/>
        <w:left w:val="none" w:sz="0" w:space="0" w:color="auto"/>
        <w:bottom w:val="none" w:sz="0" w:space="0" w:color="auto"/>
        <w:right w:val="none" w:sz="0" w:space="0" w:color="auto"/>
      </w:divBdr>
    </w:div>
    <w:div w:id="1234848835">
      <w:bodyDiv w:val="1"/>
      <w:marLeft w:val="0"/>
      <w:marRight w:val="0"/>
      <w:marTop w:val="0"/>
      <w:marBottom w:val="0"/>
      <w:divBdr>
        <w:top w:val="none" w:sz="0" w:space="0" w:color="auto"/>
        <w:left w:val="none" w:sz="0" w:space="0" w:color="auto"/>
        <w:bottom w:val="none" w:sz="0" w:space="0" w:color="auto"/>
        <w:right w:val="none" w:sz="0" w:space="0" w:color="auto"/>
      </w:divBdr>
    </w:div>
    <w:div w:id="1242063102">
      <w:bodyDiv w:val="1"/>
      <w:marLeft w:val="0"/>
      <w:marRight w:val="0"/>
      <w:marTop w:val="0"/>
      <w:marBottom w:val="0"/>
      <w:divBdr>
        <w:top w:val="none" w:sz="0" w:space="0" w:color="auto"/>
        <w:left w:val="none" w:sz="0" w:space="0" w:color="auto"/>
        <w:bottom w:val="none" w:sz="0" w:space="0" w:color="auto"/>
        <w:right w:val="none" w:sz="0" w:space="0" w:color="auto"/>
      </w:divBdr>
    </w:div>
    <w:div w:id="1244341838">
      <w:bodyDiv w:val="1"/>
      <w:marLeft w:val="0"/>
      <w:marRight w:val="0"/>
      <w:marTop w:val="0"/>
      <w:marBottom w:val="0"/>
      <w:divBdr>
        <w:top w:val="none" w:sz="0" w:space="0" w:color="auto"/>
        <w:left w:val="none" w:sz="0" w:space="0" w:color="auto"/>
        <w:bottom w:val="none" w:sz="0" w:space="0" w:color="auto"/>
        <w:right w:val="none" w:sz="0" w:space="0" w:color="auto"/>
      </w:divBdr>
    </w:div>
    <w:div w:id="1276324536">
      <w:bodyDiv w:val="1"/>
      <w:marLeft w:val="0"/>
      <w:marRight w:val="0"/>
      <w:marTop w:val="0"/>
      <w:marBottom w:val="0"/>
      <w:divBdr>
        <w:top w:val="none" w:sz="0" w:space="0" w:color="auto"/>
        <w:left w:val="none" w:sz="0" w:space="0" w:color="auto"/>
        <w:bottom w:val="none" w:sz="0" w:space="0" w:color="auto"/>
        <w:right w:val="none" w:sz="0" w:space="0" w:color="auto"/>
      </w:divBdr>
    </w:div>
    <w:div w:id="1287001408">
      <w:bodyDiv w:val="1"/>
      <w:marLeft w:val="0"/>
      <w:marRight w:val="0"/>
      <w:marTop w:val="0"/>
      <w:marBottom w:val="0"/>
      <w:divBdr>
        <w:top w:val="none" w:sz="0" w:space="0" w:color="auto"/>
        <w:left w:val="none" w:sz="0" w:space="0" w:color="auto"/>
        <w:bottom w:val="none" w:sz="0" w:space="0" w:color="auto"/>
        <w:right w:val="none" w:sz="0" w:space="0" w:color="auto"/>
      </w:divBdr>
    </w:div>
    <w:div w:id="1294478100">
      <w:bodyDiv w:val="1"/>
      <w:marLeft w:val="0"/>
      <w:marRight w:val="0"/>
      <w:marTop w:val="0"/>
      <w:marBottom w:val="0"/>
      <w:divBdr>
        <w:top w:val="none" w:sz="0" w:space="0" w:color="auto"/>
        <w:left w:val="none" w:sz="0" w:space="0" w:color="auto"/>
        <w:bottom w:val="none" w:sz="0" w:space="0" w:color="auto"/>
        <w:right w:val="none" w:sz="0" w:space="0" w:color="auto"/>
      </w:divBdr>
    </w:div>
    <w:div w:id="1312173726">
      <w:bodyDiv w:val="1"/>
      <w:marLeft w:val="0"/>
      <w:marRight w:val="0"/>
      <w:marTop w:val="0"/>
      <w:marBottom w:val="0"/>
      <w:divBdr>
        <w:top w:val="none" w:sz="0" w:space="0" w:color="auto"/>
        <w:left w:val="none" w:sz="0" w:space="0" w:color="auto"/>
        <w:bottom w:val="none" w:sz="0" w:space="0" w:color="auto"/>
        <w:right w:val="none" w:sz="0" w:space="0" w:color="auto"/>
      </w:divBdr>
    </w:div>
    <w:div w:id="1344819698">
      <w:bodyDiv w:val="1"/>
      <w:marLeft w:val="0"/>
      <w:marRight w:val="0"/>
      <w:marTop w:val="0"/>
      <w:marBottom w:val="0"/>
      <w:divBdr>
        <w:top w:val="none" w:sz="0" w:space="0" w:color="auto"/>
        <w:left w:val="none" w:sz="0" w:space="0" w:color="auto"/>
        <w:bottom w:val="none" w:sz="0" w:space="0" w:color="auto"/>
        <w:right w:val="none" w:sz="0" w:space="0" w:color="auto"/>
      </w:divBdr>
    </w:div>
    <w:div w:id="1347101920">
      <w:bodyDiv w:val="1"/>
      <w:marLeft w:val="0"/>
      <w:marRight w:val="0"/>
      <w:marTop w:val="0"/>
      <w:marBottom w:val="0"/>
      <w:divBdr>
        <w:top w:val="none" w:sz="0" w:space="0" w:color="auto"/>
        <w:left w:val="none" w:sz="0" w:space="0" w:color="auto"/>
        <w:bottom w:val="none" w:sz="0" w:space="0" w:color="auto"/>
        <w:right w:val="none" w:sz="0" w:space="0" w:color="auto"/>
      </w:divBdr>
    </w:div>
    <w:div w:id="1380284773">
      <w:bodyDiv w:val="1"/>
      <w:marLeft w:val="0"/>
      <w:marRight w:val="0"/>
      <w:marTop w:val="0"/>
      <w:marBottom w:val="0"/>
      <w:divBdr>
        <w:top w:val="none" w:sz="0" w:space="0" w:color="auto"/>
        <w:left w:val="none" w:sz="0" w:space="0" w:color="auto"/>
        <w:bottom w:val="none" w:sz="0" w:space="0" w:color="auto"/>
        <w:right w:val="none" w:sz="0" w:space="0" w:color="auto"/>
      </w:divBdr>
    </w:div>
    <w:div w:id="1439256526">
      <w:bodyDiv w:val="1"/>
      <w:marLeft w:val="0"/>
      <w:marRight w:val="0"/>
      <w:marTop w:val="0"/>
      <w:marBottom w:val="0"/>
      <w:divBdr>
        <w:top w:val="none" w:sz="0" w:space="0" w:color="auto"/>
        <w:left w:val="none" w:sz="0" w:space="0" w:color="auto"/>
        <w:bottom w:val="none" w:sz="0" w:space="0" w:color="auto"/>
        <w:right w:val="none" w:sz="0" w:space="0" w:color="auto"/>
      </w:divBdr>
    </w:div>
    <w:div w:id="1453671451">
      <w:bodyDiv w:val="1"/>
      <w:marLeft w:val="0"/>
      <w:marRight w:val="0"/>
      <w:marTop w:val="0"/>
      <w:marBottom w:val="0"/>
      <w:divBdr>
        <w:top w:val="none" w:sz="0" w:space="0" w:color="auto"/>
        <w:left w:val="none" w:sz="0" w:space="0" w:color="auto"/>
        <w:bottom w:val="none" w:sz="0" w:space="0" w:color="auto"/>
        <w:right w:val="none" w:sz="0" w:space="0" w:color="auto"/>
      </w:divBdr>
    </w:div>
    <w:div w:id="1489251160">
      <w:bodyDiv w:val="1"/>
      <w:marLeft w:val="0"/>
      <w:marRight w:val="0"/>
      <w:marTop w:val="0"/>
      <w:marBottom w:val="0"/>
      <w:divBdr>
        <w:top w:val="none" w:sz="0" w:space="0" w:color="auto"/>
        <w:left w:val="none" w:sz="0" w:space="0" w:color="auto"/>
        <w:bottom w:val="none" w:sz="0" w:space="0" w:color="auto"/>
        <w:right w:val="none" w:sz="0" w:space="0" w:color="auto"/>
      </w:divBdr>
    </w:div>
    <w:div w:id="1499805438">
      <w:bodyDiv w:val="1"/>
      <w:marLeft w:val="0"/>
      <w:marRight w:val="0"/>
      <w:marTop w:val="0"/>
      <w:marBottom w:val="0"/>
      <w:divBdr>
        <w:top w:val="none" w:sz="0" w:space="0" w:color="auto"/>
        <w:left w:val="none" w:sz="0" w:space="0" w:color="auto"/>
        <w:bottom w:val="none" w:sz="0" w:space="0" w:color="auto"/>
        <w:right w:val="none" w:sz="0" w:space="0" w:color="auto"/>
      </w:divBdr>
    </w:div>
    <w:div w:id="1504586207">
      <w:bodyDiv w:val="1"/>
      <w:marLeft w:val="0"/>
      <w:marRight w:val="0"/>
      <w:marTop w:val="0"/>
      <w:marBottom w:val="0"/>
      <w:divBdr>
        <w:top w:val="none" w:sz="0" w:space="0" w:color="auto"/>
        <w:left w:val="none" w:sz="0" w:space="0" w:color="auto"/>
        <w:bottom w:val="none" w:sz="0" w:space="0" w:color="auto"/>
        <w:right w:val="none" w:sz="0" w:space="0" w:color="auto"/>
      </w:divBdr>
    </w:div>
    <w:div w:id="1538617703">
      <w:bodyDiv w:val="1"/>
      <w:marLeft w:val="0"/>
      <w:marRight w:val="0"/>
      <w:marTop w:val="0"/>
      <w:marBottom w:val="0"/>
      <w:divBdr>
        <w:top w:val="none" w:sz="0" w:space="0" w:color="auto"/>
        <w:left w:val="none" w:sz="0" w:space="0" w:color="auto"/>
        <w:bottom w:val="none" w:sz="0" w:space="0" w:color="auto"/>
        <w:right w:val="none" w:sz="0" w:space="0" w:color="auto"/>
      </w:divBdr>
    </w:div>
    <w:div w:id="1545408281">
      <w:bodyDiv w:val="1"/>
      <w:marLeft w:val="0"/>
      <w:marRight w:val="0"/>
      <w:marTop w:val="0"/>
      <w:marBottom w:val="0"/>
      <w:divBdr>
        <w:top w:val="none" w:sz="0" w:space="0" w:color="auto"/>
        <w:left w:val="none" w:sz="0" w:space="0" w:color="auto"/>
        <w:bottom w:val="none" w:sz="0" w:space="0" w:color="auto"/>
        <w:right w:val="none" w:sz="0" w:space="0" w:color="auto"/>
      </w:divBdr>
    </w:div>
    <w:div w:id="1558319088">
      <w:bodyDiv w:val="1"/>
      <w:marLeft w:val="0"/>
      <w:marRight w:val="0"/>
      <w:marTop w:val="0"/>
      <w:marBottom w:val="0"/>
      <w:divBdr>
        <w:top w:val="none" w:sz="0" w:space="0" w:color="auto"/>
        <w:left w:val="none" w:sz="0" w:space="0" w:color="auto"/>
        <w:bottom w:val="none" w:sz="0" w:space="0" w:color="auto"/>
        <w:right w:val="none" w:sz="0" w:space="0" w:color="auto"/>
      </w:divBdr>
    </w:div>
    <w:div w:id="1586574142">
      <w:bodyDiv w:val="1"/>
      <w:marLeft w:val="0"/>
      <w:marRight w:val="0"/>
      <w:marTop w:val="0"/>
      <w:marBottom w:val="0"/>
      <w:divBdr>
        <w:top w:val="none" w:sz="0" w:space="0" w:color="auto"/>
        <w:left w:val="none" w:sz="0" w:space="0" w:color="auto"/>
        <w:bottom w:val="none" w:sz="0" w:space="0" w:color="auto"/>
        <w:right w:val="none" w:sz="0" w:space="0" w:color="auto"/>
      </w:divBdr>
    </w:div>
    <w:div w:id="1587761558">
      <w:bodyDiv w:val="1"/>
      <w:marLeft w:val="0"/>
      <w:marRight w:val="0"/>
      <w:marTop w:val="0"/>
      <w:marBottom w:val="0"/>
      <w:divBdr>
        <w:top w:val="none" w:sz="0" w:space="0" w:color="auto"/>
        <w:left w:val="none" w:sz="0" w:space="0" w:color="auto"/>
        <w:bottom w:val="none" w:sz="0" w:space="0" w:color="auto"/>
        <w:right w:val="none" w:sz="0" w:space="0" w:color="auto"/>
      </w:divBdr>
    </w:div>
    <w:div w:id="1591960542">
      <w:bodyDiv w:val="1"/>
      <w:marLeft w:val="0"/>
      <w:marRight w:val="0"/>
      <w:marTop w:val="0"/>
      <w:marBottom w:val="0"/>
      <w:divBdr>
        <w:top w:val="none" w:sz="0" w:space="0" w:color="auto"/>
        <w:left w:val="none" w:sz="0" w:space="0" w:color="auto"/>
        <w:bottom w:val="none" w:sz="0" w:space="0" w:color="auto"/>
        <w:right w:val="none" w:sz="0" w:space="0" w:color="auto"/>
      </w:divBdr>
    </w:div>
    <w:div w:id="1594433228">
      <w:bodyDiv w:val="1"/>
      <w:marLeft w:val="0"/>
      <w:marRight w:val="0"/>
      <w:marTop w:val="0"/>
      <w:marBottom w:val="0"/>
      <w:divBdr>
        <w:top w:val="none" w:sz="0" w:space="0" w:color="auto"/>
        <w:left w:val="none" w:sz="0" w:space="0" w:color="auto"/>
        <w:bottom w:val="none" w:sz="0" w:space="0" w:color="auto"/>
        <w:right w:val="none" w:sz="0" w:space="0" w:color="auto"/>
      </w:divBdr>
    </w:div>
    <w:div w:id="1608391052">
      <w:bodyDiv w:val="1"/>
      <w:marLeft w:val="0"/>
      <w:marRight w:val="0"/>
      <w:marTop w:val="0"/>
      <w:marBottom w:val="0"/>
      <w:divBdr>
        <w:top w:val="none" w:sz="0" w:space="0" w:color="auto"/>
        <w:left w:val="none" w:sz="0" w:space="0" w:color="auto"/>
        <w:bottom w:val="none" w:sz="0" w:space="0" w:color="auto"/>
        <w:right w:val="none" w:sz="0" w:space="0" w:color="auto"/>
      </w:divBdr>
    </w:div>
    <w:div w:id="1620063571">
      <w:bodyDiv w:val="1"/>
      <w:marLeft w:val="0"/>
      <w:marRight w:val="0"/>
      <w:marTop w:val="0"/>
      <w:marBottom w:val="0"/>
      <w:divBdr>
        <w:top w:val="none" w:sz="0" w:space="0" w:color="auto"/>
        <w:left w:val="none" w:sz="0" w:space="0" w:color="auto"/>
        <w:bottom w:val="none" w:sz="0" w:space="0" w:color="auto"/>
        <w:right w:val="none" w:sz="0" w:space="0" w:color="auto"/>
      </w:divBdr>
    </w:div>
    <w:div w:id="1633318975">
      <w:bodyDiv w:val="1"/>
      <w:marLeft w:val="0"/>
      <w:marRight w:val="0"/>
      <w:marTop w:val="0"/>
      <w:marBottom w:val="0"/>
      <w:divBdr>
        <w:top w:val="none" w:sz="0" w:space="0" w:color="auto"/>
        <w:left w:val="none" w:sz="0" w:space="0" w:color="auto"/>
        <w:bottom w:val="none" w:sz="0" w:space="0" w:color="auto"/>
        <w:right w:val="none" w:sz="0" w:space="0" w:color="auto"/>
      </w:divBdr>
    </w:div>
    <w:div w:id="1684357379">
      <w:bodyDiv w:val="1"/>
      <w:marLeft w:val="0"/>
      <w:marRight w:val="0"/>
      <w:marTop w:val="0"/>
      <w:marBottom w:val="0"/>
      <w:divBdr>
        <w:top w:val="none" w:sz="0" w:space="0" w:color="auto"/>
        <w:left w:val="none" w:sz="0" w:space="0" w:color="auto"/>
        <w:bottom w:val="none" w:sz="0" w:space="0" w:color="auto"/>
        <w:right w:val="none" w:sz="0" w:space="0" w:color="auto"/>
      </w:divBdr>
    </w:div>
    <w:div w:id="1706175495">
      <w:bodyDiv w:val="1"/>
      <w:marLeft w:val="0"/>
      <w:marRight w:val="0"/>
      <w:marTop w:val="0"/>
      <w:marBottom w:val="0"/>
      <w:divBdr>
        <w:top w:val="none" w:sz="0" w:space="0" w:color="auto"/>
        <w:left w:val="none" w:sz="0" w:space="0" w:color="auto"/>
        <w:bottom w:val="none" w:sz="0" w:space="0" w:color="auto"/>
        <w:right w:val="none" w:sz="0" w:space="0" w:color="auto"/>
      </w:divBdr>
    </w:div>
    <w:div w:id="1738628626">
      <w:bodyDiv w:val="1"/>
      <w:marLeft w:val="0"/>
      <w:marRight w:val="0"/>
      <w:marTop w:val="0"/>
      <w:marBottom w:val="0"/>
      <w:divBdr>
        <w:top w:val="none" w:sz="0" w:space="0" w:color="auto"/>
        <w:left w:val="none" w:sz="0" w:space="0" w:color="auto"/>
        <w:bottom w:val="none" w:sz="0" w:space="0" w:color="auto"/>
        <w:right w:val="none" w:sz="0" w:space="0" w:color="auto"/>
      </w:divBdr>
    </w:div>
    <w:div w:id="1750346349">
      <w:bodyDiv w:val="1"/>
      <w:marLeft w:val="0"/>
      <w:marRight w:val="0"/>
      <w:marTop w:val="0"/>
      <w:marBottom w:val="0"/>
      <w:divBdr>
        <w:top w:val="none" w:sz="0" w:space="0" w:color="auto"/>
        <w:left w:val="none" w:sz="0" w:space="0" w:color="auto"/>
        <w:bottom w:val="none" w:sz="0" w:space="0" w:color="auto"/>
        <w:right w:val="none" w:sz="0" w:space="0" w:color="auto"/>
      </w:divBdr>
    </w:div>
    <w:div w:id="1766227692">
      <w:bodyDiv w:val="1"/>
      <w:marLeft w:val="0"/>
      <w:marRight w:val="0"/>
      <w:marTop w:val="0"/>
      <w:marBottom w:val="0"/>
      <w:divBdr>
        <w:top w:val="none" w:sz="0" w:space="0" w:color="auto"/>
        <w:left w:val="none" w:sz="0" w:space="0" w:color="auto"/>
        <w:bottom w:val="none" w:sz="0" w:space="0" w:color="auto"/>
        <w:right w:val="none" w:sz="0" w:space="0" w:color="auto"/>
      </w:divBdr>
    </w:div>
    <w:div w:id="1778595763">
      <w:bodyDiv w:val="1"/>
      <w:marLeft w:val="0"/>
      <w:marRight w:val="0"/>
      <w:marTop w:val="0"/>
      <w:marBottom w:val="0"/>
      <w:divBdr>
        <w:top w:val="none" w:sz="0" w:space="0" w:color="auto"/>
        <w:left w:val="none" w:sz="0" w:space="0" w:color="auto"/>
        <w:bottom w:val="none" w:sz="0" w:space="0" w:color="auto"/>
        <w:right w:val="none" w:sz="0" w:space="0" w:color="auto"/>
      </w:divBdr>
    </w:div>
    <w:div w:id="1780291513">
      <w:bodyDiv w:val="1"/>
      <w:marLeft w:val="0"/>
      <w:marRight w:val="0"/>
      <w:marTop w:val="0"/>
      <w:marBottom w:val="0"/>
      <w:divBdr>
        <w:top w:val="none" w:sz="0" w:space="0" w:color="auto"/>
        <w:left w:val="none" w:sz="0" w:space="0" w:color="auto"/>
        <w:bottom w:val="none" w:sz="0" w:space="0" w:color="auto"/>
        <w:right w:val="none" w:sz="0" w:space="0" w:color="auto"/>
      </w:divBdr>
    </w:div>
    <w:div w:id="1815489483">
      <w:bodyDiv w:val="1"/>
      <w:marLeft w:val="0"/>
      <w:marRight w:val="0"/>
      <w:marTop w:val="0"/>
      <w:marBottom w:val="0"/>
      <w:divBdr>
        <w:top w:val="none" w:sz="0" w:space="0" w:color="auto"/>
        <w:left w:val="none" w:sz="0" w:space="0" w:color="auto"/>
        <w:bottom w:val="none" w:sz="0" w:space="0" w:color="auto"/>
        <w:right w:val="none" w:sz="0" w:space="0" w:color="auto"/>
      </w:divBdr>
    </w:div>
    <w:div w:id="1820072699">
      <w:bodyDiv w:val="1"/>
      <w:marLeft w:val="0"/>
      <w:marRight w:val="0"/>
      <w:marTop w:val="0"/>
      <w:marBottom w:val="0"/>
      <w:divBdr>
        <w:top w:val="none" w:sz="0" w:space="0" w:color="auto"/>
        <w:left w:val="none" w:sz="0" w:space="0" w:color="auto"/>
        <w:bottom w:val="none" w:sz="0" w:space="0" w:color="auto"/>
        <w:right w:val="none" w:sz="0" w:space="0" w:color="auto"/>
      </w:divBdr>
    </w:div>
    <w:div w:id="1850414056">
      <w:bodyDiv w:val="1"/>
      <w:marLeft w:val="0"/>
      <w:marRight w:val="0"/>
      <w:marTop w:val="0"/>
      <w:marBottom w:val="0"/>
      <w:divBdr>
        <w:top w:val="none" w:sz="0" w:space="0" w:color="auto"/>
        <w:left w:val="none" w:sz="0" w:space="0" w:color="auto"/>
        <w:bottom w:val="none" w:sz="0" w:space="0" w:color="auto"/>
        <w:right w:val="none" w:sz="0" w:space="0" w:color="auto"/>
      </w:divBdr>
    </w:div>
    <w:div w:id="1854607083">
      <w:bodyDiv w:val="1"/>
      <w:marLeft w:val="0"/>
      <w:marRight w:val="0"/>
      <w:marTop w:val="0"/>
      <w:marBottom w:val="0"/>
      <w:divBdr>
        <w:top w:val="none" w:sz="0" w:space="0" w:color="auto"/>
        <w:left w:val="none" w:sz="0" w:space="0" w:color="auto"/>
        <w:bottom w:val="none" w:sz="0" w:space="0" w:color="auto"/>
        <w:right w:val="none" w:sz="0" w:space="0" w:color="auto"/>
      </w:divBdr>
    </w:div>
    <w:div w:id="1860579681">
      <w:bodyDiv w:val="1"/>
      <w:marLeft w:val="0"/>
      <w:marRight w:val="0"/>
      <w:marTop w:val="0"/>
      <w:marBottom w:val="0"/>
      <w:divBdr>
        <w:top w:val="none" w:sz="0" w:space="0" w:color="auto"/>
        <w:left w:val="none" w:sz="0" w:space="0" w:color="auto"/>
        <w:bottom w:val="none" w:sz="0" w:space="0" w:color="auto"/>
        <w:right w:val="none" w:sz="0" w:space="0" w:color="auto"/>
      </w:divBdr>
    </w:div>
    <w:div w:id="1872525346">
      <w:bodyDiv w:val="1"/>
      <w:marLeft w:val="0"/>
      <w:marRight w:val="0"/>
      <w:marTop w:val="0"/>
      <w:marBottom w:val="0"/>
      <w:divBdr>
        <w:top w:val="none" w:sz="0" w:space="0" w:color="auto"/>
        <w:left w:val="none" w:sz="0" w:space="0" w:color="auto"/>
        <w:bottom w:val="none" w:sz="0" w:space="0" w:color="auto"/>
        <w:right w:val="none" w:sz="0" w:space="0" w:color="auto"/>
      </w:divBdr>
    </w:div>
    <w:div w:id="1880125381">
      <w:bodyDiv w:val="1"/>
      <w:marLeft w:val="0"/>
      <w:marRight w:val="0"/>
      <w:marTop w:val="0"/>
      <w:marBottom w:val="0"/>
      <w:divBdr>
        <w:top w:val="none" w:sz="0" w:space="0" w:color="auto"/>
        <w:left w:val="none" w:sz="0" w:space="0" w:color="auto"/>
        <w:bottom w:val="none" w:sz="0" w:space="0" w:color="auto"/>
        <w:right w:val="none" w:sz="0" w:space="0" w:color="auto"/>
      </w:divBdr>
    </w:div>
    <w:div w:id="1892303640">
      <w:bodyDiv w:val="1"/>
      <w:marLeft w:val="0"/>
      <w:marRight w:val="0"/>
      <w:marTop w:val="0"/>
      <w:marBottom w:val="0"/>
      <w:divBdr>
        <w:top w:val="none" w:sz="0" w:space="0" w:color="auto"/>
        <w:left w:val="none" w:sz="0" w:space="0" w:color="auto"/>
        <w:bottom w:val="none" w:sz="0" w:space="0" w:color="auto"/>
        <w:right w:val="none" w:sz="0" w:space="0" w:color="auto"/>
      </w:divBdr>
    </w:div>
    <w:div w:id="1912688479">
      <w:bodyDiv w:val="1"/>
      <w:marLeft w:val="0"/>
      <w:marRight w:val="0"/>
      <w:marTop w:val="0"/>
      <w:marBottom w:val="0"/>
      <w:divBdr>
        <w:top w:val="none" w:sz="0" w:space="0" w:color="auto"/>
        <w:left w:val="none" w:sz="0" w:space="0" w:color="auto"/>
        <w:bottom w:val="none" w:sz="0" w:space="0" w:color="auto"/>
        <w:right w:val="none" w:sz="0" w:space="0" w:color="auto"/>
      </w:divBdr>
    </w:div>
    <w:div w:id="1921521768">
      <w:bodyDiv w:val="1"/>
      <w:marLeft w:val="0"/>
      <w:marRight w:val="0"/>
      <w:marTop w:val="0"/>
      <w:marBottom w:val="0"/>
      <w:divBdr>
        <w:top w:val="none" w:sz="0" w:space="0" w:color="auto"/>
        <w:left w:val="none" w:sz="0" w:space="0" w:color="auto"/>
        <w:bottom w:val="none" w:sz="0" w:space="0" w:color="auto"/>
        <w:right w:val="none" w:sz="0" w:space="0" w:color="auto"/>
      </w:divBdr>
    </w:div>
    <w:div w:id="1933664273">
      <w:bodyDiv w:val="1"/>
      <w:marLeft w:val="0"/>
      <w:marRight w:val="0"/>
      <w:marTop w:val="0"/>
      <w:marBottom w:val="0"/>
      <w:divBdr>
        <w:top w:val="none" w:sz="0" w:space="0" w:color="auto"/>
        <w:left w:val="none" w:sz="0" w:space="0" w:color="auto"/>
        <w:bottom w:val="none" w:sz="0" w:space="0" w:color="auto"/>
        <w:right w:val="none" w:sz="0" w:space="0" w:color="auto"/>
      </w:divBdr>
    </w:div>
    <w:div w:id="1961181690">
      <w:bodyDiv w:val="1"/>
      <w:marLeft w:val="0"/>
      <w:marRight w:val="0"/>
      <w:marTop w:val="0"/>
      <w:marBottom w:val="0"/>
      <w:divBdr>
        <w:top w:val="none" w:sz="0" w:space="0" w:color="auto"/>
        <w:left w:val="none" w:sz="0" w:space="0" w:color="auto"/>
        <w:bottom w:val="none" w:sz="0" w:space="0" w:color="auto"/>
        <w:right w:val="none" w:sz="0" w:space="0" w:color="auto"/>
      </w:divBdr>
    </w:div>
    <w:div w:id="2014448109">
      <w:bodyDiv w:val="1"/>
      <w:marLeft w:val="0"/>
      <w:marRight w:val="0"/>
      <w:marTop w:val="0"/>
      <w:marBottom w:val="0"/>
      <w:divBdr>
        <w:top w:val="none" w:sz="0" w:space="0" w:color="auto"/>
        <w:left w:val="none" w:sz="0" w:space="0" w:color="auto"/>
        <w:bottom w:val="none" w:sz="0" w:space="0" w:color="auto"/>
        <w:right w:val="none" w:sz="0" w:space="0" w:color="auto"/>
      </w:divBdr>
    </w:div>
    <w:div w:id="2021808816">
      <w:bodyDiv w:val="1"/>
      <w:marLeft w:val="0"/>
      <w:marRight w:val="0"/>
      <w:marTop w:val="0"/>
      <w:marBottom w:val="0"/>
      <w:divBdr>
        <w:top w:val="none" w:sz="0" w:space="0" w:color="auto"/>
        <w:left w:val="none" w:sz="0" w:space="0" w:color="auto"/>
        <w:bottom w:val="none" w:sz="0" w:space="0" w:color="auto"/>
        <w:right w:val="none" w:sz="0" w:space="0" w:color="auto"/>
      </w:divBdr>
    </w:div>
    <w:div w:id="2022394710">
      <w:bodyDiv w:val="1"/>
      <w:marLeft w:val="0"/>
      <w:marRight w:val="0"/>
      <w:marTop w:val="0"/>
      <w:marBottom w:val="0"/>
      <w:divBdr>
        <w:top w:val="none" w:sz="0" w:space="0" w:color="auto"/>
        <w:left w:val="none" w:sz="0" w:space="0" w:color="auto"/>
        <w:bottom w:val="none" w:sz="0" w:space="0" w:color="auto"/>
        <w:right w:val="none" w:sz="0" w:space="0" w:color="auto"/>
      </w:divBdr>
    </w:div>
    <w:div w:id="2028560810">
      <w:bodyDiv w:val="1"/>
      <w:marLeft w:val="0"/>
      <w:marRight w:val="0"/>
      <w:marTop w:val="0"/>
      <w:marBottom w:val="0"/>
      <w:divBdr>
        <w:top w:val="none" w:sz="0" w:space="0" w:color="auto"/>
        <w:left w:val="none" w:sz="0" w:space="0" w:color="auto"/>
        <w:bottom w:val="none" w:sz="0" w:space="0" w:color="auto"/>
        <w:right w:val="none" w:sz="0" w:space="0" w:color="auto"/>
      </w:divBdr>
    </w:div>
    <w:div w:id="2029526068">
      <w:bodyDiv w:val="1"/>
      <w:marLeft w:val="0"/>
      <w:marRight w:val="0"/>
      <w:marTop w:val="0"/>
      <w:marBottom w:val="0"/>
      <w:divBdr>
        <w:top w:val="none" w:sz="0" w:space="0" w:color="auto"/>
        <w:left w:val="none" w:sz="0" w:space="0" w:color="auto"/>
        <w:bottom w:val="none" w:sz="0" w:space="0" w:color="auto"/>
        <w:right w:val="none" w:sz="0" w:space="0" w:color="auto"/>
      </w:divBdr>
    </w:div>
    <w:div w:id="2048597795">
      <w:bodyDiv w:val="1"/>
      <w:marLeft w:val="0"/>
      <w:marRight w:val="0"/>
      <w:marTop w:val="0"/>
      <w:marBottom w:val="0"/>
      <w:divBdr>
        <w:top w:val="none" w:sz="0" w:space="0" w:color="auto"/>
        <w:left w:val="none" w:sz="0" w:space="0" w:color="auto"/>
        <w:bottom w:val="none" w:sz="0" w:space="0" w:color="auto"/>
        <w:right w:val="none" w:sz="0" w:space="0" w:color="auto"/>
      </w:divBdr>
    </w:div>
    <w:div w:id="2064864386">
      <w:bodyDiv w:val="1"/>
      <w:marLeft w:val="0"/>
      <w:marRight w:val="0"/>
      <w:marTop w:val="0"/>
      <w:marBottom w:val="0"/>
      <w:divBdr>
        <w:top w:val="none" w:sz="0" w:space="0" w:color="auto"/>
        <w:left w:val="none" w:sz="0" w:space="0" w:color="auto"/>
        <w:bottom w:val="none" w:sz="0" w:space="0" w:color="auto"/>
        <w:right w:val="none" w:sz="0" w:space="0" w:color="auto"/>
      </w:divBdr>
    </w:div>
    <w:div w:id="2065908248">
      <w:bodyDiv w:val="1"/>
      <w:marLeft w:val="0"/>
      <w:marRight w:val="0"/>
      <w:marTop w:val="0"/>
      <w:marBottom w:val="0"/>
      <w:divBdr>
        <w:top w:val="none" w:sz="0" w:space="0" w:color="auto"/>
        <w:left w:val="none" w:sz="0" w:space="0" w:color="auto"/>
        <w:bottom w:val="none" w:sz="0" w:space="0" w:color="auto"/>
        <w:right w:val="none" w:sz="0" w:space="0" w:color="auto"/>
      </w:divBdr>
    </w:div>
    <w:div w:id="2068993964">
      <w:bodyDiv w:val="1"/>
      <w:marLeft w:val="0"/>
      <w:marRight w:val="0"/>
      <w:marTop w:val="0"/>
      <w:marBottom w:val="0"/>
      <w:divBdr>
        <w:top w:val="none" w:sz="0" w:space="0" w:color="auto"/>
        <w:left w:val="none" w:sz="0" w:space="0" w:color="auto"/>
        <w:bottom w:val="none" w:sz="0" w:space="0" w:color="auto"/>
        <w:right w:val="none" w:sz="0" w:space="0" w:color="auto"/>
      </w:divBdr>
    </w:div>
    <w:div w:id="2094472920">
      <w:bodyDiv w:val="1"/>
      <w:marLeft w:val="0"/>
      <w:marRight w:val="0"/>
      <w:marTop w:val="0"/>
      <w:marBottom w:val="0"/>
      <w:divBdr>
        <w:top w:val="none" w:sz="0" w:space="0" w:color="auto"/>
        <w:left w:val="none" w:sz="0" w:space="0" w:color="auto"/>
        <w:bottom w:val="none" w:sz="0" w:space="0" w:color="auto"/>
        <w:right w:val="none" w:sz="0" w:space="0" w:color="auto"/>
      </w:divBdr>
    </w:div>
    <w:div w:id="210052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chart" Target="charts/chart4.xml"/><Relationship Id="rId26" Type="http://schemas.openxmlformats.org/officeDocument/2006/relationships/chart" Target="charts/chart7.xml"/><Relationship Id="rId39" Type="http://schemas.openxmlformats.org/officeDocument/2006/relationships/oleObject" Target="embeddings/oleObject5.bin"/><Relationship Id="rId21" Type="http://schemas.openxmlformats.org/officeDocument/2006/relationships/image" Target="media/image4.wmf"/><Relationship Id="rId34" Type="http://schemas.openxmlformats.org/officeDocument/2006/relationships/image" Target="media/image7.wmf"/><Relationship Id="rId42" Type="http://schemas.openxmlformats.org/officeDocument/2006/relationships/image" Target="media/image11.wmf"/><Relationship Id="rId47" Type="http://schemas.openxmlformats.org/officeDocument/2006/relationships/oleObject" Target="embeddings/oleObject9.bin"/><Relationship Id="rId50" Type="http://schemas.openxmlformats.org/officeDocument/2006/relationships/image" Target="media/image15.wmf"/><Relationship Id="rId55" Type="http://schemas.openxmlformats.org/officeDocument/2006/relationships/chart" Target="charts/chart14.xml"/><Relationship Id="rId63" Type="http://schemas.openxmlformats.org/officeDocument/2006/relationships/image" Target="media/image24.png"/><Relationship Id="rId68" Type="http://schemas.openxmlformats.org/officeDocument/2006/relationships/image" Target="media/image29.png"/><Relationship Id="rId76"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chart" Target="charts/chart2.xml"/><Relationship Id="rId29" Type="http://schemas.openxmlformats.org/officeDocument/2006/relationships/chart" Target="charts/chart10.xml"/><Relationship Id="rId11" Type="http://schemas.openxmlformats.org/officeDocument/2006/relationships/footer" Target="footer2.xml"/><Relationship Id="rId24" Type="http://schemas.openxmlformats.org/officeDocument/2006/relationships/chart" Target="charts/chart5.xml"/><Relationship Id="rId32" Type="http://schemas.openxmlformats.org/officeDocument/2006/relationships/image" Target="media/image6.wmf"/><Relationship Id="rId37" Type="http://schemas.openxmlformats.org/officeDocument/2006/relationships/oleObject" Target="embeddings/oleObject4.bin"/><Relationship Id="rId40" Type="http://schemas.openxmlformats.org/officeDocument/2006/relationships/image" Target="media/image10.wmf"/><Relationship Id="rId45" Type="http://schemas.openxmlformats.org/officeDocument/2006/relationships/oleObject" Target="embeddings/oleObject8.bin"/><Relationship Id="rId53" Type="http://schemas.openxmlformats.org/officeDocument/2006/relationships/oleObject" Target="embeddings/oleObject12.bin"/><Relationship Id="rId58" Type="http://schemas.openxmlformats.org/officeDocument/2006/relationships/image" Target="media/image19.jpeg"/><Relationship Id="rId66" Type="http://schemas.openxmlformats.org/officeDocument/2006/relationships/image" Target="media/image27.png"/><Relationship Id="rId74" Type="http://schemas.openxmlformats.org/officeDocument/2006/relationships/image" Target="media/image35.png"/><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chart" Target="charts/chart12.xml"/><Relationship Id="rId44" Type="http://schemas.openxmlformats.org/officeDocument/2006/relationships/image" Target="media/image12.wmf"/><Relationship Id="rId52" Type="http://schemas.openxmlformats.org/officeDocument/2006/relationships/image" Target="media/image16.wmf"/><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oleObject" Target="embeddings/oleObject1.bin"/><Relationship Id="rId27" Type="http://schemas.openxmlformats.org/officeDocument/2006/relationships/chart" Target="charts/chart8.xml"/><Relationship Id="rId30" Type="http://schemas.openxmlformats.org/officeDocument/2006/relationships/chart" Target="charts/chart11.xml"/><Relationship Id="rId35" Type="http://schemas.openxmlformats.org/officeDocument/2006/relationships/oleObject" Target="embeddings/oleObject3.bin"/><Relationship Id="rId43" Type="http://schemas.openxmlformats.org/officeDocument/2006/relationships/oleObject" Target="embeddings/oleObject7.bin"/><Relationship Id="rId48" Type="http://schemas.openxmlformats.org/officeDocument/2006/relationships/image" Target="media/image14.wmf"/><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oleObject" Target="embeddings/oleObject11.bin"/><Relationship Id="rId72" Type="http://schemas.openxmlformats.org/officeDocument/2006/relationships/image" Target="media/image33.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chart" Target="charts/chart3.xml"/><Relationship Id="rId25" Type="http://schemas.openxmlformats.org/officeDocument/2006/relationships/chart" Target="charts/chart6.xml"/><Relationship Id="rId33" Type="http://schemas.openxmlformats.org/officeDocument/2006/relationships/oleObject" Target="embeddings/oleObject2.bin"/><Relationship Id="rId38" Type="http://schemas.openxmlformats.org/officeDocument/2006/relationships/image" Target="media/image9.wmf"/><Relationship Id="rId46" Type="http://schemas.openxmlformats.org/officeDocument/2006/relationships/image" Target="media/image13.wmf"/><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image" Target="media/image3.png"/><Relationship Id="rId41" Type="http://schemas.openxmlformats.org/officeDocument/2006/relationships/oleObject" Target="embeddings/oleObject6.bin"/><Relationship Id="rId54" Type="http://schemas.openxmlformats.org/officeDocument/2006/relationships/chart" Target="charts/chart13.xml"/><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5.emf"/><Relationship Id="rId28" Type="http://schemas.openxmlformats.org/officeDocument/2006/relationships/chart" Target="charts/chart9.xml"/><Relationship Id="rId36" Type="http://schemas.openxmlformats.org/officeDocument/2006/relationships/image" Target="media/image8.wmf"/><Relationship Id="rId49" Type="http://schemas.openxmlformats.org/officeDocument/2006/relationships/oleObject" Target="embeddings/oleObject10.bin"/><Relationship Id="rId57" Type="http://schemas.openxmlformats.org/officeDocument/2006/relationships/image" Target="media/image18.jpe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2" Type="http://schemas.openxmlformats.org/officeDocument/2006/relationships/package" Target="../embeddings/Microsoft_Excel_Worksheet9.xlsx"/><Relationship Id="rId1" Type="http://schemas.openxmlformats.org/officeDocument/2006/relationships/themeOverride" Target="../theme/themeOverride10.xml"/></Relationships>
</file>

<file path=word/charts/_rels/chart11.xml.rels><?xml version="1.0" encoding="UTF-8" standalone="yes"?>
<Relationships xmlns="http://schemas.openxmlformats.org/package/2006/relationships"><Relationship Id="rId2" Type="http://schemas.openxmlformats.org/officeDocument/2006/relationships/package" Target="../embeddings/Microsoft_Excel_Worksheet10.xlsx"/><Relationship Id="rId1" Type="http://schemas.openxmlformats.org/officeDocument/2006/relationships/themeOverride" Target="../theme/themeOverride11.xml"/></Relationships>
</file>

<file path=word/charts/_rels/chart12.xml.rels><?xml version="1.0" encoding="UTF-8" standalone="yes"?>
<Relationships xmlns="http://schemas.openxmlformats.org/package/2006/relationships"><Relationship Id="rId2" Type="http://schemas.openxmlformats.org/officeDocument/2006/relationships/package" Target="../embeddings/Microsoft_Excel_Worksheet11.xlsx"/><Relationship Id="rId1" Type="http://schemas.openxmlformats.org/officeDocument/2006/relationships/themeOverride" Target="../theme/themeOverride12.xml"/></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Excel_Worksheet12.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Excel_Worksheet13.xlsx"/></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Worksheet4.xlsx"/><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Worksheet5.xlsx"/><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2" Type="http://schemas.openxmlformats.org/officeDocument/2006/relationships/package" Target="../embeddings/Microsoft_Excel_Worksheet6.xlsx"/><Relationship Id="rId1" Type="http://schemas.openxmlformats.org/officeDocument/2006/relationships/themeOverride" Target="../theme/themeOverride7.xml"/></Relationships>
</file>

<file path=word/charts/_rels/chart8.xml.rels><?xml version="1.0" encoding="UTF-8" standalone="yes"?>
<Relationships xmlns="http://schemas.openxmlformats.org/package/2006/relationships"><Relationship Id="rId2" Type="http://schemas.openxmlformats.org/officeDocument/2006/relationships/package" Target="../embeddings/Microsoft_Excel_Worksheet7.xlsx"/><Relationship Id="rId1" Type="http://schemas.openxmlformats.org/officeDocument/2006/relationships/themeOverride" Target="../theme/themeOverride8.xml"/></Relationships>
</file>

<file path=word/charts/_rels/chart9.xml.rels><?xml version="1.0" encoding="UTF-8" standalone="yes"?>
<Relationships xmlns="http://schemas.openxmlformats.org/package/2006/relationships"><Relationship Id="rId2" Type="http://schemas.openxmlformats.org/officeDocument/2006/relationships/package" Target="../embeddings/Microsoft_Excel_Worksheet8.xlsx"/><Relationship Id="rId1" Type="http://schemas.openxmlformats.org/officeDocument/2006/relationships/themeOverride" Target="../theme/themeOverrid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9" b="0" i="0" u="none" strike="noStrike" kern="1200" spc="0" baseline="0">
                <a:solidFill>
                  <a:schemeClr val="tx1">
                    <a:lumMod val="65000"/>
                    <a:lumOff val="35000"/>
                  </a:schemeClr>
                </a:solidFill>
                <a:latin typeface="+mn-lt"/>
                <a:ea typeface="+mn-ea"/>
                <a:cs typeface="+mn-cs"/>
              </a:defRPr>
            </a:pPr>
            <a:r>
              <a:rPr lang="en-US"/>
              <a:t>Power consumption in cellular networks</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Power usage (%)</c:v>
                </c:pt>
              </c:strCache>
            </c:strRef>
          </c:tx>
          <c:spPr>
            <a:solidFill>
              <a:schemeClr val="dk1">
                <a:tint val="88500"/>
              </a:schemeClr>
            </a:solidFill>
            <a:ln>
              <a:noFill/>
            </a:ln>
            <a:effectLst/>
          </c:spPr>
          <c:invertIfNegative val="0"/>
          <c:cat>
            <c:strRef>
              <c:f>Sheet1!$A$2:$A$6</c:f>
              <c:strCache>
                <c:ptCount val="5"/>
                <c:pt idx="0">
                  <c:v>Base Station</c:v>
                </c:pt>
                <c:pt idx="1">
                  <c:v>Mobile switching</c:v>
                </c:pt>
                <c:pt idx="2">
                  <c:v>Core Transmission</c:v>
                </c:pt>
                <c:pt idx="3">
                  <c:v>Data center</c:v>
                </c:pt>
                <c:pt idx="4">
                  <c:v>Retail</c:v>
                </c:pt>
              </c:strCache>
            </c:strRef>
          </c:cat>
          <c:val>
            <c:numRef>
              <c:f>Sheet1!$B$2:$B$6</c:f>
              <c:numCache>
                <c:formatCode>General</c:formatCode>
                <c:ptCount val="5"/>
                <c:pt idx="0">
                  <c:v>58</c:v>
                </c:pt>
                <c:pt idx="1">
                  <c:v>20</c:v>
                </c:pt>
                <c:pt idx="2">
                  <c:v>14</c:v>
                </c:pt>
                <c:pt idx="3">
                  <c:v>6</c:v>
                </c:pt>
                <c:pt idx="4">
                  <c:v>2</c:v>
                </c:pt>
              </c:numCache>
            </c:numRef>
          </c:val>
          <c:extLst>
            <c:ext xmlns:c16="http://schemas.microsoft.com/office/drawing/2014/chart" uri="{C3380CC4-5D6E-409C-BE32-E72D297353CC}">
              <c16:uniqueId val="{00000000-9DED-4C3C-B977-34A44A78DB7B}"/>
            </c:ext>
          </c:extLst>
        </c:ser>
        <c:dLbls>
          <c:showLegendKey val="0"/>
          <c:showVal val="0"/>
          <c:showCatName val="0"/>
          <c:showSerName val="0"/>
          <c:showPercent val="0"/>
          <c:showBubbleSize val="0"/>
        </c:dLbls>
        <c:gapWidth val="219"/>
        <c:overlap val="-27"/>
        <c:axId val="209726432"/>
        <c:axId val="1"/>
      </c:barChart>
      <c:catAx>
        <c:axId val="209726432"/>
        <c:scaling>
          <c:orientation val="minMax"/>
        </c:scaling>
        <c:delete val="0"/>
        <c:axPos val="b"/>
        <c:numFmt formatCode="General" sourceLinked="1"/>
        <c:majorTickMark val="none"/>
        <c:minorTickMark val="none"/>
        <c:tickLblPos val="nextTo"/>
        <c:spPr>
          <a:noFill/>
          <a:ln w="952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0"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26432"/>
        <c:crosses val="autoZero"/>
        <c:crossBetween val="between"/>
      </c:valAx>
      <c:spPr>
        <a:noFill/>
        <a:ln w="25387">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0"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Micro</a:t>
            </a:r>
          </a:p>
        </c:rich>
      </c:tx>
      <c:overlay val="0"/>
      <c:spPr>
        <a:noFill/>
        <a:ln>
          <a:noFill/>
        </a:ln>
        <a:effectLst/>
      </c:sp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E256-4974-860F-69E90AA938EC}"/>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E256-4974-860F-69E90AA938EC}"/>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E256-4974-860F-69E90AA938EC}"/>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E256-4974-860F-69E90AA938EC}"/>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E256-4974-860F-69E90AA938EC}"/>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38</c:v>
                </c:pt>
                <c:pt idx="1">
                  <c:v>8</c:v>
                </c:pt>
                <c:pt idx="2">
                  <c:v>7</c:v>
                </c:pt>
                <c:pt idx="3">
                  <c:v>9</c:v>
                </c:pt>
                <c:pt idx="4">
                  <c:v>38</c:v>
                </c:pt>
              </c:numCache>
            </c:numRef>
          </c:val>
          <c:extLst>
            <c:ext xmlns:c16="http://schemas.microsoft.com/office/drawing/2014/chart" uri="{C3380CC4-5D6E-409C-BE32-E72D297353CC}">
              <c16:uniqueId val="{0000000A-E256-4974-860F-69E90AA938EC}"/>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Pico</a:t>
            </a:r>
          </a:p>
        </c:rich>
      </c:tx>
      <c:overlay val="0"/>
      <c:spPr>
        <a:noFill/>
        <a:ln>
          <a:noFill/>
        </a:ln>
        <a:effectLst/>
      </c:spPr>
    </c:title>
    <c:autoTitleDeleted val="0"/>
    <c:plotArea>
      <c:layout/>
      <c:pieChart>
        <c:varyColors val="1"/>
        <c:ser>
          <c:idx val="0"/>
          <c:order val="0"/>
          <c:tx>
            <c:strRef>
              <c:f>Sheet1!$B$1</c:f>
              <c:strCache>
                <c:ptCount val="1"/>
                <c:pt idx="0">
                  <c:v>Pico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8F03-4271-8642-BD457CC898DC}"/>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8F03-4271-8642-BD457CC898DC}"/>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8F03-4271-8642-BD457CC898DC}"/>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8F03-4271-8642-BD457CC898DC}"/>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8F03-4271-8642-BD457CC898DC}"/>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26</c:v>
                </c:pt>
                <c:pt idx="1">
                  <c:v>11</c:v>
                </c:pt>
                <c:pt idx="2">
                  <c:v>8</c:v>
                </c:pt>
                <c:pt idx="3">
                  <c:v>14</c:v>
                </c:pt>
                <c:pt idx="4">
                  <c:v>41</c:v>
                </c:pt>
              </c:numCache>
            </c:numRef>
          </c:val>
          <c:extLst>
            <c:ext xmlns:c16="http://schemas.microsoft.com/office/drawing/2014/chart" uri="{C3380CC4-5D6E-409C-BE32-E72D297353CC}">
              <c16:uniqueId val="{0000000A-8F03-4271-8642-BD457CC898DC}"/>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Femto/Home</a:t>
            </a:r>
          </a:p>
        </c:rich>
      </c:tx>
      <c:overlay val="0"/>
      <c:spPr>
        <a:noFill/>
        <a:ln>
          <a:noFill/>
        </a:ln>
        <a:effectLst/>
      </c:spPr>
    </c:title>
    <c:autoTitleDeleted val="0"/>
    <c:plotArea>
      <c:layout/>
      <c:pieChart>
        <c:varyColors val="1"/>
        <c:ser>
          <c:idx val="0"/>
          <c:order val="0"/>
          <c:tx>
            <c:strRef>
              <c:f>Sheet1!$B$1</c:f>
              <c:strCache>
                <c:ptCount val="1"/>
                <c:pt idx="0">
                  <c:v>Pico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4861-43F0-8CC9-779B7EA9B858}"/>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4861-43F0-8CC9-779B7EA9B858}"/>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4861-43F0-8CC9-779B7EA9B858}"/>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4861-43F0-8CC9-779B7EA9B858}"/>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4861-43F0-8CC9-779B7EA9B858}"/>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22</c:v>
                </c:pt>
                <c:pt idx="1">
                  <c:v>11</c:v>
                </c:pt>
                <c:pt idx="2">
                  <c:v>8</c:v>
                </c:pt>
                <c:pt idx="3">
                  <c:v>12</c:v>
                </c:pt>
                <c:pt idx="4">
                  <c:v>47</c:v>
                </c:pt>
              </c:numCache>
            </c:numRef>
          </c:val>
          <c:extLst>
            <c:ext xmlns:c16="http://schemas.microsoft.com/office/drawing/2014/chart" uri="{C3380CC4-5D6E-409C-BE32-E72D297353CC}">
              <c16:uniqueId val="{0000000A-4861-43F0-8CC9-779B7EA9B858}"/>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42105263157894"/>
          <c:y val="8.0645161290322578E-2"/>
          <c:w val="0.8442982456140351"/>
          <c:h val="0.66129032258064513"/>
        </c:manualLayout>
      </c:layout>
      <c:lineChart>
        <c:grouping val="standard"/>
        <c:varyColors val="0"/>
        <c:ser>
          <c:idx val="0"/>
          <c:order val="0"/>
          <c:tx>
            <c:strRef>
              <c:f>Sheet1!$A$2</c:f>
              <c:strCache>
                <c:ptCount val="1"/>
              </c:strCache>
            </c:strRef>
          </c:tx>
          <c:spPr>
            <a:ln w="12700">
              <a:solidFill>
                <a:srgbClr val="000000"/>
              </a:solidFill>
              <a:prstDash val="solid"/>
            </a:ln>
          </c:spPr>
          <c:marker>
            <c:symbol val="circle"/>
            <c:size val="4"/>
            <c:spPr>
              <a:solidFill>
                <a:srgbClr val="000000"/>
              </a:solidFill>
              <a:ln>
                <a:solidFill>
                  <a:srgbClr val="000000"/>
                </a:solidFill>
                <a:prstDash val="solid"/>
              </a:ln>
            </c:spPr>
          </c:marker>
          <c:cat>
            <c:numRef>
              <c:f>Sheet1!$B$1:$N$1</c:f>
              <c:numCache>
                <c:formatCode>General</c:formatCode>
                <c:ptCount val="13"/>
                <c:pt idx="0">
                  <c:v>0</c:v>
                </c:pt>
                <c:pt idx="1">
                  <c:v>2</c:v>
                </c:pt>
                <c:pt idx="2">
                  <c:v>4</c:v>
                </c:pt>
                <c:pt idx="3">
                  <c:v>6</c:v>
                </c:pt>
                <c:pt idx="4">
                  <c:v>8</c:v>
                </c:pt>
                <c:pt idx="5">
                  <c:v>10</c:v>
                </c:pt>
                <c:pt idx="6">
                  <c:v>12</c:v>
                </c:pt>
                <c:pt idx="7">
                  <c:v>14</c:v>
                </c:pt>
                <c:pt idx="8">
                  <c:v>16</c:v>
                </c:pt>
                <c:pt idx="9">
                  <c:v>18</c:v>
                </c:pt>
                <c:pt idx="10">
                  <c:v>20</c:v>
                </c:pt>
                <c:pt idx="11">
                  <c:v>22</c:v>
                </c:pt>
              </c:numCache>
            </c:numRef>
          </c:cat>
          <c:val>
            <c:numRef>
              <c:f>Sheet1!$B$2:$N$2</c:f>
              <c:numCache>
                <c:formatCode>General</c:formatCode>
                <c:ptCount val="13"/>
                <c:pt idx="0">
                  <c:v>72</c:v>
                </c:pt>
                <c:pt idx="1">
                  <c:v>39</c:v>
                </c:pt>
                <c:pt idx="2">
                  <c:v>17</c:v>
                </c:pt>
                <c:pt idx="3">
                  <c:v>12</c:v>
                </c:pt>
                <c:pt idx="4">
                  <c:v>24</c:v>
                </c:pt>
                <c:pt idx="5">
                  <c:v>47</c:v>
                </c:pt>
                <c:pt idx="6">
                  <c:v>58</c:v>
                </c:pt>
                <c:pt idx="7">
                  <c:v>62</c:v>
                </c:pt>
                <c:pt idx="8">
                  <c:v>69</c:v>
                </c:pt>
                <c:pt idx="9">
                  <c:v>74</c:v>
                </c:pt>
                <c:pt idx="10">
                  <c:v>85</c:v>
                </c:pt>
                <c:pt idx="11">
                  <c:v>91</c:v>
                </c:pt>
                <c:pt idx="12">
                  <c:v>87</c:v>
                </c:pt>
              </c:numCache>
            </c:numRef>
          </c:val>
          <c:smooth val="1"/>
          <c:extLst>
            <c:ext xmlns:c16="http://schemas.microsoft.com/office/drawing/2014/chart" uri="{C3380CC4-5D6E-409C-BE32-E72D297353CC}">
              <c16:uniqueId val="{00000000-B54B-4402-8F3D-00AD3DFF861B}"/>
            </c:ext>
          </c:extLst>
        </c:ser>
        <c:dLbls>
          <c:showLegendKey val="0"/>
          <c:showVal val="0"/>
          <c:showCatName val="0"/>
          <c:showSerName val="0"/>
          <c:showPercent val="0"/>
          <c:showBubbleSize val="0"/>
        </c:dLbls>
        <c:marker val="1"/>
        <c:smooth val="0"/>
        <c:axId val="148664536"/>
        <c:axId val="1"/>
      </c:lineChart>
      <c:catAx>
        <c:axId val="148664536"/>
        <c:scaling>
          <c:orientation val="minMax"/>
        </c:scaling>
        <c:delete val="0"/>
        <c:axPos val="b"/>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Day time [h]</a:t>
                </a:r>
              </a:p>
            </c:rich>
          </c:tx>
          <c:layout>
            <c:manualLayout>
              <c:xMode val="edge"/>
              <c:yMode val="edge"/>
              <c:x val="0.42763157894736842"/>
              <c:y val="0.8588709677419355"/>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
        <c:crosses val="autoZero"/>
        <c:auto val="1"/>
        <c:lblAlgn val="ctr"/>
        <c:lblOffset val="100"/>
        <c:tickLblSkip val="1"/>
        <c:tickMarkSkip val="1"/>
        <c:noMultiLvlLbl val="0"/>
      </c:catAx>
      <c:valAx>
        <c:axId val="1"/>
        <c:scaling>
          <c:orientation val="minMax"/>
        </c:scaling>
        <c:delete val="0"/>
        <c:axPos val="l"/>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Traffic demand [Mbps/km2]</a:t>
                </a:r>
              </a:p>
            </c:rich>
          </c:tx>
          <c:layout>
            <c:manualLayout>
              <c:xMode val="edge"/>
              <c:yMode val="edge"/>
              <c:x val="4.3859649122807015E-3"/>
              <c:y val="9.2741935483870969E-2"/>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48664536"/>
        <c:crosses val="autoZero"/>
        <c:crossBetween val="midCat"/>
        <c:majorUnit val="10"/>
      </c:valAx>
      <c:spPr>
        <a:noFill/>
        <a:ln w="12700">
          <a:solidFill>
            <a:srgbClr val="808080"/>
          </a:solidFill>
          <a:prstDash val="solid"/>
        </a:ln>
      </c:spPr>
    </c:plotArea>
    <c:plotVisOnly val="1"/>
    <c:dispBlanksAs val="gap"/>
    <c:showDLblsOverMax val="0"/>
  </c:chart>
  <c:spPr>
    <a:noFill/>
    <a:ln>
      <a:noFill/>
    </a:ln>
  </c:spPr>
  <c:txPr>
    <a:bodyPr/>
    <a:lstStyle/>
    <a:p>
      <a:pPr>
        <a:defRPr sz="1150" b="1" i="0" u="none" strike="noStrike" baseline="0">
          <a:solidFill>
            <a:srgbClr val="000000"/>
          </a:solidFill>
          <a:latin typeface="Calibri"/>
          <a:ea typeface="Calibri"/>
          <a:cs typeface="Calibri"/>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42105263157894"/>
          <c:y val="8.0645161290322578E-2"/>
          <c:w val="0.8442982456140351"/>
          <c:h val="0.66129032258064513"/>
        </c:manualLayout>
      </c:layout>
      <c:lineChart>
        <c:grouping val="standard"/>
        <c:varyColors val="0"/>
        <c:ser>
          <c:idx val="0"/>
          <c:order val="0"/>
          <c:tx>
            <c:strRef>
              <c:f>Sheet1!$A$2</c:f>
              <c:strCache>
                <c:ptCount val="1"/>
              </c:strCache>
            </c:strRef>
          </c:tx>
          <c:spPr>
            <a:ln w="12700">
              <a:solidFill>
                <a:srgbClr val="000000"/>
              </a:solidFill>
              <a:prstDash val="solid"/>
            </a:ln>
          </c:spPr>
          <c:marker>
            <c:symbol val="circle"/>
            <c:size val="4"/>
            <c:spPr>
              <a:solidFill>
                <a:srgbClr val="000000"/>
              </a:solidFill>
              <a:ln>
                <a:solidFill>
                  <a:srgbClr val="000000"/>
                </a:solidFill>
                <a:prstDash val="solid"/>
              </a:ln>
            </c:spPr>
          </c:marker>
          <c:cat>
            <c:numRef>
              <c:f>Sheet1!$B$1:$N$1</c:f>
              <c:numCache>
                <c:formatCode>General</c:formatCode>
                <c:ptCount val="13"/>
                <c:pt idx="0">
                  <c:v>0</c:v>
                </c:pt>
                <c:pt idx="1">
                  <c:v>2</c:v>
                </c:pt>
                <c:pt idx="2">
                  <c:v>4</c:v>
                </c:pt>
                <c:pt idx="3">
                  <c:v>6</c:v>
                </c:pt>
                <c:pt idx="4">
                  <c:v>8</c:v>
                </c:pt>
                <c:pt idx="5">
                  <c:v>10</c:v>
                </c:pt>
                <c:pt idx="6">
                  <c:v>12</c:v>
                </c:pt>
                <c:pt idx="7">
                  <c:v>14</c:v>
                </c:pt>
                <c:pt idx="8">
                  <c:v>16</c:v>
                </c:pt>
                <c:pt idx="9">
                  <c:v>18</c:v>
                </c:pt>
                <c:pt idx="10">
                  <c:v>20</c:v>
                </c:pt>
                <c:pt idx="11">
                  <c:v>22</c:v>
                </c:pt>
              </c:numCache>
            </c:numRef>
          </c:cat>
          <c:val>
            <c:numRef>
              <c:f>Sheet1!$B$2:$N$2</c:f>
              <c:numCache>
                <c:formatCode>General</c:formatCode>
                <c:ptCount val="13"/>
                <c:pt idx="0">
                  <c:v>72</c:v>
                </c:pt>
                <c:pt idx="1">
                  <c:v>39</c:v>
                </c:pt>
                <c:pt idx="2">
                  <c:v>17</c:v>
                </c:pt>
                <c:pt idx="3">
                  <c:v>12</c:v>
                </c:pt>
                <c:pt idx="4">
                  <c:v>24</c:v>
                </c:pt>
                <c:pt idx="5">
                  <c:v>47</c:v>
                </c:pt>
                <c:pt idx="6">
                  <c:v>58</c:v>
                </c:pt>
                <c:pt idx="7">
                  <c:v>62</c:v>
                </c:pt>
                <c:pt idx="8">
                  <c:v>69</c:v>
                </c:pt>
                <c:pt idx="9">
                  <c:v>74</c:v>
                </c:pt>
                <c:pt idx="10">
                  <c:v>85</c:v>
                </c:pt>
                <c:pt idx="11">
                  <c:v>91</c:v>
                </c:pt>
                <c:pt idx="12">
                  <c:v>87</c:v>
                </c:pt>
              </c:numCache>
            </c:numRef>
          </c:val>
          <c:smooth val="1"/>
          <c:extLst>
            <c:ext xmlns:c16="http://schemas.microsoft.com/office/drawing/2014/chart" uri="{C3380CC4-5D6E-409C-BE32-E72D297353CC}">
              <c16:uniqueId val="{00000000-DE0C-48C4-B948-7C9985AC8E7B}"/>
            </c:ext>
          </c:extLst>
        </c:ser>
        <c:dLbls>
          <c:showLegendKey val="0"/>
          <c:showVal val="0"/>
          <c:showCatName val="0"/>
          <c:showSerName val="0"/>
          <c:showPercent val="0"/>
          <c:showBubbleSize val="0"/>
        </c:dLbls>
        <c:marker val="1"/>
        <c:smooth val="0"/>
        <c:axId val="148664536"/>
        <c:axId val="1"/>
      </c:lineChart>
      <c:catAx>
        <c:axId val="148664536"/>
        <c:scaling>
          <c:orientation val="minMax"/>
        </c:scaling>
        <c:delete val="0"/>
        <c:axPos val="b"/>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Day time [h]</a:t>
                </a:r>
              </a:p>
            </c:rich>
          </c:tx>
          <c:layout>
            <c:manualLayout>
              <c:xMode val="edge"/>
              <c:yMode val="edge"/>
              <c:x val="0.42763157894736842"/>
              <c:y val="0.8588709677419355"/>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
        <c:crosses val="autoZero"/>
        <c:auto val="1"/>
        <c:lblAlgn val="ctr"/>
        <c:lblOffset val="100"/>
        <c:tickLblSkip val="1"/>
        <c:tickMarkSkip val="1"/>
        <c:noMultiLvlLbl val="0"/>
      </c:catAx>
      <c:valAx>
        <c:axId val="1"/>
        <c:scaling>
          <c:orientation val="minMax"/>
        </c:scaling>
        <c:delete val="0"/>
        <c:axPos val="l"/>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Traffic demand [Mbps/km2]</a:t>
                </a:r>
              </a:p>
            </c:rich>
          </c:tx>
          <c:layout>
            <c:manualLayout>
              <c:xMode val="edge"/>
              <c:yMode val="edge"/>
              <c:x val="4.3859649122807015E-3"/>
              <c:y val="9.2741935483870969E-2"/>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48664536"/>
        <c:crosses val="autoZero"/>
        <c:crossBetween val="midCat"/>
        <c:majorUnit val="10"/>
      </c:valAx>
      <c:spPr>
        <a:noFill/>
        <a:ln w="12700">
          <a:solidFill>
            <a:srgbClr val="808080"/>
          </a:solidFill>
          <a:prstDash val="solid"/>
        </a:ln>
      </c:spPr>
    </c:plotArea>
    <c:plotVisOnly val="1"/>
    <c:dispBlanksAs val="gap"/>
    <c:showDLblsOverMax val="0"/>
  </c:chart>
  <c:spPr>
    <a:noFill/>
    <a:ln>
      <a:noFill/>
    </a:ln>
  </c:spPr>
  <c:txPr>
    <a:bodyPr/>
    <a:lstStyle/>
    <a:p>
      <a:pPr>
        <a:defRPr sz="1150" b="1" i="0" u="none" strike="noStrike" baseline="0">
          <a:solidFill>
            <a:srgbClr val="000000"/>
          </a:solidFill>
          <a:latin typeface="Calibri"/>
          <a:ea typeface="Calibri"/>
          <a:cs typeface="Calibri"/>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9" b="0" i="0" u="none" strike="noStrike" kern="1200" spc="0" baseline="0">
                <a:solidFill>
                  <a:schemeClr val="tx1">
                    <a:lumMod val="65000"/>
                    <a:lumOff val="35000"/>
                  </a:schemeClr>
                </a:solidFill>
                <a:latin typeface="+mn-lt"/>
                <a:ea typeface="+mn-ea"/>
                <a:cs typeface="+mn-cs"/>
              </a:defRPr>
            </a:pPr>
            <a:r>
              <a:rPr lang="en-US"/>
              <a:t>Power consumption in cellular networks</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Power usage (%)</c:v>
                </c:pt>
              </c:strCache>
            </c:strRef>
          </c:tx>
          <c:spPr>
            <a:solidFill>
              <a:schemeClr val="dk1">
                <a:tint val="88500"/>
              </a:schemeClr>
            </a:solidFill>
            <a:ln>
              <a:noFill/>
            </a:ln>
            <a:effectLst/>
          </c:spPr>
          <c:invertIfNegative val="0"/>
          <c:cat>
            <c:strRef>
              <c:f>Sheet1!$A$2:$A$6</c:f>
              <c:strCache>
                <c:ptCount val="5"/>
                <c:pt idx="0">
                  <c:v>Base Station</c:v>
                </c:pt>
                <c:pt idx="1">
                  <c:v>Mobile switching</c:v>
                </c:pt>
                <c:pt idx="2">
                  <c:v>Core Transmission</c:v>
                </c:pt>
                <c:pt idx="3">
                  <c:v>Data center</c:v>
                </c:pt>
                <c:pt idx="4">
                  <c:v>Retail</c:v>
                </c:pt>
              </c:strCache>
            </c:strRef>
          </c:cat>
          <c:val>
            <c:numRef>
              <c:f>Sheet1!$B$2:$B$6</c:f>
              <c:numCache>
                <c:formatCode>General</c:formatCode>
                <c:ptCount val="5"/>
                <c:pt idx="0">
                  <c:v>58</c:v>
                </c:pt>
                <c:pt idx="1">
                  <c:v>20</c:v>
                </c:pt>
                <c:pt idx="2">
                  <c:v>14</c:v>
                </c:pt>
                <c:pt idx="3">
                  <c:v>6</c:v>
                </c:pt>
                <c:pt idx="4">
                  <c:v>2</c:v>
                </c:pt>
              </c:numCache>
            </c:numRef>
          </c:val>
          <c:extLst>
            <c:ext xmlns:c16="http://schemas.microsoft.com/office/drawing/2014/chart" uri="{C3380CC4-5D6E-409C-BE32-E72D297353CC}">
              <c16:uniqueId val="{00000000-B459-4369-8A9F-FFA71850ED97}"/>
            </c:ext>
          </c:extLst>
        </c:ser>
        <c:dLbls>
          <c:showLegendKey val="0"/>
          <c:showVal val="0"/>
          <c:showCatName val="0"/>
          <c:showSerName val="0"/>
          <c:showPercent val="0"/>
          <c:showBubbleSize val="0"/>
        </c:dLbls>
        <c:gapWidth val="219"/>
        <c:overlap val="-27"/>
        <c:axId val="209726432"/>
        <c:axId val="1"/>
      </c:barChart>
      <c:catAx>
        <c:axId val="209726432"/>
        <c:scaling>
          <c:orientation val="minMax"/>
        </c:scaling>
        <c:delete val="0"/>
        <c:axPos val="b"/>
        <c:numFmt formatCode="General" sourceLinked="1"/>
        <c:majorTickMark val="none"/>
        <c:minorTickMark val="none"/>
        <c:tickLblPos val="nextTo"/>
        <c:spPr>
          <a:noFill/>
          <a:ln w="952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0"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26432"/>
        <c:crosses val="autoZero"/>
        <c:crossBetween val="between"/>
      </c:valAx>
      <c:spPr>
        <a:noFill/>
        <a:ln w="25387">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0"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8" b="0" i="0" u="none" strike="noStrike" kern="1200" spc="0" baseline="0">
                <a:solidFill>
                  <a:schemeClr val="tx1">
                    <a:lumMod val="65000"/>
                    <a:lumOff val="35000"/>
                  </a:schemeClr>
                </a:solidFill>
                <a:latin typeface="+mn-lt"/>
                <a:ea typeface="+mn-ea"/>
                <a:cs typeface="+mn-cs"/>
              </a:defRPr>
            </a:pPr>
            <a:r>
              <a:rPr lang="sv-SE"/>
              <a:t>Embodied</a:t>
            </a:r>
            <a:r>
              <a:rPr lang="sv-SE" baseline="0"/>
              <a:t> and operational </a:t>
            </a:r>
            <a:r>
              <a:rPr lang="sv-SE" baseline="0">
                <a:solidFill>
                  <a:sysClr val="windowText" lastClr="000000">
                    <a:lumMod val="65000"/>
                    <a:lumOff val="35000"/>
                  </a:sysClr>
                </a:solidFill>
              </a:rPr>
              <a:t>emmisions</a:t>
            </a:r>
            <a:r>
              <a:rPr lang="sv-SE" baseline="0"/>
              <a:t> </a:t>
            </a:r>
            <a:r>
              <a:rPr lang="sv-SE" sz="1398" b="0" i="0" u="none" strike="noStrike" baseline="0">
                <a:effectLst/>
              </a:rPr>
              <a:t> (kg </a:t>
            </a:r>
            <a:r>
              <a:rPr lang="sv-SE" sz="1398" b="0" i="0" u="none" strike="noStrike" baseline="0">
                <a:solidFill>
                  <a:sysClr val="windowText" lastClr="000000">
                    <a:lumMod val="65000"/>
                    <a:lumOff val="35000"/>
                  </a:sysClr>
                </a:solidFill>
                <a:effectLst/>
              </a:rPr>
              <a:t>CO</a:t>
            </a:r>
            <a:r>
              <a:rPr lang="sv-SE" sz="1398" b="0" i="0" u="none" strike="noStrike" baseline="-25000">
                <a:solidFill>
                  <a:sysClr val="windowText" lastClr="000000">
                    <a:lumMod val="65000"/>
                    <a:lumOff val="35000"/>
                  </a:sysClr>
                </a:solidFill>
                <a:effectLst/>
              </a:rPr>
              <a:t>2</a:t>
            </a:r>
            <a:r>
              <a:rPr lang="sv-SE" sz="1398" b="0" i="0" u="none" strike="noStrike" baseline="0">
                <a:effectLst/>
              </a:rPr>
              <a:t> )</a:t>
            </a:r>
            <a:endParaRPr lang="sv-SE"/>
          </a:p>
        </c:rich>
      </c:tx>
      <c:layout>
        <c:manualLayout>
          <c:xMode val="edge"/>
          <c:yMode val="edge"/>
          <c:x val="0.10123078160087756"/>
          <c:y val="3.0495239189991762E-2"/>
        </c:manualLayout>
      </c:layout>
      <c:overlay val="0"/>
      <c:spPr>
        <a:noFill/>
        <a:ln w="0">
          <a:noFill/>
        </a:ln>
        <a:effectLst/>
      </c:spPr>
    </c:title>
    <c:autoTitleDeleted val="0"/>
    <c:plotArea>
      <c:layout/>
      <c:barChart>
        <c:barDir val="col"/>
        <c:grouping val="stacked"/>
        <c:varyColors val="0"/>
        <c:ser>
          <c:idx val="0"/>
          <c:order val="0"/>
          <c:tx>
            <c:strRef>
              <c:f>Sheet1!$B$1</c:f>
              <c:strCache>
                <c:ptCount val="1"/>
                <c:pt idx="0">
                  <c:v>Embodied energy</c:v>
                </c:pt>
              </c:strCache>
            </c:strRef>
          </c:tx>
          <c:spPr>
            <a:solidFill>
              <a:schemeClr val="dk1">
                <a:tint val="88500"/>
              </a:schemeClr>
            </a:solidFill>
            <a:ln>
              <a:noFill/>
            </a:ln>
            <a:effectLst/>
          </c:spPr>
          <c:invertIfNegative val="0"/>
          <c:cat>
            <c:strRef>
              <c:f>Sheet1!$A$2:$A$3</c:f>
              <c:strCache>
                <c:ptCount val="2"/>
                <c:pt idx="0">
                  <c:v>Base</c:v>
                </c:pt>
                <c:pt idx="1">
                  <c:v>Mobile</c:v>
                </c:pt>
              </c:strCache>
            </c:strRef>
          </c:cat>
          <c:val>
            <c:numRef>
              <c:f>Sheet1!$B$2:$B$3</c:f>
              <c:numCache>
                <c:formatCode>General</c:formatCode>
                <c:ptCount val="2"/>
                <c:pt idx="0">
                  <c:v>4.3</c:v>
                </c:pt>
                <c:pt idx="1">
                  <c:v>8.1</c:v>
                </c:pt>
              </c:numCache>
            </c:numRef>
          </c:val>
          <c:extLst>
            <c:ext xmlns:c16="http://schemas.microsoft.com/office/drawing/2014/chart" uri="{C3380CC4-5D6E-409C-BE32-E72D297353CC}">
              <c16:uniqueId val="{00000000-9904-4492-98AC-B2F799E30725}"/>
            </c:ext>
          </c:extLst>
        </c:ser>
        <c:ser>
          <c:idx val="1"/>
          <c:order val="1"/>
          <c:tx>
            <c:strRef>
              <c:f>Sheet1!$C$1</c:f>
              <c:strCache>
                <c:ptCount val="1"/>
                <c:pt idx="0">
                  <c:v>Operational energy</c:v>
                </c:pt>
              </c:strCache>
            </c:strRef>
          </c:tx>
          <c:spPr>
            <a:solidFill>
              <a:schemeClr val="dk1">
                <a:tint val="55000"/>
              </a:schemeClr>
            </a:solidFill>
            <a:ln>
              <a:noFill/>
            </a:ln>
            <a:effectLst/>
          </c:spPr>
          <c:invertIfNegative val="0"/>
          <c:cat>
            <c:strRef>
              <c:f>Sheet1!$A$2:$A$3</c:f>
              <c:strCache>
                <c:ptCount val="2"/>
                <c:pt idx="0">
                  <c:v>Base</c:v>
                </c:pt>
                <c:pt idx="1">
                  <c:v>Mobile</c:v>
                </c:pt>
              </c:strCache>
            </c:strRef>
          </c:cat>
          <c:val>
            <c:numRef>
              <c:f>Sheet1!$C$2:$C$3</c:f>
              <c:numCache>
                <c:formatCode>General</c:formatCode>
                <c:ptCount val="2"/>
                <c:pt idx="0">
                  <c:v>9</c:v>
                </c:pt>
                <c:pt idx="1">
                  <c:v>2.6</c:v>
                </c:pt>
              </c:numCache>
            </c:numRef>
          </c:val>
          <c:extLst>
            <c:ext xmlns:c16="http://schemas.microsoft.com/office/drawing/2014/chart" uri="{C3380CC4-5D6E-409C-BE32-E72D297353CC}">
              <c16:uniqueId val="{00000001-9904-4492-98AC-B2F799E30725}"/>
            </c:ext>
          </c:extLst>
        </c:ser>
        <c:dLbls>
          <c:showLegendKey val="0"/>
          <c:showVal val="0"/>
          <c:showCatName val="0"/>
          <c:showSerName val="0"/>
          <c:showPercent val="0"/>
          <c:showBubbleSize val="0"/>
        </c:dLbls>
        <c:gapWidth val="150"/>
        <c:overlap val="100"/>
        <c:axId val="209648688"/>
        <c:axId val="1"/>
      </c:barChart>
      <c:catAx>
        <c:axId val="209648688"/>
        <c:scaling>
          <c:orientation val="minMax"/>
        </c:scaling>
        <c:delete val="0"/>
        <c:axPos val="b"/>
        <c:numFmt formatCode="General" sourceLinked="1"/>
        <c:majorTickMark val="none"/>
        <c:minorTickMark val="none"/>
        <c:tickLblPos val="nextTo"/>
        <c:spPr>
          <a:noFill/>
          <a:ln w="9509" cap="flat" cmpd="sng" algn="ctr">
            <a:solidFill>
              <a:schemeClr val="tx1">
                <a:lumMod val="15000"/>
                <a:lumOff val="8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0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209648688"/>
        <c:crosses val="autoZero"/>
        <c:crossBetween val="between"/>
      </c:valAx>
      <c:spPr>
        <a:noFill/>
        <a:ln w="25359">
          <a:noFill/>
        </a:ln>
      </c:spPr>
    </c:plotArea>
    <c:legend>
      <c:legendPos val="b"/>
      <c:overlay val="0"/>
      <c:spPr>
        <a:noFill/>
        <a:ln>
          <a:noFill/>
        </a:ln>
        <a:effectLst/>
      </c:spPr>
      <c:txPr>
        <a:bodyPr rot="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09"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8" b="0" i="0" u="none" strike="noStrike" kern="1200" spc="0" baseline="0">
                <a:solidFill>
                  <a:schemeClr val="tx1">
                    <a:lumMod val="65000"/>
                    <a:lumOff val="35000"/>
                  </a:schemeClr>
                </a:solidFill>
                <a:latin typeface="+mn-lt"/>
                <a:ea typeface="+mn-ea"/>
                <a:cs typeface="+mn-cs"/>
              </a:defRPr>
            </a:pPr>
            <a:r>
              <a:rPr lang="sv-SE"/>
              <a:t>Embodied</a:t>
            </a:r>
            <a:r>
              <a:rPr lang="sv-SE" baseline="0"/>
              <a:t> and operational </a:t>
            </a:r>
            <a:r>
              <a:rPr lang="sv-SE" baseline="0">
                <a:solidFill>
                  <a:sysClr val="windowText" lastClr="000000">
                    <a:lumMod val="65000"/>
                    <a:lumOff val="35000"/>
                  </a:sysClr>
                </a:solidFill>
              </a:rPr>
              <a:t>emmisions</a:t>
            </a:r>
            <a:r>
              <a:rPr lang="sv-SE" baseline="0"/>
              <a:t> </a:t>
            </a:r>
            <a:r>
              <a:rPr lang="sv-SE" sz="1398" b="0" i="0" u="none" strike="noStrike" baseline="0">
                <a:effectLst/>
              </a:rPr>
              <a:t> (kg </a:t>
            </a:r>
            <a:r>
              <a:rPr lang="sv-SE" sz="1398" b="0" i="0" u="none" strike="noStrike" baseline="0">
                <a:solidFill>
                  <a:sysClr val="windowText" lastClr="000000">
                    <a:lumMod val="65000"/>
                    <a:lumOff val="35000"/>
                  </a:sysClr>
                </a:solidFill>
                <a:effectLst/>
              </a:rPr>
              <a:t>CO</a:t>
            </a:r>
            <a:r>
              <a:rPr lang="sv-SE" sz="1398" b="0" i="0" u="none" strike="noStrike" baseline="-25000">
                <a:solidFill>
                  <a:sysClr val="windowText" lastClr="000000">
                    <a:lumMod val="65000"/>
                    <a:lumOff val="35000"/>
                  </a:sysClr>
                </a:solidFill>
                <a:effectLst/>
              </a:rPr>
              <a:t>2</a:t>
            </a:r>
            <a:r>
              <a:rPr lang="sv-SE" sz="1398" b="0" i="0" u="none" strike="noStrike" baseline="0">
                <a:effectLst/>
              </a:rPr>
              <a:t> )</a:t>
            </a:r>
            <a:endParaRPr lang="sv-SE"/>
          </a:p>
        </c:rich>
      </c:tx>
      <c:layout>
        <c:manualLayout>
          <c:xMode val="edge"/>
          <c:yMode val="edge"/>
          <c:x val="0.10123078160087756"/>
          <c:y val="3.0495239189991762E-2"/>
        </c:manualLayout>
      </c:layout>
      <c:overlay val="0"/>
      <c:spPr>
        <a:noFill/>
        <a:ln w="0">
          <a:noFill/>
        </a:ln>
        <a:effectLst/>
      </c:spPr>
    </c:title>
    <c:autoTitleDeleted val="0"/>
    <c:plotArea>
      <c:layout/>
      <c:barChart>
        <c:barDir val="col"/>
        <c:grouping val="stacked"/>
        <c:varyColors val="0"/>
        <c:ser>
          <c:idx val="0"/>
          <c:order val="0"/>
          <c:tx>
            <c:strRef>
              <c:f>Sheet1!$B$1</c:f>
              <c:strCache>
                <c:ptCount val="1"/>
                <c:pt idx="0">
                  <c:v>Embodied energy</c:v>
                </c:pt>
              </c:strCache>
            </c:strRef>
          </c:tx>
          <c:spPr>
            <a:solidFill>
              <a:schemeClr val="dk1">
                <a:tint val="88500"/>
              </a:schemeClr>
            </a:solidFill>
            <a:ln>
              <a:noFill/>
            </a:ln>
            <a:effectLst/>
          </c:spPr>
          <c:invertIfNegative val="0"/>
          <c:cat>
            <c:strRef>
              <c:f>Sheet1!$A$2:$A$3</c:f>
              <c:strCache>
                <c:ptCount val="2"/>
                <c:pt idx="0">
                  <c:v>Base</c:v>
                </c:pt>
                <c:pt idx="1">
                  <c:v>Mobile</c:v>
                </c:pt>
              </c:strCache>
            </c:strRef>
          </c:cat>
          <c:val>
            <c:numRef>
              <c:f>Sheet1!$B$2:$B$3</c:f>
              <c:numCache>
                <c:formatCode>General</c:formatCode>
                <c:ptCount val="2"/>
                <c:pt idx="0">
                  <c:v>4.3</c:v>
                </c:pt>
                <c:pt idx="1">
                  <c:v>8.1</c:v>
                </c:pt>
              </c:numCache>
            </c:numRef>
          </c:val>
          <c:extLst>
            <c:ext xmlns:c16="http://schemas.microsoft.com/office/drawing/2014/chart" uri="{C3380CC4-5D6E-409C-BE32-E72D297353CC}">
              <c16:uniqueId val="{00000000-A848-4E95-A47E-FD05246ADC77}"/>
            </c:ext>
          </c:extLst>
        </c:ser>
        <c:ser>
          <c:idx val="1"/>
          <c:order val="1"/>
          <c:tx>
            <c:strRef>
              <c:f>Sheet1!$C$1</c:f>
              <c:strCache>
                <c:ptCount val="1"/>
                <c:pt idx="0">
                  <c:v>Operational energy</c:v>
                </c:pt>
              </c:strCache>
            </c:strRef>
          </c:tx>
          <c:spPr>
            <a:solidFill>
              <a:schemeClr val="dk1">
                <a:tint val="55000"/>
              </a:schemeClr>
            </a:solidFill>
            <a:ln>
              <a:noFill/>
            </a:ln>
            <a:effectLst/>
          </c:spPr>
          <c:invertIfNegative val="0"/>
          <c:cat>
            <c:strRef>
              <c:f>Sheet1!$A$2:$A$3</c:f>
              <c:strCache>
                <c:ptCount val="2"/>
                <c:pt idx="0">
                  <c:v>Base</c:v>
                </c:pt>
                <c:pt idx="1">
                  <c:v>Mobile</c:v>
                </c:pt>
              </c:strCache>
            </c:strRef>
          </c:cat>
          <c:val>
            <c:numRef>
              <c:f>Sheet1!$C$2:$C$3</c:f>
              <c:numCache>
                <c:formatCode>General</c:formatCode>
                <c:ptCount val="2"/>
                <c:pt idx="0">
                  <c:v>9</c:v>
                </c:pt>
                <c:pt idx="1">
                  <c:v>2.6</c:v>
                </c:pt>
              </c:numCache>
            </c:numRef>
          </c:val>
          <c:extLst>
            <c:ext xmlns:c16="http://schemas.microsoft.com/office/drawing/2014/chart" uri="{C3380CC4-5D6E-409C-BE32-E72D297353CC}">
              <c16:uniqueId val="{00000001-A848-4E95-A47E-FD05246ADC77}"/>
            </c:ext>
          </c:extLst>
        </c:ser>
        <c:dLbls>
          <c:showLegendKey val="0"/>
          <c:showVal val="0"/>
          <c:showCatName val="0"/>
          <c:showSerName val="0"/>
          <c:showPercent val="0"/>
          <c:showBubbleSize val="0"/>
        </c:dLbls>
        <c:gapWidth val="150"/>
        <c:overlap val="100"/>
        <c:axId val="209648688"/>
        <c:axId val="1"/>
      </c:barChart>
      <c:catAx>
        <c:axId val="209648688"/>
        <c:scaling>
          <c:orientation val="minMax"/>
        </c:scaling>
        <c:delete val="0"/>
        <c:axPos val="b"/>
        <c:numFmt formatCode="General" sourceLinked="1"/>
        <c:majorTickMark val="none"/>
        <c:minorTickMark val="none"/>
        <c:tickLblPos val="nextTo"/>
        <c:spPr>
          <a:noFill/>
          <a:ln w="9509" cap="flat" cmpd="sng" algn="ctr">
            <a:solidFill>
              <a:schemeClr val="tx1">
                <a:lumMod val="15000"/>
                <a:lumOff val="8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0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209648688"/>
        <c:crosses val="autoZero"/>
        <c:crossBetween val="between"/>
      </c:valAx>
      <c:spPr>
        <a:noFill/>
        <a:ln w="25359">
          <a:noFill/>
        </a:ln>
      </c:spPr>
    </c:plotArea>
    <c:legend>
      <c:legendPos val="b"/>
      <c:overlay val="0"/>
      <c:spPr>
        <a:noFill/>
        <a:ln>
          <a:noFill/>
        </a:ln>
        <a:effectLst/>
      </c:spPr>
      <c:txPr>
        <a:bodyPr rot="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09"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overlay val="0"/>
      <c:spPr>
        <a:noFill/>
        <a:ln w="25399">
          <a:noFill/>
        </a:ln>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0-8868-4EB0-9D5E-8D3B78CB8298}"/>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8868-4EB0-9D5E-8D3B78CB8298}"/>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2-8868-4EB0-9D5E-8D3B78CB8298}"/>
              </c:ext>
            </c:extLst>
          </c:dPt>
          <c:dPt>
            <c:idx val="3"/>
            <c:bubble3D val="0"/>
            <c:spPr>
              <a:solidFill>
                <a:schemeClr val="accent1">
                  <a:tint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8868-4EB0-9D5E-8D3B78CB8298}"/>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4-8868-4EB0-9D5E-8D3B78CB8298}"/>
              </c:ext>
            </c:extLst>
          </c:dPt>
          <c:dPt>
            <c:idx val="5"/>
            <c:bubble3D val="0"/>
            <c:spPr>
              <a:solidFill>
                <a:schemeClr val="accent1">
                  <a:tint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8868-4EB0-9D5E-8D3B78CB8298}"/>
              </c:ext>
            </c:extLst>
          </c:dPt>
          <c:dLbls>
            <c:spPr>
              <a:noFill/>
              <a:ln w="25399">
                <a:noFill/>
              </a:ln>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PA</c:v>
                </c:pt>
                <c:pt idx="1">
                  <c:v>Main Supply</c:v>
                </c:pt>
                <c:pt idx="2">
                  <c:v>DC-DC</c:v>
                </c:pt>
                <c:pt idx="3">
                  <c:v>RF</c:v>
                </c:pt>
                <c:pt idx="4">
                  <c:v>BB</c:v>
                </c:pt>
                <c:pt idx="5">
                  <c:v>Cooling</c:v>
                </c:pt>
              </c:strCache>
            </c:strRef>
          </c:cat>
          <c:val>
            <c:numRef>
              <c:f>Sheet1!$B$2:$B$7</c:f>
              <c:numCache>
                <c:formatCode>General</c:formatCode>
                <c:ptCount val="6"/>
                <c:pt idx="0">
                  <c:v>57</c:v>
                </c:pt>
                <c:pt idx="1">
                  <c:v>8</c:v>
                </c:pt>
                <c:pt idx="2">
                  <c:v>6</c:v>
                </c:pt>
                <c:pt idx="3">
                  <c:v>6</c:v>
                </c:pt>
                <c:pt idx="4">
                  <c:v>13</c:v>
                </c:pt>
                <c:pt idx="5">
                  <c:v>10</c:v>
                </c:pt>
              </c:numCache>
            </c:numRef>
          </c:val>
          <c:extLst>
            <c:ext xmlns:c16="http://schemas.microsoft.com/office/drawing/2014/chart" uri="{C3380CC4-5D6E-409C-BE32-E72D297353CC}">
              <c16:uniqueId val="{00000006-8868-4EB0-9D5E-8D3B78CB8298}"/>
            </c:ext>
          </c:extLst>
        </c:ser>
        <c:dLbls>
          <c:showLegendKey val="0"/>
          <c:showVal val="0"/>
          <c:showCatName val="0"/>
          <c:showSerName val="0"/>
          <c:showPercent val="0"/>
          <c:showBubbleSize val="0"/>
          <c:showLeaderLines val="1"/>
        </c:dLbls>
        <c:firstSliceAng val="0"/>
      </c:pieChart>
      <c:spPr>
        <a:noFill/>
        <a:ln w="25399">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Micro</a:t>
            </a:r>
          </a:p>
        </c:rich>
      </c:tx>
      <c:overlay val="0"/>
      <c:spPr>
        <a:noFill/>
        <a:ln>
          <a:noFill/>
        </a:ln>
        <a:effectLst/>
      </c:sp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0-74DF-4D88-84CD-DFF3E612AD41}"/>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74DF-4D88-84CD-DFF3E612AD41}"/>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2-74DF-4D88-84CD-DFF3E612AD41}"/>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74DF-4D88-84CD-DFF3E612AD41}"/>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4-74DF-4D88-84CD-DFF3E612AD41}"/>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38</c:v>
                </c:pt>
                <c:pt idx="1">
                  <c:v>8</c:v>
                </c:pt>
                <c:pt idx="2">
                  <c:v>7</c:v>
                </c:pt>
                <c:pt idx="3">
                  <c:v>9</c:v>
                </c:pt>
                <c:pt idx="4">
                  <c:v>38</c:v>
                </c:pt>
              </c:numCache>
            </c:numRef>
          </c:val>
          <c:extLst>
            <c:ext xmlns:c16="http://schemas.microsoft.com/office/drawing/2014/chart" uri="{C3380CC4-5D6E-409C-BE32-E72D297353CC}">
              <c16:uniqueId val="{00000005-74DF-4D88-84CD-DFF3E612AD41}"/>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Pico</a:t>
            </a:r>
          </a:p>
        </c:rich>
      </c:tx>
      <c:overlay val="0"/>
      <c:spPr>
        <a:noFill/>
        <a:ln>
          <a:noFill/>
        </a:ln>
        <a:effectLst/>
      </c:spPr>
    </c:title>
    <c:autoTitleDeleted val="0"/>
    <c:plotArea>
      <c:layout/>
      <c:pieChart>
        <c:varyColors val="1"/>
        <c:ser>
          <c:idx val="0"/>
          <c:order val="0"/>
          <c:tx>
            <c:strRef>
              <c:f>Sheet1!$B$1</c:f>
              <c:strCache>
                <c:ptCount val="1"/>
                <c:pt idx="0">
                  <c:v>Pico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0-CF96-4871-B9B5-7353CDF48CD0}"/>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CF96-4871-B9B5-7353CDF48CD0}"/>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2-CF96-4871-B9B5-7353CDF48CD0}"/>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CF96-4871-B9B5-7353CDF48CD0}"/>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4-CF96-4871-B9B5-7353CDF48CD0}"/>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26</c:v>
                </c:pt>
                <c:pt idx="1">
                  <c:v>11</c:v>
                </c:pt>
                <c:pt idx="2">
                  <c:v>8</c:v>
                </c:pt>
                <c:pt idx="3">
                  <c:v>14</c:v>
                </c:pt>
                <c:pt idx="4">
                  <c:v>41</c:v>
                </c:pt>
              </c:numCache>
            </c:numRef>
          </c:val>
          <c:extLst>
            <c:ext xmlns:c16="http://schemas.microsoft.com/office/drawing/2014/chart" uri="{C3380CC4-5D6E-409C-BE32-E72D297353CC}">
              <c16:uniqueId val="{00000005-CF96-4871-B9B5-7353CDF48CD0}"/>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798" b="1" i="0" u="none" strike="noStrike" kern="1200" baseline="0">
                <a:solidFill>
                  <a:schemeClr val="dk1">
                    <a:lumMod val="65000"/>
                    <a:lumOff val="35000"/>
                  </a:schemeClr>
                </a:solidFill>
                <a:latin typeface="+mn-lt"/>
                <a:ea typeface="+mn-ea"/>
                <a:cs typeface="+mn-cs"/>
              </a:defRPr>
            </a:pPr>
            <a:r>
              <a:rPr lang="sv-SE"/>
              <a:t>Femto/Home</a:t>
            </a:r>
          </a:p>
        </c:rich>
      </c:tx>
      <c:overlay val="0"/>
      <c:spPr>
        <a:noFill/>
        <a:ln>
          <a:noFill/>
        </a:ln>
        <a:effectLst/>
      </c:spPr>
    </c:title>
    <c:autoTitleDeleted val="0"/>
    <c:plotArea>
      <c:layout/>
      <c:pieChart>
        <c:varyColors val="1"/>
        <c:ser>
          <c:idx val="0"/>
          <c:order val="0"/>
          <c:tx>
            <c:strRef>
              <c:f>Sheet1!$B$1</c:f>
              <c:strCache>
                <c:ptCount val="1"/>
                <c:pt idx="0">
                  <c:v>Pico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0-96FC-4980-AF54-6736D0E6C735}"/>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96FC-4980-AF54-6736D0E6C735}"/>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2-96FC-4980-AF54-6736D0E6C735}"/>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96FC-4980-AF54-6736D0E6C735}"/>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4-96FC-4980-AF54-6736D0E6C735}"/>
              </c:ext>
            </c:extLst>
          </c:dPt>
          <c:dLbls>
            <c:spPr>
              <a:noFill/>
              <a:ln>
                <a:noFill/>
              </a:ln>
              <a:effectLst/>
            </c:spPr>
            <c:txPr>
              <a:bodyPr rot="0" spcFirstLastPara="1" vertOverflow="ellipsis" vert="horz" wrap="square" lIns="38100" tIns="19050" rIns="38100" bIns="19050" anchor="ctr" anchorCtr="1">
                <a:spAutoFit/>
              </a:bodyPr>
              <a:lstStyle/>
              <a:p>
                <a:pPr>
                  <a:defRPr sz="899"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1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22</c:v>
                </c:pt>
                <c:pt idx="1">
                  <c:v>11</c:v>
                </c:pt>
                <c:pt idx="2">
                  <c:v>8</c:v>
                </c:pt>
                <c:pt idx="3">
                  <c:v>12</c:v>
                </c:pt>
                <c:pt idx="4">
                  <c:v>47</c:v>
                </c:pt>
              </c:numCache>
            </c:numRef>
          </c:val>
          <c:extLst>
            <c:ext xmlns:c16="http://schemas.microsoft.com/office/drawing/2014/chart" uri="{C3380CC4-5D6E-409C-BE32-E72D297353CC}">
              <c16:uniqueId val="{00000005-96FC-4980-AF54-6736D0E6C735}"/>
            </c:ext>
          </c:extLst>
        </c:ser>
        <c:dLbls>
          <c:showLegendKey val="0"/>
          <c:showVal val="0"/>
          <c:showCatName val="0"/>
          <c:showSerName val="0"/>
          <c:showPercent val="0"/>
          <c:showBubbleSize val="0"/>
          <c:showLeaderLines val="1"/>
        </c:dLbls>
        <c:firstSliceAng val="0"/>
      </c:pieChart>
      <c:spPr>
        <a:noFill/>
        <a:ln w="25373">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899"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1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lrMapOvr bg1="lt1" tx1="dk1" bg2="lt2" tx2="dk2" accent1="accent1" accent2="accent2" accent3="accent3" accent4="accent4" accent5="accent5" accent6="accent6" hlink="hlink" folHlink="folHlink"/>
  <c:chart>
    <c:title>
      <c:overlay val="0"/>
      <c:spPr>
        <a:noFill/>
        <a:ln w="25399">
          <a:noFill/>
        </a:ln>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7933-4BAF-9524-2ED1B97E75B8}"/>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7933-4BAF-9524-2ED1B97E75B8}"/>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7933-4BAF-9524-2ED1B97E75B8}"/>
              </c:ext>
            </c:extLst>
          </c:dPt>
          <c:dPt>
            <c:idx val="3"/>
            <c:bubble3D val="0"/>
            <c:spPr>
              <a:solidFill>
                <a:schemeClr val="accent1">
                  <a:tint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7933-4BAF-9524-2ED1B97E75B8}"/>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7933-4BAF-9524-2ED1B97E75B8}"/>
              </c:ext>
            </c:extLst>
          </c:dPt>
          <c:dPt>
            <c:idx val="5"/>
            <c:bubble3D val="0"/>
            <c:spPr>
              <a:solidFill>
                <a:schemeClr val="accent1">
                  <a:tint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7933-4BAF-9524-2ED1B97E75B8}"/>
              </c:ext>
            </c:extLst>
          </c:dPt>
          <c:dLbls>
            <c:spPr>
              <a:noFill/>
              <a:ln w="25399">
                <a:noFill/>
              </a:ln>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PA</c:v>
                </c:pt>
                <c:pt idx="1">
                  <c:v>Main Supply</c:v>
                </c:pt>
                <c:pt idx="2">
                  <c:v>DC-DC</c:v>
                </c:pt>
                <c:pt idx="3">
                  <c:v>RF</c:v>
                </c:pt>
                <c:pt idx="4">
                  <c:v>BB</c:v>
                </c:pt>
                <c:pt idx="5">
                  <c:v>Cooling</c:v>
                </c:pt>
              </c:strCache>
            </c:strRef>
          </c:cat>
          <c:val>
            <c:numRef>
              <c:f>Sheet1!$B$2:$B$7</c:f>
              <c:numCache>
                <c:formatCode>General</c:formatCode>
                <c:ptCount val="6"/>
                <c:pt idx="0">
                  <c:v>57</c:v>
                </c:pt>
                <c:pt idx="1">
                  <c:v>8</c:v>
                </c:pt>
                <c:pt idx="2">
                  <c:v>6</c:v>
                </c:pt>
                <c:pt idx="3">
                  <c:v>6</c:v>
                </c:pt>
                <c:pt idx="4">
                  <c:v>13</c:v>
                </c:pt>
                <c:pt idx="5">
                  <c:v>10</c:v>
                </c:pt>
              </c:numCache>
            </c:numRef>
          </c:val>
          <c:extLst>
            <c:ext xmlns:c16="http://schemas.microsoft.com/office/drawing/2014/chart" uri="{C3380CC4-5D6E-409C-BE32-E72D297353CC}">
              <c16:uniqueId val="{0000000C-7933-4BAF-9524-2ED1B97E75B8}"/>
            </c:ext>
          </c:extLst>
        </c:ser>
        <c:dLbls>
          <c:showLegendKey val="0"/>
          <c:showVal val="0"/>
          <c:showCatName val="0"/>
          <c:showSerName val="0"/>
          <c:showPercent val="0"/>
          <c:showBubbleSize val="0"/>
          <c:showLeaderLines val="1"/>
        </c:dLbls>
        <c:firstSliceAng val="0"/>
      </c:pieChart>
      <c:spPr>
        <a:noFill/>
        <a:ln w="25399">
          <a:noFill/>
        </a:ln>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dufková-bjelica-energy-savings-for-cellular-network-with-evaluation-of-impact-on-data-traffic-performance</b:Tag>
    <b:SourceType>JournalArticle</b:SourceType>
    <b:Title>Energy Savings for Cellular Network with Evaluation of Impact on Data Traffic Performance</b:Title>
    <b:Author>
      <b:Author>
        <b:NameList>
          <b:Person>
            <b:First>Kateřina</b:First>
            <b:Last>Dufková</b:Last>
          </b:Person>
          <b:Person>
            <b:First>Milan</b:First>
            <b:Last>Bjelica</b:Last>
          </b:Person>
          <b:Person>
            <b:First>Byongkwon</b:First>
            <b:Last>Moon</b:Last>
          </b:Person>
          <b:Person>
            <b:First>Lukáš</b:First>
            <b:Last>Kencl</b:Last>
          </b:Person>
          <b:Person>
            <b:First>Jean-Yves</b:First>
            <b:Last>Le Boudec</b:Last>
          </b:Person>
        </b:NameList>
      </b:Author>
    </b:Author>
    <b:RefOrder>1</b:RefOrder>
  </b:Source>
  <b:Source>
    <b:Tag>2016-cisco-visual-networking-index:-global-mobile-data-traffic-forecast-update-the-cisco-®-visual-networking-index-(vni)-global-mobile-data-traffic-forecast-update</b:Tag>
    <b:SourceType>JournalArticle</b:SourceType>
    <b:Title>Cisco Visual Networking Index: Global Mobile Data Traffic Forecast Update The Cisco ® Visual Networking Index (VNI) Global Mobile Data Traffic Forecast Update</b:Title>
    <b:Year>2016</b:Year>
    <b:Author/>
    <b:RefOrder>2</b:RefOrder>
  </b:Source>
  <b:Source>
    <b:Tag>Ric16</b:Tag>
    <b:SourceType>JournalArticle</b:SourceType>
    <b:Guid>{8A917692-3A7F-462C-B770-795AD5D14F08}</b:Guid>
    <b:Title>Energy Efficiency Aspects of Base Station Deployment Strategies for Cellular Networks</b:Title>
    <b:Year>2016</b:Year>
    <b:Author>
      <b:Author>
        <b:NameList>
          <b:Person>
            <b:Last>Richter</b:Last>
            <b:First>Fred</b:First>
          </b:Person>
          <b:Person>
            <b:Last>Fehske</b:Last>
            <b:First>Albrecht</b:First>
            <b:Middle>J</b:Middle>
          </b:Person>
          <b:Person>
            <b:Last>Fettweis</b:Last>
            <b:First>Gerhard</b:First>
            <b:Middle>P</b:Middle>
          </b:Person>
        </b:NameList>
      </b:Author>
    </b:Author>
    <b:RefOrder>3</b:RefOrder>
  </b:Source>
  <b:Source>
    <b:Tag>han-harrold-2011-green-radio:-radio-techniques-to-enable-energy-efficient-wireless-networks</b:Tag>
    <b:SourceType>JournalArticle</b:SourceType>
    <b:Title>Green radio: Radio techniques to enable energy-efficient wireless networks</b:Title>
    <b:Year>2011</b:Year>
    <b:Author>
      <b:Author>
        <b:NameList>
          <b:Person>
            <b:First>Congzheng</b:First>
            <b:Last>Han</b:Last>
          </b:Person>
          <b:Person>
            <b:First>Tim</b:First>
            <b:Last>Harrold</b:Last>
          </b:Person>
          <b:Person>
            <b:First>Simon</b:First>
            <b:Last>Armour</b:Last>
          </b:Person>
          <b:Person>
            <b:First>Ioannis</b:First>
            <b:Last>Krikidis</b:Last>
          </b:Person>
          <b:Person>
            <b:First>Stefan</b:First>
            <b:Last>Videv</b:Last>
          </b:Person>
          <b:Person>
            <b:First>Peter M.</b:First>
            <b:Last>Grant</b:Last>
          </b:Person>
          <b:Person>
            <b:First>Harald</b:First>
            <b:Last>Haas</b:Last>
          </b:Person>
          <b:Person>
            <b:First>John S.</b:First>
            <b:Last>Thompson</b:Last>
          </b:Person>
          <b:Person>
            <b:First>Ivan</b:First>
            <b:Last>Ku</b:Last>
          </b:Person>
          <b:Person>
            <b:First>Cheng Xiang</b:First>
            <b:Last>Wang</b:Last>
          </b:Person>
          <b:Person>
            <b:First>Tuan Anh</b:First>
            <b:Last>Le</b:Last>
          </b:Person>
          <b:Person>
            <b:First>M. Reza</b:First>
            <b:Last>Nakhai</b:Last>
          </b:Person>
          <b:Person>
            <b:First>Jiayi</b:First>
            <b:Last>Zhang</b:Last>
          </b:Person>
          <b:Person>
            <b:First>Lajos</b:First>
            <b:Last>Hanzo</b:Last>
          </b:Person>
        </b:NameList>
      </b:Author>
    </b:Author>
    <b:JournalName>IEEE Communications Magazine</b:JournalName>
    <b:Pages>46-54</b:Pages>
    <b:Volume>49</b:Volume>
    <b:Issue>6</b:Issue>
    <b:StandardNumber>10.1109/MCOM.2011.5783984</b:StandardNumber>
    <b:RefOrder>4</b:RefOrder>
  </b:Source>
  <b:Source>
    <b:Tag>domenico-petersson-2012-final-integrated-concept</b:Tag>
    <b:SourceType>Report</b:SourceType>
    <b:Title>Final Integrated Concept</b:Title>
    <b:Year>2012</b:Year>
    <b:Author>
      <b:Author>
        <b:NameList>
          <b:Person>
            <b:First>Antonio De</b:First>
            <b:Last>Domenico</b:Last>
          </b:Person>
          <b:Person>
            <b:First>Sven</b:First>
            <b:Last>Petersson</b:Last>
          </b:Person>
        </b:NameList>
      </b:Author>
    </b:Author>
    <b:Pages>1-95</b:Pages>
    <b:RefOrder>5</b:RefOrder>
  </b:Source>
  <b:Source>
    <b:Tag>desset-debaillie-towards-a-flexible-and-future-proof-power-model-for-cellular-base-stations</b:Tag>
    <b:SourceType>JournalArticle</b:SourceType>
    <b:Title>Towards a Flexible and Future-Proof Power Model for Cellular Base Stations</b:Title>
    <b:Author>
      <b:Author>
        <b:NameList>
          <b:Person>
            <b:First>Claude</b:First>
            <b:Last>Desset</b:Last>
          </b:Person>
          <b:Person>
            <b:First>Björn</b:First>
            <b:Last>Debaillie</b:Last>
          </b:Person>
          <b:Person>
            <b:First>Filip</b:First>
            <b:Last>Louagie</b:Last>
          </b:Person>
        </b:NameList>
      </b:Author>
    </b:Author>
    <b:RefOrder>6</b:RefOrder>
  </b:Source>
  <b:Source>
    <b:Tag>yunas-valkama-2015-spectral-and-energy-efficiency-of-ultra-dense-networks-under-different-deployment-strategies</b:Tag>
    <b:SourceType>JournalArticle</b:SourceType>
    <b:Title>Spectral and energy efficiency of ultra-dense networks under different deployment strategies</b:Title>
    <b:Year>2015</b:Year>
    <b:Author>
      <b:Author>
        <b:NameList>
          <b:Person>
            <b:First>Syed</b:First>
            <b:Last>Yunas</b:Last>
          </b:Person>
          <b:Person>
            <b:First>Mikko</b:First>
            <b:Last>Valkama</b:Last>
          </b:Person>
          <b:Person>
            <b:First>Jarno</b:First>
            <b:Last>Niemelä</b:Last>
          </b:Person>
        </b:NameList>
      </b:Author>
    </b:Author>
    <b:JournalName>IEEE Communications Magazine</b:JournalName>
    <b:Pages>90-100</b:Pages>
    <b:Volume>53</b:Volume>
    <b:Issue>1</b:Issue>
    <b:StandardNumber>10.1109/MCOM.2015.7010521</b:StandardNumber>
    <b:RefOrder>7</b:RefOrder>
  </b:Source>
  <b:Source>
    <b:Tag>forssell-auer-2015-energy-efficiency-of-heterogeneous-networks-in</b:Tag>
    <b:SourceType>JournalArticle</b:SourceType>
    <b:Title>Energy Efficiency of Heterogeneous Networks in</b:Title>
    <b:Year>2015</b:Year>
    <b:Author>
      <b:Author>
        <b:NameList>
          <b:Person>
            <b:First>Henrik</b:First>
            <b:Last>Forssell</b:Last>
          </b:Person>
          <b:Person>
            <b:First>Gunther</b:First>
            <b:Last>Auer</b:Last>
          </b:Person>
        </b:NameList>
      </b:Author>
    </b:Author>
    <b:Pages>53-58</b:Pages>
    <b:StandardNumber>10.1007/s11265-011-0637-3</b:StandardNumber>
    <b:RefOrder>8</b:RefOrder>
  </b:Source>
  <b:Source>
    <b:Tag>tombaz-sung-2012-impact-of-densification-on-energy-efficiency-in-wireless-access-networks</b:Tag>
    <b:SourceType>JournalArticle</b:SourceType>
    <b:Title>Impact of densification on energy efficiency in wireless access networks</b:Title>
    <b:Year>2012</b:Year>
    <b:Author>
      <b:Author>
        <b:NameList>
          <b:Person>
            <b:First>Sibel</b:First>
            <b:Last>Tombaz</b:Last>
          </b:Person>
          <b:Person>
            <b:First>Ki Won</b:First>
            <b:Last>Sung</b:Last>
          </b:Person>
          <b:Person>
            <b:First>Jens</b:First>
            <b:Last>Zander</b:Last>
          </b:Person>
        </b:NameList>
      </b:Author>
    </b:Author>
    <b:JournalName>2012 IEEE Globecom Workshops</b:JournalName>
    <b:Pages>57-62</b:Pages>
    <b:StandardNumber>10.1109/GLOCOMW.2012.6477544</b:StandardNumber>
    <b:RefOrder>9</b:RefOrder>
  </b:Source>
  <b:Source>
    <b:Tag>falconetti-frenger-2012-energy-efficiency-in-heterogeneous-networks</b:Tag>
    <b:SourceType>JournalArticle</b:SourceType>
    <b:Title>Energy efficiency in heterogeneous networks</b:Title>
    <b:Year>2012</b:Year>
    <b:Author>
      <b:Author>
        <b:NameList>
          <b:Person>
            <b:First>Laetitia</b:First>
            <b:Last>Falconetti</b:Last>
          </b:Person>
          <b:Person>
            <b:First>Pal</b:First>
            <b:Last>Frenger</b:Last>
          </b:Person>
          <b:Person>
            <b:First>Harald</b:First>
            <b:Last>Kallin</b:Last>
          </b:Person>
          <b:Person>
            <b:First>Thomas</b:First>
            <b:Last>Rimhagen</b:Last>
          </b:Person>
        </b:NameList>
      </b:Author>
    </b:Author>
    <b:JournalName>Online Conference on Green Communications (GreenCom), 2012 IEEE</b:JournalName>
    <b:Pages>98-103</b:Pages>
    <b:StandardNumber>10.1109/GreenCom.2012.6519623</b:StandardNumber>
    <b:RefOrder>10</b:RefOrder>
  </b:Source>
  <b:Source>
    <b:Tag>–-chenguang-lu-berg-2014-connecting-the-dots:-small-cells-shape-up-for-high-performance-indoor-radio</b:Tag>
    <b:SourceType>JournalArticle</b:SourceType>
    <b:Title>Connecting the dots: small cells shape up for high-performance indoor radio</b:Title>
    <b:Year>2014</b:Year>
    <b:Author>
      <b:Author>
        <b:NameList>
          <b:Person>
            <b:First>Ericsson AB</b:First>
            <b:Last>– Chenguang Lu</b:Last>
          </b:Person>
          <b:Person>
            <b:First>Miguel</b:First>
            <b:Last>Berg</b:Last>
          </b:Person>
          <b:Person>
            <b:First>Elmar</b:First>
            <b:Last>Trojer</b:Last>
          </b:Person>
          <b:Person>
            <b:First>Per-Erik</b:First>
            <b:Last>Eriksson</b:Last>
          </b:Person>
          <b:Person>
            <b:First>Kim</b:First>
            <b:Last>Laraqui</b:Last>
          </b:Person>
          <b:Person>
            <b:First>Olle V</b:First>
            <b:Last>Tidblad</b:Last>
          </b:Person>
          <b:Person>
            <b:First>Henrik</b:First>
            <b:Last>Almeida</b:Last>
          </b:Person>
        </b:NameList>
      </b:Author>
    </b:Author>
    <b:RefOrder>11</b:RefOrder>
  </b:Source>
  <b:Source>
    <b:Tag>landström-anders-2011-ericsson-review:-heterogeneous-networks-increasing-cellular-capacity</b:Tag>
    <b:SourceType>ArticleInAPeriodical</b:SourceType>
    <b:Title>Ericsson Review: Heterogeneous networks-increasing cellular capacity</b:Title>
    <b:Year>2011</b:Year>
    <b:Author>
      <b:Author>
        <b:NameList>
          <b:Person>
            <b:First>Sara</b:First>
            <b:Last>Landström</b:Last>
          </b:Person>
          <b:Person>
            <b:First>Furuskår</b:First>
            <b:Last>Anders</b:Last>
          </b:Person>
        </b:NameList>
      </b:Author>
    </b:Author>
    <b:RefOrder>12</b:RefOrder>
  </b:Source>
  <b:Source>
    <b:Tag>rydén-2016-outdoor-to-indoor-coverage-in-5g-networks</b:Tag>
    <b:SourceType>Report</b:SourceType>
    <b:Title>Outdoor to Indoor Coverage in 5G Networks</b:Title>
    <b:Year>2016</b:Year>
    <b:Author>
      <b:Author>
        <b:NameList>
          <b:Person>
            <b:First>Vilhelm</b:First>
            <b:Last>Rydén</b:Last>
          </b:Person>
        </b:NameList>
      </b:Author>
    </b:Author>
    <b:Pages>UPTEC F 16034</b:Pages>
    <b:RefOrder>13</b:RefOrder>
  </b:Source>
  <b:Source>
    <b:Tag>auer-giannini-how-much-energy-is-needed-to-run-a-wireless-network-?</b:Tag>
    <b:SourceType>JournalArticle</b:SourceType>
    <b:Title>How Much Energy is Needed to Run a Wireless Network ?</b:Title>
    <b:Author>
      <b:Author>
        <b:NameList>
          <b:Person>
            <b:First>Gunther</b:First>
            <b:Last>Auer</b:Last>
          </b:Person>
          <b:Person>
            <b:First>Vito</b:First>
            <b:Last>Giannini</b:Last>
          </b:Person>
          <b:Person>
            <b:First>István</b:First>
            <b:Last>Gódor</b:Last>
          </b:Person>
          <b:Person>
            <b:First>Magnus</b:First>
            <b:Last>Olsson</b:Last>
          </b:Person>
          <b:Person>
            <b:First>Muhammad</b:First>
            <b:Last>Ali Imran</b:Last>
          </b:Person>
          <b:Person>
            <b:First>Dario</b:First>
            <b:Last>Sabella</b:Last>
          </b:Person>
          <b:Person>
            <b:First>Manuel J</b:First>
            <b:Last>Gonzalez</b:Last>
          </b:Person>
          <b:Person>
            <b:First>Oliver</b:First>
            <b:Last>Blume</b:Last>
          </b:Person>
          <b:Person>
            <b:First>Albrecht</b:First>
            <b:Last>Fehske</b:Last>
          </b:Person>
          <b:Person>
            <b:First>Jose</b:First>
            <b:Last>Alonso Rubio</b:Last>
          </b:Person>
          <b:Person>
            <b:First>Pål</b:First>
            <b:Last>Frenger</b:Last>
          </b:Person>
          <b:Person>
            <b:First>Claude</b:First>
            <b:Last>Desset</b:Last>
          </b:Person>
        </b:NameList>
      </b:Author>
    </b:Author>
    <b:RefOrder>14</b:RefOrder>
  </b:Source>
  <b:Source>
    <b:Tag>blume-giannini-2010-d2.-3:-energy-efficiency-analysis-of-the-reference-systems,-areas-of-improvements-and-target-breakdown</b:Tag>
    <b:SourceType>JournalArticle</b:SourceType>
    <b:Title>D2. 3: energy efficiency analysis of the reference systems, areas of improvements and target breakdown</b:Title>
    <b:Year>2010</b:Year>
    <b:Author>
      <b:Author>
        <b:NameList>
          <b:Person>
            <b:First>O</b:First>
            <b:Last>Blume</b:Last>
          </b:Person>
          <b:Person>
            <b:First>V</b:First>
            <b:Last>Giannini</b:Last>
          </b:Person>
          <b:Person>
            <b:First>I</b:First>
            <b:Last>Gódor</b:Last>
          </b:Person>
        </b:NameList>
      </b:Author>
    </b:Author>
    <b:JournalName>EARTH Deliverable 2.3</b:JournalName>
    <b:Pages>1-69</b:Pages>
    <b:RefOrder>15</b:RefOrder>
  </b:Source>
  <b:Source>
    <b:Tag>5Genergyperformance</b:Tag>
    <b:SourceType>JournalArticle</b:SourceType>
    <b:Title>5G energy performance</b:Title>
    <b:Author>
      <b:Author>
        <b:NameList>
          <b:Person>
            <b:Last>Ericsson AB</b:Last>
          </b:Person>
        </b:NameList>
      </b:Author>
    </b:Author>
    <b:Guid>{A7F00A7D-E99F-4AA9-8B89-BDC396DD52DE}</b:Guid>
    <b:JournalName>Ericsson White Paper</b:JournalName>
    <b:Year>2015</b:Year>
    <b:Issue>Uen 284 23-3265</b:Issue>
    <b:LCID>en-US</b:LCID>
    <b:RefOrder>16</b:RefOrder>
  </b:Source>
  <b:Source>
    <b:Tag>Kas16</b:Tag>
    <b:SourceType>Report</b:SourceType>
    <b:Guid>{3B1E7D77-1AFD-4F9E-B287-B2F857FEA0D4}</b:Guid>
    <b:Title>Energy Optimization of Radio</b:Title>
    <b:Year>2016</b:Year>
    <b:Author>
      <b:Author>
        <b:NameList>
          <b:Person>
            <b:Last>Mecklenburg</b:Last>
            <b:First>Kasper</b:First>
            <b:Middle>Ornstein</b:Middle>
          </b:Person>
          <b:Person>
            <b:Last>Blomgren</b:Last>
            <b:First>Anton</b:First>
          </b:Person>
        </b:NameList>
      </b:Author>
    </b:Author>
    <b:City>Lund</b:City>
    <b:RefOrder>17</b:RefOrder>
  </b:Source>
  <b:Source>
    <b:Tag>migliorini-stea-2013-power-aware-allocation-of-mbsfn-subframes-using-discontinuous-cell-transmission-in-lte-systems</b:Tag>
    <b:SourceType>ConferenceProceedings</b:SourceType>
    <b:Title>Power-Aware Allocation of MBSFN Subframes Using Discontinuous Cell Transmission in LTE Systems</b:Title>
    <b:Year>2013</b:Year>
    <b:Author>
      <b:Author>
        <b:NameList>
          <b:Person>
            <b:First>Daniele</b:First>
            <b:Last>Migliorini</b:Last>
          </b:Person>
          <b:Person>
            <b:First>Giovanni</b:First>
            <b:Last>Stea</b:Last>
          </b:Person>
          <b:Person>
            <b:First>Marco</b:First>
            <b:Last>Caretti</b:Last>
          </b:Person>
          <b:Person>
            <b:First>Dario</b:First>
            <b:Last>Sabella</b:Last>
          </b:Person>
        </b:NameList>
      </b:Author>
    </b:Author>
    <b:ConferenceName>2013 IEEE 78th Vehicular Technology Conference (VTC Fall)</b:ConferenceName>
    <b:Pages>1-5</b:Pages>
    <b:StandardNumber>10.1109/VTCFall.2013.6692373</b:StandardNumber>
    <b:Publisher>IEEE</b:Publisher>
    <b:RefOrder>18</b:RefOrder>
  </b:Source>
  <b:Source>
    <b:Tag>kanwal-safdar-2017-energy-management-in-lte-networks</b:Tag>
    <b:SourceType>JournalArticle</b:SourceType>
    <b:Title>Energy Management in LTE Networks</b:Title>
    <b:Year>2017</b:Year>
    <b:Author>
      <b:Author>
        <b:NameList>
          <b:Person>
            <b:First>Kapil</b:First>
            <b:Last>Kanwal</b:Last>
          </b:Person>
          <b:Person>
            <b:First>Ghazanfar Ali</b:First>
            <b:Last>Safdar</b:Last>
          </b:Person>
          <b:Person>
            <b:First>Masood</b:First>
            <b:Last>Ur-Rehman</b:Last>
          </b:Person>
          <b:Person>
            <b:First>Xiaodong</b:First>
            <b:Last>Yang</b:Last>
          </b:Person>
        </b:NameList>
      </b:Author>
    </b:Author>
    <b:JournalName>IEEE Access</b:JournalName>
    <b:Pages>4264-4284</b:Pages>
    <b:Volume>5</b:Volume>
    <b:StandardNumber>10.1109/ACCESS.2017.2688584</b:StandardNumber>
    <b:RefOrder>19</b:RefOrder>
  </b:Source>
  <b:Source>
    <b:Tag>zhao-kuendig-indoor-location-for-smart-environments-with-wireless-sensor-and-actuator-networks</b:Tag>
    <b:SourceType>JournalArticle</b:SourceType>
    <b:Title>Indoor Location for Smart Environments with Wireless Sensor and Actuator Networks</b:Title>
    <b:Author>
      <b:Author>
        <b:NameList>
          <b:Person>
            <b:First>Zhongliang</b:First>
            <b:Last>Zhao</b:Last>
          </b:Person>
          <b:Person>
            <b:First>Stephane</b:First>
            <b:Last>Kuendig</b:Last>
          </b:Person>
          <b:Person>
            <b:First>Jose</b:First>
            <b:Last>Carrera</b:Last>
          </b:Person>
          <b:Person>
            <b:First>Blaise</b:First>
            <b:Last>Carron</b:Last>
          </b:Person>
          <b:Person>
            <b:First>Torsten</b:First>
            <b:Last>Braun</b:Last>
          </b:Person>
          <b:Person>
            <b:First>Jose</b:First>
            <b:Last>Rolim</b:Last>
          </b:Person>
        </b:NameList>
      </b:Author>
    </b:Author>
    <b:RefOrder>20</b:RefOrder>
  </b:Source>
  <b:Source>
    <b:Tag>wu-zhang-2015-energy-efficient-base-stations-sleep-mode-techniques-in-green-cellular-networks:-a-survey</b:Tag>
    <b:SourceType>JournalArticle</b:SourceType>
    <b:Title>Energy-Efficient Base-Stations Sleep-Mode Techniques in Green Cellular Networks: A Survey</b:Title>
    <b:Year>2015</b:Year>
    <b:Author>
      <b:Author>
        <b:NameList>
          <b:Person>
            <b:First>Jingjin</b:First>
            <b:Last>Wu</b:Last>
          </b:Person>
          <b:Person>
            <b:First>Yujing</b:First>
            <b:Last>Zhang</b:Last>
          </b:Person>
          <b:Person>
            <b:First>Moshe</b:First>
            <b:Last>Zukerman</b:Last>
          </b:Person>
          <b:Person>
            <b:First>Edward Kai-Ning</b:First>
            <b:Last>Yung</b:Last>
          </b:Person>
        </b:NameList>
      </b:Author>
    </b:Author>
    <b:JournalName>IEEE Communications Surveys &amp; Tutorials</b:JournalName>
    <b:Pages>803-826</b:Pages>
    <b:Volume>17</b:Volume>
    <b:Issue>2</b:Issue>
    <b:StandardNumber>10.1109/COMST.2015.2403395</b:StandardNumber>
    <b:Month>22</b:Month>
    <b:RefOrder>21</b:RefOrder>
  </b:Source>
  <b:Source>
    <b:Tag>wu-zhou-2013-traffic-aware-base-station-sleeping-control-and-power-matching-for-energy-delay-tradeoffs-in-green-cellular-networks</b:Tag>
    <b:SourceType>JournalArticle</b:SourceType>
    <b:Title>Traffic-aware base station sleeping control and power matching for energy-delay tradeoffs in green cellular networks</b:Title>
    <b:Year>2013</b:Year>
    <b:Author>
      <b:Author>
        <b:NameList>
          <b:Person>
            <b:First>Jian</b:First>
            <b:Last>Wu</b:Last>
          </b:Person>
          <b:Person>
            <b:First>Sheng</b:First>
            <b:Last>Zhou</b:Last>
          </b:Person>
          <b:Person>
            <b:First>Zhisheng</b:First>
            <b:Last>Niu</b:Last>
          </b:Person>
        </b:NameList>
      </b:Author>
    </b:Author>
    <b:JournalName>IEEE Transactions on Wireless Communications</b:JournalName>
    <b:Volume>12</b:Volume>
    <b:Issue>8</b:Issue>
    <b:StandardNumber>10.1109/TWC.2013.071613.122092</b:StandardNumber>
    <b:RefOrder>22</b:RefOrder>
  </b:Source>
  <b:Source>
    <b:Tag>wang-wong-2017-a-new-look-at-physical-layer-security,-caching,-and-wireless-energy-harvesting-for-heterogeneous-ultra-dense-networks</b:Tag>
    <b:SourceType>JournalArticle</b:SourceType>
    <b:Title>A New Look at Physical Layer Security, Caching, and Wireless Energy Harvesting for Heterogeneous Ultra-dense Networks</b:Title>
    <b:Year>2017</b:Year>
    <b:Author>
      <b:Author>
        <b:NameList>
          <b:Person>
            <b:First>Lifeng</b:First>
            <b:Last>Wang</b:Last>
          </b:Person>
          <b:Person>
            <b:First>Kai-Kit</b:First>
            <b:Last>Wong</b:Last>
          </b:Person>
          <b:Person>
            <b:First>Shi</b:First>
            <b:Last>Jin</b:Last>
          </b:Person>
          <b:Person>
            <b:First>Gan</b:First>
            <b:Last>Zheng</b:Last>
          </b:Person>
          <b:Person>
            <b:First>Robert W</b:First>
            <b:Last>Heath</b:Last>
          </b:Person>
          <b:Person>
            <b:First>L</b:First>
            <b:Last>Wang</b:Last>
          </b:Person>
          <b:Person>
            <b:First>K.-K</b:First>
            <b:Last>Wong</b:Last>
          </b:Person>
        </b:NameList>
      </b:Author>
    </b:Author>
    <b:StandardNumber>arXiv:1705.09647v1</b:StandardNumber>
    <b:RefOrder>23</b:RefOrder>
  </b:Source>
  <b:Source>
    <b:Tag>tao-chen-network-energy-saving-technologies-for-green-wireless-access-networks</b:Tag>
    <b:SourceType>JournalArticle</b:SourceType>
    <b:Title>NETWORK ENERGY SAVING TECHNOLOGIES FOR GREEN WIRELESS ACCESS NETWORKS</b:Title>
    <b:Author>
      <b:Author>
        <b:NameList>
          <b:Person>
            <b:Last>TAO CHEN</b:Last>
          </b:Person>
        </b:NameList>
      </b:Author>
    </b:Author>
    <b:JournalName>TECHNOLOGIES FOR GREEEN RADIO COMMUNICATION NETWORKS</b:JournalName>
    <b:StandardNumber>10.1109/MWC.2011.6056690</b:StandardNumber>
    <b:RefOrder>24</b:RefOrder>
  </b:Source>
  <b:Source>
    <b:Tag>tafsir-2013-energy-efficiency-through-virtual-machine-redistribution-in-telecommunication-infrastructure-nodes</b:Tag>
    <b:SourceType>JournalArticle</b:SourceType>
    <b:Title>Energy Efficiency through Virtual Machine Redistribution in Telecommunication Infrastructure Nodes</b:Title>
    <b:Year>2013</b:Year>
    <b:Author>
      <b:Author>
        <b:NameList>
          <b:Person>
            <b:First>Miraj Hasnaine</b:First>
            <b:Last>Tafsir</b:Last>
          </b:Person>
        </b:NameList>
      </b:Author>
    </b:Author>
    <b:Issue>September</b:Issue>
    <b:RefOrder>25</b:RefOrder>
  </b:Source>
  <b:Source>
    <b:Tag>ribordy-2014-small-cell-backhaul-canada-east-commtech-show</b:Tag>
    <b:SourceType>JournalArticle</b:SourceType>
    <b:Title>Small Cell backhaul Canada East Commtech Show</b:Title>
    <b:Year>2014</b:Year>
    <b:Author>
      <b:Author>
        <b:NameList>
          <b:Person>
            <b:First>Charles</b:First>
            <b:Last>Ribordy</b:Last>
          </b:Person>
        </b:NameList>
      </b:Author>
    </b:Author>
    <b:RefOrder>26</b:RefOrder>
  </b:Source>
  <b:Source>
    <b:Tag>oh-son-2013-dynamic-base-station-switching-on/off-strategies-for-green-cellular-networks</b:Tag>
    <b:SourceType>JournalArticle</b:SourceType>
    <b:Title>Dynamic base station switching-on/off strategies for green cellular networks</b:Title>
    <b:Year>2013</b:Year>
    <b:Author>
      <b:Author>
        <b:NameList>
          <b:Person>
            <b:First>Eunsung</b:First>
            <b:Last>Oh</b:Last>
          </b:Person>
          <b:Person>
            <b:First>Kyuho</b:First>
            <b:Last>Son</b:Last>
          </b:Person>
          <b:Person>
            <b:First>Bhaskar</b:First>
            <b:Last>Krishnamachari</b:Last>
          </b:Person>
        </b:NameList>
      </b:Author>
    </b:Author>
    <b:JournalName>IEEE Transactions on Wireless Communications</b:JournalName>
    <b:Volume>12</b:Volume>
    <b:Issue>5</b:Issue>
    <b:StandardNumber>10.1109/TWC.2013.032013.120494</b:StandardNumber>
    <b:RefOrder>27</b:RefOrder>
  </b:Source>
  <b:Source>
    <b:Tag>liu-natarajan-2016-small-cell-base-station-sleep-strategies-for-energy-efficiency</b:Tag>
    <b:SourceType>JournalArticle</b:SourceType>
    <b:Title>Small Cell Base Station Sleep Strategies for Energy Efficiency</b:Title>
    <b:Year>2016</b:Year>
    <b:Author>
      <b:Author>
        <b:NameList>
          <b:Person>
            <b:First>Chang</b:First>
            <b:Last>Liu</b:Last>
          </b:Person>
          <b:Person>
            <b:First>Balasubramaniam</b:First>
            <b:Last>Natarajan</b:Last>
          </b:Person>
          <b:Person>
            <b:First>Hongxing</b:First>
            <b:Last>Xia</b:Last>
          </b:Person>
        </b:NameList>
      </b:Author>
    </b:Author>
    <b:JournalName>IEEE Transactions on Vehicular Technology</b:JournalName>
    <b:Volume>65</b:Volume>
    <b:Issue>3</b:Issue>
    <b:StandardNumber>10.1109/TVT.2015.2413382</b:StandardNumber>
    <b:RefOrder>28</b:RefOrder>
  </b:Source>
  <b:Source>
    <b:Tag>hoymann-larsson-2013-a-lean-carrier-for-lte</b:Tag>
    <b:SourceType>JournalArticle</b:SourceType>
    <b:Title>A Lean Carrier for LTE</b:Title>
    <b:Year>2013</b:Year>
    <b:Author>
      <b:Author>
        <b:NameList>
          <b:Person>
            <b:First>Christian</b:First>
            <b:Last>Hoymann</b:Last>
          </b:Person>
          <b:Person>
            <b:First>Daniel</b:First>
            <b:Last>Larsson</b:Last>
          </b:Person>
          <b:Person>
            <b:First>Havish</b:First>
            <b:Last>Koorapaty</b:Last>
          </b:Person>
          <b:Person>
            <b:First>Jung-Fu</b:First>
            <b:Last>Cheng</b:Last>
          </b:Person>
        </b:NameList>
      </b:Author>
    </b:Author>
    <b:JournalName>IEEE Communications Magazine</b:JournalName>
    <b:Pages>74-80</b:Pages>
    <b:Volume>51</b:Volume>
    <b:Issue>2</b:Issue>
    <b:StandardNumber>10.1109/MCOM.2013.6461189</b:StandardNumber>
    <b:Month>2</b:Month>
    <b:RefOrder>29</b:RefOrder>
  </b:Source>
  <b:Source>
    <b:Tag>hiltunen-2012-total-power-consumption-of-different-network-densification-alternatives</b:Tag>
    <b:SourceType>JournalArticle</b:SourceType>
    <b:Title>Total power consumption of different network densification alternatives</b:Title>
    <b:Year>2012</b:Year>
    <b:Author>
      <b:Author>
        <b:NameList>
          <b:Person>
            <b:First>Kimmo</b:First>
            <b:Last>Hiltunen</b:Last>
          </b:Person>
        </b:NameList>
      </b:Author>
    </b:Author>
    <b:JournalName>IEEE International Symposium on Personal, Indoor and Mobile Radio Communications, PIMRC</b:JournalName>
    <b:Pages>1401-1405</b:Pages>
    <b:StandardNumber>10.1109/PIMRC.2012.6362567</b:StandardNumber>
    <b:RefOrder>30</b:RefOrder>
  </b:Source>
  <b:Source>
    <b:Tag>han-ansari-2014-powering-mobile-networks-with-green-energy</b:Tag>
    <b:SourceType>JournalArticle</b:SourceType>
    <b:Title>Powering mobile networks with green energy</b:Title>
    <b:Year>2014</b:Year>
    <b:Author>
      <b:Author>
        <b:NameList>
          <b:Person>
            <b:First>Tao</b:First>
            <b:Last>Han</b:Last>
          </b:Person>
          <b:Person>
            <b:First>Nirwan</b:First>
            <b:Last>Ansari</b:Last>
          </b:Person>
        </b:NameList>
      </b:Author>
    </b:Author>
    <b:JournalName>IEEE Wireless Communications</b:JournalName>
    <b:Volume>21</b:Volume>
    <b:Issue>1</b:Issue>
    <b:StandardNumber>10.1109/MWC.2014.6757901</b:StandardNumber>
    <b:RefOrder>31</b:RefOrder>
  </b:Source>
  <b:Source>
    <b:Tag>ge-tu-2015-5g-ultra-dense-cellular-networks</b:Tag>
    <b:SourceType>JournalArticle</b:SourceType>
    <b:Title>5G Ultra-Dense Cellular Networks</b:Title>
    <b:Year>2015</b:Year>
    <b:Author>
      <b:Author>
        <b:NameList>
          <b:Person>
            <b:First>Xiaohu</b:First>
            <b:Last>Ge</b:Last>
          </b:Person>
          <b:Person>
            <b:First>Song</b:First>
            <b:Last>Tu</b:Last>
          </b:Person>
          <b:Person>
            <b:First>Guoqiang</b:First>
            <b:Last>Mao</b:Last>
          </b:Person>
          <b:Person>
            <b:First>Cheng-Xiang</b:First>
            <b:Last>Wang</b:Last>
          </b:Person>
          <b:Person>
            <b:First>Tao</b:First>
            <b:Last>Han</b:Last>
          </b:Person>
        </b:NameList>
      </b:Author>
    </b:Author>
    <b:StandardNumber>arXiv:1512.03143v1</b:StandardNumber>
    <b:RefOrder>32</b:RefOrder>
  </b:Source>
  <b:Source>
    <b:Tag>g-soysal-2017-nonoverlay-heterogeneous-network-planning-for-energy-efficiency</b:Tag>
    <b:SourceType>JournalArticle</b:SourceType>
    <b:Title>Nonoverlay Heterogeneous Network Planning for Energy Efficiency</b:Title>
    <b:Year>2017</b:Year>
    <b:Author>
      <b:Author>
        <b:NameList>
          <b:Person>
            <b:First>Mahmut Demirta</b:First>
            <b:Last>G</b:Last>
          </b:Person>
          <b:Person>
            <b:First>Alkan</b:First>
            <b:Last>Soysal</b:Last>
          </b:Person>
        </b:NameList>
      </b:Author>
    </b:Author>
    <b:Volume>2017</b:Volume>
    <b:RefOrder>33</b:RefOrder>
  </b:Source>
  <b:Source>
    <b:Tag>fallgren-olsson-2013-energy-saving-techniques-for-lte:-integration-and-system-level-results</b:Tag>
    <b:SourceType>ConferenceProceedings</b:SourceType>
    <b:Title>Energy saving techniques for LTE: Integration and system level results</b:Title>
    <b:Year>2013</b:Year>
    <b:Author>
      <b:Author>
        <b:NameList>
          <b:Person>
            <b:First>Mikael</b:First>
            <b:Last>Fallgren</b:Last>
          </b:Person>
          <b:Person>
            <b:First>Magnus</b:First>
            <b:Last>Olsson</b:Last>
          </b:Person>
          <b:Person>
            <b:First>Per</b:First>
            <b:Last>Skillermark</b:Last>
          </b:Person>
        </b:NameList>
      </b:Author>
    </b:Author>
    <b:ConferenceName>2013 IEEE 24th Annual International Symposium on Personal, Indoor, and Mobile Radio Communications (PIMRC)</b:ConferenceName>
    <b:Pages>3269-3273</b:Pages>
    <b:StandardNumber>10.1109/PIMRC.2013.6666711</b:StandardNumber>
    <b:Publisher>IEEE</b:Publisher>
    <b:RefOrder>34</b:RefOrder>
  </b:Source>
  <b:Source>
    <b:Tag>ericcson-heterogeneous-network-(hetnet)</b:Tag>
    <b:SourceType>Report</b:SourceType>
    <b:Title>Heterogeneous Network (Hetnet)</b:Title>
    <b:Author>
      <b:Author>
        <b:NameList>
          <b:Person>
            <b:Last>Ericcson</b:Last>
          </b:Person>
        </b:NameList>
      </b:Author>
    </b:Author>
    <b:RefOrder>35</b:RefOrder>
  </b:Source>
  <b:Source>
    <b:Tag>ek-examensarbete-30-hp-oktober-2013-deployment-of-indoor-small-cells-for-4g-mobile-broadband</b:Tag>
    <b:SourceType>Report</b:SourceType>
    <b:Title>Examensarbete 30 hp Oktober 2013 Deployment of Indoor Small-Cells for 4G Mobile Broadband</b:Title>
    <b:Author>
      <b:Author>
        <b:NameList>
          <b:Person>
            <b:First>Patrik</b:First>
            <b:Last>Ek</b:Last>
          </b:Person>
        </b:NameList>
      </b:Author>
    </b:Author>
    <b:RefOrder>36</b:RefOrder>
  </b:Source>
  <b:Source>
    <b:Tag>e-domenico-2012-energy-efficient-mechanisms-for-heterogeneous-cellular-networks</b:Tag>
    <b:SourceType>JournalArticle</b:SourceType>
    <b:Title>Energy Efficient Mechanisms for Heterogeneous Cellular Networks</b:Title>
    <b:Year>2012</b:Year>
    <b:Author>
      <b:Author>
        <b:NameList>
          <b:Person>
            <b:First>Docteur D E L Universit</b:First>
            <b:Last>E</b:Last>
          </b:Person>
          <b:Person>
            <b:First>Antonio De</b:First>
            <b:Last>Domenico</b:Last>
          </b:Person>
        </b:NameList>
      </b:Author>
    </b:Author>
    <b:RefOrder>37</b:RefOrder>
  </b:Source>
  <b:Source>
    <b:Tag>dufková-popovi-energy-consumption-comparison-between-macro-micro-and-public-femto-deployment-in-a-plausible-lte-network-*</b:Tag>
    <b:SourceType>JournalArticle</b:SourceType>
    <b:Title>Energy Consumption Comparison Between Macro-Micro and Public Femto Deployment in a Plausible LTE Network *</b:Title>
    <b:Author>
      <b:Author>
        <b:NameList>
          <b:Person>
            <b:First>Kateřina</b:First>
            <b:Last>Dufková</b:Last>
          </b:Person>
          <b:Person>
            <b:First>Miroslav</b:First>
            <b:Last>Popovi</b:Last>
          </b:Person>
          <b:Person>
            <b:First>Ramin</b:First>
            <b:Last>Khalili</b:Last>
          </b:Person>
          <b:Person>
            <b:First>Jean-Yves</b:First>
            <b:Last>Le Boudec</b:Last>
          </b:Person>
          <b:Person>
            <b:First>Milan</b:First>
            <b:Last>Bjelica</b:Last>
          </b:Person>
          <b:Person>
            <b:First>Lukáš</b:First>
            <b:Last>Kencl</b:Last>
          </b:Person>
        </b:NameList>
      </b:Author>
    </b:Author>
    <b:RefOrder>38</b:RefOrder>
  </b:Source>
  <b:Source>
    <b:Tag>desset-debaillie-2012-flexible-power-modeling-of-lte-base-stations</b:Tag>
    <b:SourceType>ConferenceProceedings</b:SourceType>
    <b:Title>Flexible power modeling of LTE base stations</b:Title>
    <b:Year>2012</b:Year>
    <b:Author>
      <b:Author>
        <b:NameList>
          <b:Person>
            <b:First>Claude</b:First>
            <b:Last>Desset</b:Last>
          </b:Person>
          <b:Person>
            <b:First>Bjorn</b:First>
            <b:Last>Debaillie</b:Last>
          </b:Person>
          <b:Person>
            <b:First>Vito</b:First>
            <b:Last>Giannini</b:Last>
          </b:Person>
          <b:Person>
            <b:First>Albrecht</b:First>
            <b:Last>Fehske</b:Last>
          </b:Person>
          <b:Person>
            <b:First>Gunther</b:First>
            <b:Last>Auer</b:Last>
          </b:Person>
          <b:Person>
            <b:First>Hauke</b:First>
            <b:Last>Holtkamp</b:Last>
          </b:Person>
          <b:Person>
            <b:First>Wieslawa</b:First>
            <b:Last>Wajda</b:Last>
          </b:Person>
          <b:Person>
            <b:First>Dario</b:First>
            <b:Last>Sabella</b:Last>
          </b:Person>
          <b:Person>
            <b:First>Fred</b:First>
            <b:Last>Richter</b:Last>
          </b:Person>
          <b:Person>
            <b:First>Manuel J.</b:First>
            <b:Last>Gonzalez</b:Last>
          </b:Person>
          <b:Person>
            <b:First>Henrik</b:First>
            <b:Last>Klessig</b:Last>
          </b:Person>
          <b:Person>
            <b:First>Istvan</b:First>
            <b:Last>Godor</b:Last>
          </b:Person>
          <b:Person>
            <b:First>Magnus</b:First>
            <b:Last>Olsson</b:Last>
          </b:Person>
          <b:Person>
            <b:First>Muhammad Ali</b:First>
            <b:Last>Imran</b:Last>
          </b:Person>
          <b:Person>
            <b:First>Anton</b:First>
            <b:Last>Ambrosy</b:Last>
          </b:Person>
          <b:Person>
            <b:First>Oliver</b:First>
            <b:Last>Blume</b:Last>
          </b:Person>
        </b:NameList>
      </b:Author>
    </b:Author>
    <b:ConferenceName>2012 IEEE Wireless Communications and Networking Conference (WCNC)</b:ConferenceName>
    <b:Pages>2858-2862</b:Pages>
    <b:StandardNumber>10.1109/WCNC.2012.6214289</b:StandardNumber>
    <b:Publisher>IEEE</b:Publisher>
    <b:RefOrder>39</b:RefOrder>
  </b:Source>
  <b:Source>
    <b:Tag>deruyck-joseph-2011-power-consumption-model-for-macrocell-and-microcell-base-stations</b:Tag>
    <b:SourceType>JournalArticle</b:SourceType>
    <b:Title>Power Consumption Model for Macrocell and Microcell Base Stations</b:Title>
    <b:Year>2011</b:Year>
    <b:Author>
      <b:Author>
        <b:NameList>
          <b:Person>
            <b:First>Margot</b:First>
            <b:Last>Deruyck</b:Last>
          </b:Person>
          <b:Person>
            <b:First>Wout</b:First>
            <b:Last>Joseph</b:Last>
          </b:Person>
          <b:Person>
            <b:First>Luc</b:First>
            <b:Last>Martens</b:Last>
          </b:Person>
        </b:NameList>
      </b:Author>
    </b:Author>
    <b:JournalName>EUROPEAN TRANSACTIONS ON TELECOMMUNICATIONS Eur. Trans. Telecomms</b:JournalName>
    <b:Pages>1-14</b:Pages>
    <b:Volume>00</b:Volume>
    <b:StandardNumber>10.1002/ett</b:StandardNumber>
    <b:RefOrder>40</b:RefOrder>
  </b:Source>
  <b:Source>
    <b:Tag>debaillie-desset-imec-2014-power-modeling-of-base-stations</b:Tag>
    <b:SourceType>JournalArticle</b:SourceType>
    <b:Title>Power Modeling of Base Stations</b:Title>
    <b:Year>2014</b:Year>
    <b:Author>
      <b:Author>
        <b:NameList>
          <b:Person>
            <b:First>Björn</b:First>
            <b:Last>Debaillie</b:Last>
          </b:Person>
          <b:Person>
            <b:First>Claude</b:First>
            <b:Last>Desset Imec</b:Last>
          </b:Person>
        </b:NameList>
      </b:Author>
    </b:Author>
    <b:RefOrder>41</b:RefOrder>
  </b:Source>
  <b:Source>
    <b:Tag>damnjanovic-montojo-2011-a-survey-on-3gpp-heterogeneous-networks</b:Tag>
    <b:SourceType>JournalArticle</b:SourceType>
    <b:Title>A SURVEY ON 3GPP HETEROGENEOUS NETWORKS</b:Title>
    <b:Year>2011</b:Year>
    <b:Author>
      <b:Author>
        <b:NameList>
          <b:Person>
            <b:First>Aleksandar</b:First>
            <b:Last>Damnjanovic</b:Last>
          </b:Person>
          <b:Person>
            <b:First>Juan</b:First>
            <b:Last>Montojo</b:Last>
          </b:Person>
          <b:Person>
            <b:First>Yongbin</b:First>
            <b:Last>Wei</b:Last>
          </b:Person>
          <b:Person>
            <b:First>Tingfang</b:First>
            <b:Last>Ji</b:Last>
          </b:Person>
          <b:Person>
            <b:First>Tao</b:First>
            <b:Last>Luo</b:Last>
          </b:Person>
          <b:Person>
            <b:First>Madhavan</b:First>
            <b:Last>Vajapeyam</b:Last>
          </b:Person>
          <b:Person>
            <b:First>Taesang</b:First>
            <b:Last>Yoo</b:Last>
          </b:Person>
          <b:Person>
            <b:First>Osok</b:First>
            <b:Last>Song</b:Last>
          </b:Person>
          <b:Person>
            <b:First>Durga</b:First>
            <b:Last>Malladi</b:Last>
          </b:Person>
        </b:NameList>
      </b:Author>
    </b:Author>
    <b:RefOrder>42</b:RefOrder>
  </b:Source>
  <b:Source>
    <b:Tag>cong-kronestedt-pico-cell-densification-study-in-lte-heterogeneous-networks</b:Tag>
    <b:SourceType>JournalArticle</b:SourceType>
    <b:Title>Pico Cell Densification Study in LTE Heterogeneous Networks</b:Title>
    <b:Author>
      <b:Author>
        <b:NameList>
          <b:Person>
            <b:First>Guanglei</b:First>
            <b:Last>Cong</b:Last>
          </b:Person>
          <b:Person>
            <b:First>Fredric</b:First>
            <b:Last>Kronestedt</b:Last>
          </b:Person>
          <b:Person>
            <b:First>Ming</b:First>
            <b:Last>Xiao</b:Last>
          </b:Person>
        </b:NameList>
      </b:Author>
    </b:Author>
    <b:RefOrder>43</b:RefOrder>
  </b:Source>
  <b:Source>
    <b:Tag>cong-pico-cell-densification</b:Tag>
    <b:SourceType>Report</b:SourceType>
    <b:Title>Pico cell densification</b:Title>
    <b:Author>
      <b:Author>
        <b:NameList>
          <b:Person>
            <b:First>Guanglei</b:First>
            <b:Last>cong</b:Last>
          </b:Person>
        </b:NameList>
      </b:Author>
    </b:Author>
    <b:RefOrder>44</b:RefOrder>
  </b:Source>
  <b:Source>
    <b:Tag>chu-heterogeneous-cellular-networks-:-theory,-simulation,-and-deployment</b:Tag>
    <b:SourceType>Book</b:SourceType>
    <b:Title>Heterogeneous cellular networks : theory, simulation, and deployment</b:Title>
    <b:Author>
      <b:Author>
        <b:NameList>
          <b:Person>
            <b:First>Xiaoli.</b:First>
            <b:Last>Chu</b:Last>
          </b:Person>
        </b:NameList>
      </b:Author>
    </b:Author>
    <b:Pages>460</b:Pages>
    <b:StandardNumber>1107023092</b:StandardNumber>
    <b:RefOrder>45</b:RefOrder>
  </b:Source>
  <b:Source>
    <b:Tag>bohn-ferling-2010-most-promising-tracks-of-green-radio-technologies</b:Tag>
    <b:SourceType>Book</b:SourceType>
    <b:Title>Most Promising Tracks of Green Radio Technologies</b:Title>
    <b:Year>2010</b:Year>
    <b:Author>
      <b:Author>
        <b:NameList>
          <b:Person>
            <b:First>Thomas</b:First>
            <b:Last>Bohn</b:Last>
          </b:Person>
          <b:Person>
            <b:First>Dieter</b:First>
            <b:Last>Ferling</b:Last>
          </b:Person>
          <b:Person>
            <b:First>Patrick</b:First>
            <b:Last>Jüschke</b:Last>
          </b:Person>
          <b:Person>
            <b:First>Anton</b:First>
            <b:Last>Ambrosy</b:Last>
          </b:Person>
          <b:Person>
            <b:First>Sven</b:First>
            <b:Last>Petersson</b:Last>
          </b:Person>
          <b:Person>
            <b:First>Magnus</b:First>
            <b:Last>Olsson</b:Last>
          </b:Person>
          <b:Person>
            <b:First>Pål</b:First>
            <b:Last>Frenger</b:Last>
          </b:Person>
          <b:Person>
            <b:First>Ylva</b:First>
            <b:Last>Jading</b:Last>
          </b:Person>
          <b:Person>
            <b:First>Aykut</b:First>
            <b:Last>Erdem</b:Last>
          </b:Person>
          <b:Person>
            <b:First>Philippe</b:First>
            <b:Last>Maugars</b:Last>
          </b:Person>
          <b:Person>
            <b:First>Sébastien</b:First>
            <b:Last>Pla</b:Last>
          </b:Person>
          <b:Person>
            <b:First>Dick</b:First>
            <b:Last>Büthker</b:Last>
          </b:Person>
          <b:Person>
            <b:First>Shinji</b:First>
            <b:Last>Mizuta</b:Last>
          </b:Person>
          <b:Person>
            <b:First>Guido</b:First>
            <b:Last>Dietl</b:Last>
          </b:Person>
          <b:Person>
            <b:First>Mauro</b:First>
            <b:Last>Boldi</b:Last>
          </b:Person>
          <b:Person>
            <b:First>Maurizio</b:First>
            <b:Last>Crozzoli</b:Last>
          </b:Person>
          <b:Person>
            <b:First>Daniele</b:First>
            <b:Last>Disco</b:Last>
          </b:Person>
          <b:Person>
            <b:First>Maurizio</b:First>
            <b:Last>Fodrini</b:Last>
          </b:Person>
          <b:Person>
            <b:First>Emilio</b:First>
            <b:Last>Calvanese-Strinati</b:Last>
          </b:Person>
          <b:Person>
            <b:First>Rohit</b:First>
            <b:Last>Gupta</b:Last>
          </b:Person>
          <b:Person>
            <b:First>Alexandre</b:First>
            <b:Last>Giry</b:Last>
          </b:Person>
          <b:Person>
            <b:First>Laurent</b:First>
            <b:Last>Dussopt</b:Last>
          </b:Person>
          <b:Person>
            <b:First>Yinan</b:First>
            <b:Last>Qi</b:Last>
          </b:Person>
          <b:Person>
            <b:First>Vito</b:First>
            <b:Last>Giannini</b:Last>
          </b:Person>
          <b:Person>
            <b:First>Claude</b:First>
            <b:Last>Desset</b:Last>
          </b:Person>
          <b:Person>
            <b:First>Min</b:First>
            <b:Last>Li</b:Last>
          </b:Person>
          <b:Person>
            <b:First>Bjorn</b:First>
            <b:Last>Debaillie</b:Last>
          </b:Person>
          <b:Person>
            <b:First>Rodolfo</b:First>
            <b:Last>Torrea</b:Last>
          </b:Person>
          <b:Person>
            <b:First>Filipe</b:First>
            <b:Last>Cardoso</b:Last>
          </b:Person>
          <b:Person>
            <b:First>Luis</b:First>
            <b:Last>Correia</b:Last>
          </b:Person>
          <b:Person>
            <b:First>Custódio</b:First>
            <b:Last>Peixeiro</b:Last>
          </b:Person>
          <b:Person>
            <b:First>Jouko</b:First>
            <b:Last>Leinonen</b:Last>
          </b:Person>
          <b:Person>
            <b:First>Manuel J</b:First>
            <b:Last>Gonzalez</b:Last>
          </b:Person>
        </b:NameList>
      </b:Author>
    </b:Author>
    <b:StandardNumber>3901122877</b:StandardNumber>
    <b:RefOrder>46</b:RefOrder>
  </b:Source>
  <b:Source>
    <b:Tag>biczok-confidential,-earth-project-infso-ict-247733-earth-deliverable-d2.3-energy-efficiency-analysis-of-the-reference-systems,-areas-of-improvements-and-target-breakdown</b:Tag>
    <b:SourceType>JournalArticle</b:SourceType>
    <b:Title>CONFIDENTIAL, EARTH PROJECT INFSO-ICT-247733 EARTH Deliverable D2.3 Energy efficiency analysis of the reference systems, areas of improvements and target breakdown</b:Title>
    <b:Author>
      <b:Author>
        <b:NameList>
          <b:Person>
            <b:First>Gergely</b:First>
            <b:Last>Biczok</b:Last>
          </b:Person>
        </b:NameList>
      </b:Author>
    </b:Author>
    <b:RefOrder>47</b:RefOrder>
  </b:Source>
  <b:Source>
    <b:Tag>bengtsson-nilsson-energy-optimization-of-radio</b:Tag>
    <b:SourceType>JournalArticle</b:SourceType>
    <b:Title>Energy Optimization of Radio</b:Title>
    <b:Author>
      <b:Author>
        <b:NameList>
          <b:Person>
            <b:First>Jonas</b:First>
            <b:Last>Bengtsson</b:Last>
          </b:Person>
          <b:Person>
            <b:First>Johan</b:First>
            <b:Last>Nilsson</b:Last>
          </b:Person>
        </b:NameList>
      </b:Author>
    </b:Author>
    <b:RefOrder>48</b:RefOrder>
  </b:Source>
  <b:Source>
    <b:Tag>--sara-landström-furuskär-heterogeneous-networks-(hetnets)-–-an-approach-to-increasing-cellular-capacity-and-coverage</b:Tag>
    <b:SourceType>JournalArticle</b:SourceType>
    <b:Title>Heterogeneous Networks (HetNets) – an approach to increasing cellular capacity and coverage</b:Title>
    <b:Author>
      <b:Author>
        <b:NameList>
          <b:Person>
            <b:First>Ericsson AB</b:First>
            <b:Last>- Sara Landström</b:Last>
          </b:Person>
          <b:Person>
            <b:First>Anders</b:First>
            <b:Last>Furuskär</b:Last>
          </b:Person>
          <b:Person>
            <b:First>Klas</b:First>
            <b:Last>Johansson</b:Last>
          </b:Person>
          <b:Person>
            <b:First>Laetitia</b:First>
            <b:Last>Falconetti</b:Last>
          </b:Person>
          <b:Person>
            <b:First>Fredric</b:First>
            <b:Last>Kronestedt</b:Last>
          </b:Person>
        </b:NameList>
      </b:Author>
    </b:Author>
    <b:RefOrder>49</b:RefOrder>
  </b:Source>
  <b:Source>
    <b:Tag>zhang-su-2013-energy-efficiency-study-for-two-tier-heterogeneous-networks-(hetnet)-under-coverage-performance-constraints</b:Tag>
    <b:SourceType>JournalArticle</b:SourceType>
    <b:Title>Energy-efficiency study for two-tier heterogeneous networks (HetNet) under coverage performance constraints</b:Title>
    <b:Year>2013</b:Year>
    <b:Author>
      <b:Author>
        <b:NameList>
          <b:Person>
            <b:First>Xing</b:First>
            <b:Last>Zhang</b:Last>
          </b:Person>
          <b:Person>
            <b:First>Zhuowen</b:First>
            <b:Last>Su</b:Last>
          </b:Person>
          <b:Person>
            <b:First>Zhi</b:First>
            <b:Last>Yan</b:Last>
          </b:Person>
          <b:Person>
            <b:First>Wenbo</b:First>
            <b:Last>Wang</b:Last>
          </b:Person>
        </b:NameList>
      </b:Author>
    </b:Author>
    <b:JournalName>Mobile Networks and Applications</b:JournalName>
    <b:Pages>567-577</b:Pages>
    <b:Volume>18</b:Volume>
    <b:Issue>4</b:Issue>
    <b:StandardNumber>10.1007/s11036-013-0435-1</b:StandardNumber>
    <b:RefOrder>50</b:RefOrder>
  </b:Source>
  <b:Source>
    <b:Tag>wang-kihl-2015-power-consumption-analysis-of-ftth-networks-power-consumption-analysis-of-energy-aware-ftth-networks</b:Tag>
    <b:SourceType>JournalArticle</b:SourceType>
    <b:Title>Power Consumption Analysis of FTTH Networks Power Consumption Analysis of Energy-aware FTTH Networks</b:Title>
    <b:Year>2015</b:Year>
    <b:Author>
      <b:Author>
        <b:NameList>
          <b:Person>
            <b:First>Kun</b:First>
            <b:Last>Wang</b:Last>
          </b:Person>
          <b:Person>
            <b:First>Maria ;</b:First>
            <b:Last>Kihl</b:Last>
          </b:Person>
          <b:Person>
            <b:First>Anders ;</b:First>
            <b:Last>Gavler</b:Last>
          </b:Person>
          <b:Person>
            <b:First>Manxing</b:First>
            <b:Last>Du</b:Last>
          </b:Person>
          <b:Person>
            <b:First>Christina</b:First>
            <b:Last>Lagerstedt</b:Last>
          </b:Person>
          <b:Person>
            <b:First>Anders</b:First>
            <b:Last>Gavler</b:Last>
          </b:Person>
          <b:Person>
            <b:First>Maria</b:First>
            <b:Last>Kihl</b:Last>
          </b:Person>
        </b:NameList>
      </b:Author>
    </b:Author>
    <b:RefOrder>51</b:RefOrder>
  </b:Source>
  <b:Source>
    <b:Tag>tombaz-usman-2011-energy-efficiency-improvements-through-heterogeneous-networks-in-diverse-traffic-distribution-scenarios</b:Tag>
    <b:SourceType>JournalArticle</b:SourceType>
    <b:Title>Energy efficiency improvements through heterogeneous networks in diverse traffic distribution scenarios</b:Title>
    <b:Year>2011</b:Year>
    <b:Author>
      <b:Author>
        <b:NameList>
          <b:Person>
            <b:First>Sibel</b:First>
            <b:Last>Tombaz</b:Last>
          </b:Person>
          <b:Person>
            <b:First>Muhammad</b:First>
            <b:Last>Usman</b:Last>
          </b:Person>
          <b:Person>
            <b:First>Jens</b:First>
            <b:Last>Zander</b:Last>
          </b:Person>
        </b:NameList>
      </b:Author>
    </b:Author>
    <b:JournalName>Proceedings of the 2011 6th International ICST Conference on Communications and Networking in China, CHINACOM 2011</b:JournalName>
    <b:Pages>708-713</b:Pages>
    <b:StandardNumber>10.1109/ChinaCom.2011.6158246</b:StandardNumber>
    <b:RefOrder>52</b:RefOrder>
  </b:Source>
  <b:Source>
    <b:Tag>ternon-agyapong-energy-savings-in-heterogeneous-networks-with-clustered-small-cell-deployments</b:Tag>
    <b:SourceType>JournalArticle</b:SourceType>
    <b:Title>Energy Savings in Heterogeneous Networks with Clustered Small Cell Deployments</b:Title>
    <b:Author>
      <b:Author>
        <b:NameList>
          <b:Person>
            <b:First>Emmanuel</b:First>
            <b:Last>Ternon</b:Last>
          </b:Person>
          <b:Person>
            <b:First>Patrick</b:First>
            <b:Last>Agyapong</b:Last>
          </b:Person>
          <b:Person>
            <b:First>Liang</b:First>
            <b:Last>Hu</b:Last>
          </b:Person>
          <b:Person>
            <b:First>Armin</b:First>
            <b:Last>Dekorsy</b:Last>
          </b:Person>
        </b:NameList>
      </b:Author>
    </b:Author>
    <b:RefOrder>53</b:RefOrder>
  </b:Source>
  <b:Source>
    <b:Tag>tabassum-shakir-2012-area-green-efficiency-(age)-of-two-tier-heterogeneous-cellular-networks</b:Tag>
    <b:SourceType>ConferenceProceedings</b:SourceType>
    <b:Title>Area green efficiency (AGE) of two tier heterogeneous cellular networks</b:Title>
    <b:Year>2012</b:Year>
    <b:Author>
      <b:Author>
        <b:NameList>
          <b:Person>
            <b:First>Hina</b:First>
            <b:Last>Tabassum</b:Last>
          </b:Person>
          <b:Person>
            <b:First>Muhammad Zeeshan</b:First>
            <b:Last>Shakir</b:Last>
          </b:Person>
          <b:Person>
            <b:First>Mohamed Slim</b:First>
            <b:Last>Alouini</b:Last>
          </b:Person>
        </b:NameList>
      </b:Author>
    </b:Author>
    <b:ConferenceName>2012 IEEE Globecom Workshops, GC Wkshps 2012</b:ConferenceName>
    <b:StandardNumber>10.1109/GLOCOMW.2012.6477629</b:StandardNumber>
    <b:RefOrder>54</b:RefOrder>
  </b:Source>
  <b:Source>
    <b:Tag>richter-fehske-energy-efficiency-aspects-of-base-station-deployment-strategies-for-cellular-networks</b:Tag>
    <b:SourceType>JournalArticle</b:SourceType>
    <b:Title>Energy Efficiency Aspects of Base Station Deployment Strategies for Cellular Networks</b:Title>
    <b:Author>
      <b:Author>
        <b:NameList>
          <b:Person>
            <b:First>Fred</b:First>
            <b:Last>Richter</b:Last>
          </b:Person>
          <b:Person>
            <b:First>Albrecht J</b:First>
            <b:Last>Fehske</b:Last>
          </b:Person>
          <b:Person>
            <b:First>Gerhard P</b:First>
            <b:Last>Fettweis</b:Last>
          </b:Person>
        </b:NameList>
      </b:Author>
    </b:Author>
    <b:RefOrder>55</b:RefOrder>
  </b:Source>
  <b:Source>
    <b:Tag>mills-the-cloud-begins-with-coal-big-data,-big-networks,-big-infrastructure,-and-big-power-an-overview-of-the-electricity-used-by-the-global-digital-ecosystem</b:Tag>
    <b:SourceType>JournalArticle</b:SourceType>
    <b:Title>THE CLOUD BEGINS WITH COAL BIG DATA, BIG NETWORKS, BIG INFRASTRUCTURE, AND BIG POWER AN OVERVIEW OF THE ELECTRICITY USED BY THE GLOBAL DIGITAL ECOSYSTEM</b:Title>
    <b:Author>
      <b:Author>
        <b:NameList>
          <b:Person>
            <b:First>Mark P</b:First>
            <b:Last>Mills</b:Last>
          </b:Person>
        </b:NameList>
      </b:Author>
    </b:Author>
    <b:RefOrder>56</b:RefOrder>
  </b:Source>
  <b:Source>
    <b:Tag>mao-li-2008-energy-efficient-area-coverage-in-heterogeneous-energy-wireless-sensor-networks</b:Tag>
    <b:SourceType>ConferenceProceedings</b:SourceType>
    <b:Title>Energy-efficient area coverage in heterogeneous energy wireless sensor networks</b:Title>
    <b:Year>2008</b:Year>
    <b:Author>
      <b:Author>
        <b:NameList>
          <b:Person>
            <b:First>Yingchi</b:First>
            <b:Last>Mao</b:Last>
          </b:Person>
          <b:Person>
            <b:First>Xiaofang</b:First>
            <b:Last>Li</b:Last>
          </b:Person>
          <b:Person>
            <b:First>Lijun</b:First>
            <b:Last>Chen</b:Last>
          </b:Person>
        </b:NameList>
      </b:Author>
    </b:Author>
    <b:ConferenceName>2008 International Conference on Wireless Communications, Networking and Mobile Computing, WiCOM 2008</b:ConferenceName>
    <b:StandardNumber>10.1109/WiCom.2008.865</b:StandardNumber>
    <b:RefOrder>57</b:RefOrder>
  </b:Source>
  <b:Source>
    <b:Tag>khirallah-thompson-2012-energy-efficiency-of-heterogeneous-networks-in-lte-advanced</b:Tag>
    <b:SourceType>JournalArticle</b:SourceType>
    <b:Title>Energy efficiency of heterogeneous networks in LTE-advanced</b:Title>
    <b:Year>2012</b:Year>
    <b:Author>
      <b:Author>
        <b:NameList>
          <b:Person>
            <b:First>Chadi</b:First>
            <b:Last>Khirallah</b:Last>
          </b:Person>
          <b:Person>
            <b:First>John S.</b:First>
            <b:Last>Thompson</b:Last>
          </b:Person>
          <b:Person>
            <b:First>Dejan</b:First>
            <b:Last>Vukobratovic</b:Last>
          </b:Person>
        </b:NameList>
      </b:Author>
    </b:Author>
    <b:JournalName>2012 IEEE Wireless Communications and Networking Conference Workshops, WCNCW 2012</b:JournalName>
    <b:Pages>53-58</b:Pages>
    <b:StandardNumber>10.1109/WCNCW.2012.6215540</b:StandardNumber>
    <b:RefOrder>58</b:RefOrder>
  </b:Source>
  <b:Source>
    <b:Tag>huq-mumtaz-2013-frequency-allocation-for-hetnet-comp:-energy-efficiency-analysis</b:Tag>
    <b:SourceType>JournalArticle</b:SourceType>
    <b:Title>Frequency Allocation for HetNet CoMP: Energy Efficiency Analysis</b:Title>
    <b:Year>2013</b:Year>
    <b:Author>
      <b:Author>
        <b:NameList>
          <b:Person>
            <b:First>Kms</b:First>
            <b:Last>Huq</b:Last>
          </b:Person>
          <b:Person>
            <b:First>Shahid</b:First>
            <b:Last>Mumtaz</b:Last>
          </b:Person>
        </b:NameList>
      </b:Author>
    </b:Author>
    <b:JournalName>Wireless Communication Systems (ISWCS 2013), Proceedings of the Tenth International Symposium on</b:JournalName>
    <b:StandardNumber>9783800735297</b:StandardNumber>
    <b:RefOrder>59</b:RefOrder>
  </b:Source>
  <b:Source>
    <b:Tag>haddad-wiecek-a-game-theoretic-analysis-for-energy-efficient-heterogeneous-networks</b:Tag>
    <b:SourceType>JournalArticle</b:SourceType>
    <b:Title>A Game Theoretic Analysis for Energy Efficient Heterogeneous Networks</b:Title>
    <b:Author>
      <b:Author>
        <b:NameList>
          <b:Person>
            <b:First>Majed</b:First>
            <b:Last>Haddad</b:Last>
          </b:Person>
          <b:Person>
            <b:First>Piotr</b:First>
            <b:Last>Wiecek</b:Last>
          </b:Person>
          <b:Person>
            <b:First>Oussama</b:First>
            <b:Last>Habachi</b:Last>
          </b:Person>
        </b:NameList>
      </b:Author>
    </b:Author>
    <b:RefOrder>60</b:RefOrder>
  </b:Source>
  <b:Source>
    <b:Tag>fehske-richter-energy-efficiency-improvements-through-micro-sites-in-cellular-mobile-radio-networks</b:Tag>
    <b:SourceType>JournalArticle</b:SourceType>
    <b:Title>Energy Efficiency Improvements through Micro Sites in Cellular Mobile Radio Networks</b:Title>
    <b:Author>
      <b:Author>
        <b:NameList>
          <b:Person>
            <b:First>Albrecht J</b:First>
            <b:Last>Fehske</b:Last>
          </b:Person>
          <b:Person>
            <b:First>Fred</b:First>
            <b:Last>Richter</b:Last>
          </b:Person>
          <b:Person>
            <b:First>Gerhard P</b:First>
            <b:Last>Fettweis</b:Last>
          </b:Person>
        </b:NameList>
      </b:Author>
    </b:Author>
    <b:RefOrder>61</b:RefOrder>
  </b:Source>
  <b:Source>
    <b:Tag>ericsson-energy-saving-solutions-helping-mobile-operators-meet-commercial-and-sustainability-goals-worldwide</b:Tag>
    <b:SourceType>JournalArticle</b:SourceType>
    <b:Title>Energy-saving solutions helping mobile operators meet commercial and sustainability goals worldwide</b:Title>
    <b:Author>
      <b:Author>
        <b:NameList>
          <b:Person>
            <b:Last>Ericsson</b:Last>
          </b:Person>
        </b:NameList>
      </b:Author>
    </b:Author>
    <b:RefOrder>62</b:RefOrder>
  </b:Source>
  <b:Source>
    <b:Tag>eisenblätter-pisz-white-paper</b:Tag>
    <b:SourceType>JournalArticle</b:SourceType>
    <b:Title>White Paper</b:Title>
    <b:Author>
      <b:Author>
        <b:NameList>
          <b:Person>
            <b:First>Authors Andreas</b:First>
            <b:Last>Eisenblätter</b:Last>
          </b:Person>
          <b:Person>
            <b:First>Rafał</b:First>
            <b:Last>Pisz</b:Last>
          </b:Person>
          <b:Person>
            <b:First>Szymon</b:First>
            <b:Last>Stefański</b:Last>
          </b:Person>
        </b:NameList>
      </b:Author>
    </b:Author>
    <b:RefOrder>63</b:RefOrder>
  </b:Source>
  <b:Source>
    <b:Tag>cunningham-cunningham-2010-future-network-and-mobilesummit-2010-conference-proceedings-power-consumption-modeling-of-different-base-station-types-in-heterogeneous-cellular-networks</b:Tag>
    <b:SourceType>JournalArticle</b:SourceType>
    <b:Title>Future Network and MobileSummit 2010 Conference Proceedings Power Consumption Modeling of Different Base Station Types in Heterogeneous Cellular Networks</b:Title>
    <b:Year>2010</b:Year>
    <b:Author>
      <b:Author>
        <b:NameList>
          <b:Person>
            <b:First>Paul</b:First>
            <b:Last>Cunningham</b:Last>
          </b:Person>
          <b:Person>
            <b:First>Miriam</b:First>
            <b:Last>Cunningham</b:Last>
          </b:Person>
          <b:Person>
            <b:First>Oliver</b:First>
            <b:Last>Arnold</b:Last>
          </b:Person>
          <b:Person>
            <b:First>Fred</b:First>
            <b:Last>Richter</b:Last>
          </b:Person>
          <b:Person>
            <b:First>Gerhard</b:First>
            <b:Last>Fettweis</b:Last>
          </b:Person>
          <b:Person>
            <b:First>Oliver</b:First>
            <b:Last>Blume</b:Last>
          </b:Person>
        </b:NameList>
      </b:Author>
    </b:Author>
    <b:StandardNumber>978-1-905824-16-8</b:StandardNumber>
    <b:RefOrder>64</b:RefOrder>
  </b:Source>
  <b:Source>
    <b:Tag>boswarthick-hetnetenergyperformance_dianat_auer_forssell_ericsson</b:Tag>
    <b:SourceType>JournalArticle</b:SourceType>
    <b:Title>HetNetEnergyPerformance_Dianat_Auer_Forssell_Ericsson</b:Title>
    <b:Author>
      <b:Author>
        <b:NameList>
          <b:Person>
            <b:Last>boswarthick</b:Last>
          </b:Person>
        </b:NameList>
      </b:Author>
    </b:Author>
    <b:RefOrder>65</b:RefOrder>
  </b:Source>
  <b:Source>
    <b:Tag>atiyah-abd-sieh-kiong-2012-energy-efficiency-of-heterogeneous-cellular-networks:-a-review</b:Tag>
    <b:SourceType>JournalArticle</b:SourceType>
    <b:Title>Energy Efficiency of Heterogeneous Cellular Networks: A Review</b:Title>
    <b:Year>2012</b:Year>
    <b:Author>
      <b:Author>
        <b:NameList>
          <b:Person>
            <b:First>Ayad</b:First>
            <b:Last>Atiyah Abd</b:Last>
          </b:Person>
          <b:Person>
            <b:First>Tiong</b:First>
            <b:Last>Sieh Kiong</b:Last>
          </b:Person>
          <b:Person>
            <b:First>Johnny</b:First>
            <b:Last>Koh</b:Last>
          </b:Person>
          <b:Person>
            <b:First>David</b:First>
            <b:Last>Chieng</b:Last>
          </b:Person>
          <b:Person>
            <b:First>Alvin</b:First>
            <b:Last>Ting</b:Last>
          </b:Person>
        </b:NameList>
      </b:Author>
    </b:Author>
    <b:JournalName>Journal of Applied Sciences</b:JournalName>
    <b:Pages>1418-1431</b:Pages>
    <b:Volume>12</b:Volume>
    <b:Issue>14</b:Issue>
    <b:StandardNumber>10.3923/jas.2012.1418.1431</b:StandardNumber>
    <b:Month>12</b:Month>
    <b:Day>1</b:Day>
    <b:RefOrder>66</b:RefOrder>
  </b:Source>
  <b:Source>
    <b:Tag>arshad-vastberg-2012-energy-efficiency-gains-through-traffic-offloading-and-traffic-expansion-in-joint-macro-pico-deployment</b:Tag>
    <b:SourceType>ConferenceProceedings</b:SourceType>
    <b:Title>Energy efficiency gains through traffic offloading and traffic expansion in joint macro pico deployment</b:Title>
    <b:Year>2012</b:Year>
    <b:Author>
      <b:Author>
        <b:NameList>
          <b:Person>
            <b:First>Malik Wahaj</b:First>
            <b:Last>Arshad</b:Last>
          </b:Person>
          <b:Person>
            <b:First>Anders</b:First>
            <b:Last>Vastberg</b:Last>
          </b:Person>
          <b:Person>
            <b:First>Tomas</b:First>
            <b:Last>Edler</b:Last>
          </b:Person>
        </b:NameList>
      </b:Author>
    </b:Author>
    <b:ConferenceName>IEEE Wireless Communications and Networking Conference, WCNC</b:ConferenceName>
    <b:StandardNumber>10.1109/WCNC.2012.6214158</b:StandardNumber>
    <b:RefOrder>67</b:RefOrder>
  </b:Source>
  <b:Source>
    <b:Tag>abdulkafi-tiong-2013-modeling-of-energy-efficiency-in-heterogeneous-network</b:Tag>
    <b:SourceType>JournalArticle</b:SourceType>
    <b:Title>Modeling of Energy Efficiency in Heterogeneous Network</b:Title>
    <b:Year>2013</b:Year>
    <b:Author>
      <b:Author>
        <b:NameList>
          <b:Person>
            <b:First>Ayad Atiyah</b:First>
            <b:Last>Abdulkafi</b:Last>
          </b:Person>
          <b:Person>
            <b:First>S K</b:First>
            <b:Last>Tiong</b:Last>
          </b:Person>
          <b:Person>
            <b:First>David</b:First>
            <b:Last>Chieng</b:Last>
          </b:Person>
          <b:Person>
            <b:First>Alvin</b:First>
            <b:Last>Ting</b:Last>
          </b:Person>
          <b:Person>
            <b:First>Abdulaziz M</b:First>
            <b:Last>Ghaleb</b:Last>
          </b:Person>
          <b:Person>
            <b:First>J</b:First>
            <b:Last>Koh</b:Last>
          </b:Person>
        </b:NameList>
      </b:Author>
    </b:Author>
    <b:JournalName>Research Journal of Applied Sciences, Engineering and Technology</b:JournalName>
    <b:Pages>3193-3201</b:Pages>
    <b:Volume>6</b:Volume>
    <b:Issue>17</b:Issue>
    <b:StandardNumber>2040-7467</b:StandardNumber>
    <b:RefOrder>68</b:RefOrder>
  </b:Source>
  <b:Source>
    <b:Tag>2015-cisco-visual-networking-index:-forecast-and-methodology-cisco-visual-networking-index:-cisco-visual-networking-index:-forecast-and-methodology</b:Tag>
    <b:SourceType>JournalArticle</b:SourceType>
    <b:Title>Cisco Visual Networking Index: Forecast and Methodology Cisco Visual Networking Index: Cisco Visual Networking Index: Forecast and Methodology</b:Title>
    <b:Year>2015</b:Year>
    <b:Author/>
    <b:JournalName>Forecast and Methodology</b:JournalName>
    <b:Pages>2015-2020</b:Pages>
    <b:RefOrder>69</b:RefOrder>
  </b:Source>
  <b:Source>
    <b:Tag>a-global-view-on-mobile-communication-networks</b:Tag>
    <b:SourceType>JournalArticle</b:SourceType>
    <b:Title>A GLOBAL VIEW ON MOBILE COMMUNICATION NETWORKS</b:Title>
    <b:Author/>
    <b:RefOrder>70</b:RefOrder>
  </b:Source>
</b:Sources>
</file>

<file path=customXml/itemProps1.xml><?xml version="1.0" encoding="utf-8"?>
<ds:datastoreItem xmlns:ds="http://schemas.openxmlformats.org/officeDocument/2006/customXml" ds:itemID="{B21B166E-F65A-4632-AC56-29B7DE13B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65</Pages>
  <Words>10191</Words>
  <Characters>58094</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Koustubh Sharma</dc:creator>
  <cp:keywords/>
  <dc:description/>
  <cp:lastModifiedBy>Koustubh Sharma</cp:lastModifiedBy>
  <cp:revision>2</cp:revision>
  <dcterms:created xsi:type="dcterms:W3CDTF">2017-11-11T20:45:00Z</dcterms:created>
  <dcterms:modified xsi:type="dcterms:W3CDTF">2017-11-19T17:36:00Z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http://www.zotero.org/styles/ieee</vt:lpwstr>
  </property>
  <property fmtid="{D5CDD505-2E9C-101B-9397-08002B2CF9AE}" pid="3" name="Mendeley Document_1">
    <vt:lpwstr>True</vt:lpwstr>
  </property>
  <property fmtid="{D5CDD505-2E9C-101B-9397-08002B2CF9AE}" pid="4" name="Mendeley Unique User Id_1">
    <vt:lpwstr>e16f6f1a-b0b3-3ec0-b73e-75175fafb84a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